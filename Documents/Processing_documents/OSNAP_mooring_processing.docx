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 xml:space="preserve">If you want to set up a local copy of the project git repository to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Before modifying the code, 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r>
        <w:t>startup</w:t>
      </w:r>
      <w:proofErr w:type="spellEnd"/>
      <w:r>
        <w:t xml:space="preserve">  file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170760C4" w14:textId="4AE31D0B" w:rsidR="004E5A3D" w:rsidRDefault="004E5A3D" w:rsidP="004E5A3D">
      <w:pPr>
        <w:spacing w:line="264" w:lineRule="auto"/>
        <w:rPr>
          <w:b/>
          <w:bCs/>
        </w:rPr>
      </w:pPr>
      <w:r>
        <w:rPr>
          <w:b/>
          <w:bCs/>
        </w:rPr>
        <w:t>NOTE: the OSNAP data structure separates executable scripts (</w:t>
      </w:r>
      <w:commentRangeStart w:id="13"/>
      <w:proofErr w:type="spellStart"/>
      <w:r w:rsidRPr="00FE4C6E">
        <w:rPr>
          <w:b/>
          <w:bCs/>
          <w:i/>
          <w:iCs/>
        </w:rPr>
        <w:t>osnap</w:t>
      </w:r>
      <w:commentRangeEnd w:id="13"/>
      <w:proofErr w:type="spellEnd"/>
      <w:r w:rsidR="008C4E49">
        <w:rPr>
          <w:rStyle w:val="CommentReference"/>
          <w:rFonts w:cs="Mangal"/>
        </w:rPr>
        <w:commentReference w:id="13"/>
      </w:r>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w:t>
      </w:r>
      <w:ins w:id="14" w:author="Firing, Yvonne L." w:date="2022-12-14T09:58:00Z">
        <w:r w:rsidR="008C4E49">
          <w:rPr>
            <w:b/>
            <w:bCs/>
          </w:rPr>
          <w:t>(</w:t>
        </w:r>
      </w:ins>
      <w:del w:id="15" w:author="Firing, Yvonne L." w:date="2022-12-14T09:57:00Z">
        <w:r w:rsidDel="008C4E49">
          <w:rPr>
            <w:b/>
            <w:bCs/>
          </w:rPr>
          <w:delText xml:space="preserve">extensions </w:delText>
        </w:r>
      </w:del>
      <w:ins w:id="16" w:author="Firing, Yvonne L." w:date="2022-12-14T09:58:00Z">
        <w:r w:rsidR="008C4E49">
          <w:rPr>
            <w:b/>
            <w:bCs/>
          </w:rPr>
          <w:t>or directory) names and paths</w:t>
        </w:r>
      </w:ins>
      <w:ins w:id="17" w:author="Firing, Yvonne L." w:date="2022-12-14T09:57:00Z">
        <w:r w:rsidR="008C4E49">
          <w:rPr>
            <w:b/>
            <w:bCs/>
          </w:rPr>
          <w:t xml:space="preserve"> </w:t>
        </w:r>
      </w:ins>
      <w:r>
        <w:rPr>
          <w:b/>
          <w:bCs/>
        </w:rPr>
        <w:t xml:space="preserve">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8" w:name="_Toc108243091"/>
      <w:r>
        <w:t>Set up directory structure</w:t>
      </w:r>
      <w:bookmarkEnd w:id="18"/>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9" w:name="_Toc108243092"/>
      <w:r>
        <w:t>Processing scripts:</w:t>
      </w:r>
      <w:bookmarkEnd w:id="19"/>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20" w:name="_Toc108243093"/>
      <w:r w:rsidRPr="0046023D">
        <w:t>Shipboard calibration files</w:t>
      </w:r>
      <w:bookmarkEnd w:id="20"/>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 xml:space="preserve">/cast???/  </w:t>
      </w:r>
      <w:r w:rsidR="004E5A3D">
        <w:t>(where</w:t>
      </w:r>
      <w:r w:rsidR="004E5A3D" w:rsidRPr="007552FB">
        <w:rPr>
          <w:i/>
          <w:iCs/>
        </w:rPr>
        <w:t xml:space="preserve"> ???</w:t>
      </w:r>
      <w:r w:rsidR="004E5A3D">
        <w:t xml:space="preserve">  is the cast number), and move in this directory the raw data file (.hex,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r w:rsidRPr="00116082">
        <w:rPr>
          <w:i/>
          <w:iCs/>
        </w:rPr>
        <w:t xml:space="preserve">/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21" w:name="_Toc108243094"/>
      <w:r>
        <w:t xml:space="preserve">Processing of the moored </w:t>
      </w:r>
      <w:proofErr w:type="spellStart"/>
      <w:r>
        <w:t>microcat</w:t>
      </w:r>
      <w:bookmarkEnd w:id="21"/>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/mc_call_2_$cruise.m</w:t>
      </w:r>
      <w:r w:rsidRPr="00AF39BE">
        <w:rPr>
          <w:i/>
          <w:iCs/>
        </w:rPr>
        <w:t xml:space="preserve"> </w:t>
      </w:r>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 xml:space="preserve">/microcat_raw2use_003_with_ODO.m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22"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22"/>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r w:rsidR="004E5A3D" w:rsidRPr="00987031">
        <w:rPr>
          <w:i/>
          <w:iCs/>
          <w:color w:val="0070C0"/>
          <w:highlight w:val="white"/>
        </w:rPr>
        <w:t>/</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replaced)  </w:t>
      </w:r>
      <w:r w:rsidR="004E5A3D">
        <w:rPr>
          <w:highlight w:val="white"/>
        </w:rPr>
        <w:t xml:space="preserve">files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have to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23" w:name="__DdeLink__4655_1346685515"/>
      <w:r w:rsidRPr="009A7B2A">
        <w:rPr>
          <w:i/>
          <w:iCs/>
          <w:color w:val="FF0000"/>
          <w:highlight w:val="white"/>
        </w:rPr>
        <w:t>cruise</w:t>
      </w:r>
      <w:bookmarkEnd w:id="23"/>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4" w:name="_Toc108243096"/>
      <w:r>
        <w:t xml:space="preserve">Delayed mode processing of the </w:t>
      </w:r>
      <w:proofErr w:type="spellStart"/>
      <w:r>
        <w:t>microcat</w:t>
      </w:r>
      <w:proofErr w:type="spellEnd"/>
      <w:r>
        <w:t xml:space="preserve"> data</w:t>
      </w:r>
      <w:r w:rsidR="00896556">
        <w:t>.</w:t>
      </w:r>
      <w:bookmarkEnd w:id="24"/>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5" w:name="_Toc108243097"/>
      <w:r>
        <w:t>Set-up metadata files</w:t>
      </w:r>
      <w:bookmarkEnd w:id="25"/>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6" w:name="_Toc108243098"/>
      <w:r>
        <w:t>Calculation of accurate nominal depth of the mooring instruments, update of the metadata files</w:t>
      </w:r>
      <w:bookmarkEnd w:id="26"/>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stage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Note this just updates the ‘nominal depth’ which is used for metadata and file organisation, but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(the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7" w:name="_Toc108243099"/>
      <w:r>
        <w:t>Calculation of the pre- or post- deployment conductivity and temperature calibration coefficients</w:t>
      </w:r>
      <w:bookmarkEnd w:id="27"/>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105073D9" w14:textId="77777777" w:rsidR="00DE4686" w:rsidRDefault="004E5A3D" w:rsidP="004E5A3D">
      <w:pPr>
        <w:spacing w:line="264" w:lineRule="auto"/>
      </w:pPr>
      <w:proofErr w:type="spellStart"/>
      <w:r>
        <w:rPr>
          <w:i/>
          <w:iCs/>
        </w:rPr>
        <w:t>caldip_coefficient_calculation.m</w:t>
      </w:r>
      <w:proofErr w:type="spellEnd"/>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proofErr w:type="spellStart"/>
      <w:r w:rsidRPr="00DE4686">
        <w:rPr>
          <w:b/>
          <w:bCs/>
          <w:i/>
          <w:iCs/>
        </w:rPr>
        <w:t>P_</w:t>
      </w:r>
      <w:proofErr w:type="gramStart"/>
      <w:r w:rsidRPr="00DE4686">
        <w:rPr>
          <w:b/>
          <w:bCs/>
          <w:i/>
          <w:iCs/>
        </w:rPr>
        <w:t>insitucal.interval</w:t>
      </w:r>
      <w:proofErr w:type="gramEnd"/>
      <w:r w:rsidRPr="00DE4686">
        <w:rPr>
          <w:b/>
          <w:bCs/>
          <w:i/>
          <w:iCs/>
        </w:rPr>
        <w:t>_move</w:t>
      </w:r>
      <w:proofErr w:type="spellEnd"/>
      <w:r>
        <w:t xml:space="preserve"> – this is the time </w:t>
      </w:r>
      <w:proofErr w:type="spellStart"/>
      <w:r>
        <w:t>intyerval</w:t>
      </w:r>
      <w:proofErr w:type="spellEnd"/>
      <w:r>
        <w:t xml:space="preserve">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074FA50A" w14:textId="18553E1A" w:rsidR="009176D3" w:rsidRDefault="009176D3" w:rsidP="001705FA">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script again for the previous cruise but with the next deployment depths</w:t>
      </w:r>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w:t>
      </w:r>
      <w:proofErr w:type="gramStart"/>
      <w:r w:rsidRPr="00493F38">
        <w:rPr>
          <w:i/>
          <w:iCs/>
        </w:rPr>
        <w:t>e.g.</w:t>
      </w:r>
      <w:proofErr w:type="gramEnd"/>
      <w:r w:rsidRPr="00493F38">
        <w:rPr>
          <w:i/>
          <w:iCs/>
        </w:rPr>
        <w:t xml:space="preserve"> rteb1), DD is the deployment number (</w:t>
      </w:r>
      <w:proofErr w:type="spellStart"/>
      <w:r w:rsidRPr="00493F38">
        <w:rPr>
          <w:i/>
          <w:iCs/>
        </w:rPr>
        <w:t>e.g</w:t>
      </w:r>
      <w:proofErr w:type="spellEnd"/>
      <w:r w:rsidRPr="00493F38">
        <w:rPr>
          <w:i/>
          <w:iCs/>
        </w:rPr>
        <w:t xml:space="preserve"> 02), and YYYY is the year. In the recovery column </w:t>
      </w:r>
      <w:r w:rsidRPr="00493F38">
        <w:rPr>
          <w:i/>
          <w:iCs/>
        </w:rPr>
        <w:lastRenderedPageBreak/>
        <w:t>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depth</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w:t>
      </w:r>
      <w:proofErr w:type="gramStart"/>
      <w:r w:rsidRPr="00E14019">
        <w:rPr>
          <w:color w:val="000000" w:themeColor="text1"/>
        </w:rPr>
        <w:t>date</w:t>
      </w:r>
      <w:proofErr w:type="gramEnd"/>
      <w:r w:rsidRPr="00E14019">
        <w:rPr>
          <w:color w:val="000000" w:themeColor="text1"/>
        </w:rPr>
        <w:t xml:space="preserve"> and save it as a backup.  Therefore the ‘to use’ data file is the one without any date appended, </w:t>
      </w:r>
      <w:proofErr w:type="gramStart"/>
      <w:r w:rsidRPr="00E14019">
        <w:rPr>
          <w:color w:val="000000" w:themeColor="text1"/>
        </w:rPr>
        <w:t>e.g.</w:t>
      </w:r>
      <w:proofErr w:type="gramEnd"/>
      <w:r w:rsidRPr="00E14019">
        <w:rPr>
          <w:color w:val="000000" w:themeColor="text1"/>
        </w:rPr>
        <w:t xml:space="preserve">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8" w:name="_Toc108243100"/>
      <w:r>
        <w:t xml:space="preserve">Gridding of the data: creation of a lowpass </w:t>
      </w:r>
      <w:proofErr w:type="gramStart"/>
      <w:r>
        <w:t>filtered,</w:t>
      </w:r>
      <w:proofErr w:type="gramEnd"/>
      <w:r>
        <w:t xml:space="preserve"> regular gridded data set.</w:t>
      </w:r>
      <w:bookmarkEnd w:id="28"/>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9" w:name="_Hlk48134907"/>
      <w:r>
        <w:t xml:space="preserve"> </w:t>
      </w:r>
      <w:bookmarkStart w:id="30" w:name="_Toc108243101"/>
      <w:r>
        <w:t xml:space="preserve">merging of the several years of deployment (and if </w:t>
      </w:r>
      <w:proofErr w:type="gramStart"/>
      <w:r>
        <w:t>necessary</w:t>
      </w:r>
      <w:proofErr w:type="gramEnd"/>
      <w:r>
        <w:t xml:space="preserve"> moorings)</w:t>
      </w:r>
      <w:bookmarkEnd w:id="30"/>
      <w:r>
        <w:t xml:space="preserve"> </w:t>
      </w:r>
      <w:bookmarkEnd w:id="29"/>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lastRenderedPageBreak/>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31" w:name="_Toc108243102"/>
      <w:r w:rsidRPr="004E5A3D">
        <w:rPr>
          <w:rStyle w:val="Emphasis"/>
          <w:i w:val="0"/>
          <w:iCs w:val="0"/>
        </w:rPr>
        <w:lastRenderedPageBreak/>
        <w:t>Processing of moored current meter and ADCP data</w:t>
      </w:r>
      <w:bookmarkEnd w:id="31"/>
    </w:p>
    <w:p w14:paraId="0BFA87FB" w14:textId="7B09916C" w:rsidR="004E5A3D" w:rsidRDefault="004E5A3D" w:rsidP="004E5A3D">
      <w:pPr>
        <w:pStyle w:val="Heading2"/>
      </w:pPr>
      <w:bookmarkStart w:id="32" w:name="_Toc108243103"/>
      <w:r>
        <w:t>Introduction</w:t>
      </w:r>
      <w:bookmarkEnd w:id="32"/>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33" w:name="_Toc108243104"/>
      <w:r>
        <w:t>Nortek current meter data processing</w:t>
      </w:r>
      <w:bookmarkEnd w:id="33"/>
    </w:p>
    <w:p w14:paraId="3FCDEE40" w14:textId="49AC5B4F" w:rsidR="004E5A3D" w:rsidRDefault="004E5A3D" w:rsidP="004E5A3D">
      <w:pPr>
        <w:pStyle w:val="Heading3"/>
      </w:pPr>
      <w:bookmarkStart w:id="34" w:name="__DdeLink__622_259069805"/>
      <w:bookmarkStart w:id="35" w:name="_Toc108243105"/>
      <w:r>
        <w:t xml:space="preserve">Stage0 – Data Download </w:t>
      </w:r>
      <w:bookmarkEnd w:id="34"/>
      <w:r>
        <w:t>(done during the cruise $CRUISE)</w:t>
      </w:r>
      <w:bookmarkEnd w:id="35"/>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6" w:name="_Toc108243106"/>
      <w:r>
        <w:t>Stage1 – Conversion to standard RDB format and basic statistics</w:t>
      </w:r>
      <w:bookmarkEnd w:id="36"/>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7" w:name="_Toc108243107"/>
      <w:r>
        <w:lastRenderedPageBreak/>
        <w:t>Stage2 – Trimming of data, summary plots</w:t>
      </w:r>
      <w:bookmarkEnd w:id="37"/>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8" w:name="_Toc108243108"/>
      <w:r>
        <w:t>Stage3 – Data editing, speed of sound correction, magnetic declination correction, data filtering</w:t>
      </w:r>
      <w:bookmarkEnd w:id="38"/>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9" w:name="_Toc108243109"/>
      <w:r>
        <w:lastRenderedPageBreak/>
        <w:t>Stage 4 – Data gridding of individual deployment</w:t>
      </w:r>
      <w:bookmarkEnd w:id="39"/>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w:t>
      </w:r>
      <w:proofErr w:type="gramStart"/>
      <w:r w:rsidRPr="00AF28F4">
        <w:rPr>
          <w:i/>
          <w:iCs/>
          <w:sz w:val="20"/>
          <w:szCs w:val="20"/>
        </w:rPr>
        <w:t>e.g.</w:t>
      </w:r>
      <w:proofErr w:type="gramEnd"/>
      <w:r w:rsidRPr="00AF28F4">
        <w:rPr>
          <w:i/>
          <w:iCs/>
          <w:sz w:val="20"/>
          <w:szCs w:val="20"/>
        </w:rPr>
        <w:t xml:space="preserve">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w:t>
      </w:r>
      <w:proofErr w:type="gramStart"/>
      <w:r>
        <w:t>e.g.</w:t>
      </w:r>
      <w:proofErr w:type="gramEnd"/>
      <w:r>
        <w:t xml:space="preserve">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w:t>
      </w:r>
      <w:proofErr w:type="gramStart"/>
      <w:r>
        <w:rPr>
          <w:rFonts w:ascii="Calibri" w:hAnsi="Calibri" w:cs="Calibri"/>
        </w:rPr>
        <w:t>e.g.</w:t>
      </w:r>
      <w:proofErr w:type="gramEnd"/>
      <w:r>
        <w:rPr>
          <w:rFonts w:ascii="Calibri" w:hAnsi="Calibri" w:cs="Calibri"/>
        </w:rPr>
        <w:t xml:space="preserve">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w:t>
      </w:r>
      <w:proofErr w:type="gramStart"/>
      <w:r>
        <w:rPr>
          <w:rFonts w:ascii="Calibri" w:hAnsi="Calibri" w:cs="Calibri"/>
          <w:lang w:eastAsia="en-GB"/>
        </w:rPr>
        <w:t>e.g.</w:t>
      </w:r>
      <w:proofErr w:type="gramEnd"/>
      <w:r>
        <w:rPr>
          <w:rFonts w:ascii="Calibri" w:hAnsi="Calibri" w:cs="Calibri"/>
          <w:lang w:eastAsia="en-GB"/>
        </w:rPr>
        <w:t xml:space="preserve"> 2c.  OSNAP 3 (DY053 --&gt; $CRUISE)), copy the relevant code and rename variables to reflect new cruise number (</w:t>
      </w:r>
      <w:proofErr w:type="gramStart"/>
      <w:r>
        <w:rPr>
          <w:rFonts w:ascii="Calibri" w:hAnsi="Calibri" w:cs="Calibri"/>
          <w:lang w:eastAsia="en-GB"/>
        </w:rPr>
        <w:t>i.e.</w:t>
      </w:r>
      <w:proofErr w:type="gramEnd"/>
      <w:r>
        <w:rPr>
          <w:rFonts w:ascii="Calibri" w:hAnsi="Calibri" w:cs="Calibri"/>
          <w:lang w:eastAsia="en-GB"/>
        </w:rPr>
        <w:t xml:space="preserv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40" w:name="_Toc108243110"/>
      <w:proofErr w:type="spellStart"/>
      <w:r>
        <w:lastRenderedPageBreak/>
        <w:t>DeepSeapHOx</w:t>
      </w:r>
      <w:proofErr w:type="spellEnd"/>
      <w:r>
        <w:t xml:space="preserve"> Data Processing</w:t>
      </w:r>
      <w:bookmarkEnd w:id="40"/>
      <w:r>
        <w:t xml:space="preserve"> </w:t>
      </w:r>
    </w:p>
    <w:p w14:paraId="0E229F4A" w14:textId="0B7A83F6" w:rsidR="0046023D" w:rsidRDefault="0046023D" w:rsidP="0046023D">
      <w:pPr>
        <w:pStyle w:val="Heading2"/>
      </w:pPr>
      <w:bookmarkStart w:id="41" w:name="_Toc108243111"/>
      <w:r>
        <w:t>Stage 0 – Data Download</w:t>
      </w:r>
      <w:bookmarkEnd w:id="41"/>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42" w:name="_Toc108243112"/>
      <w:r>
        <w:t>Stage 1 – Conversion to standard RDB format</w:t>
      </w:r>
      <w:bookmarkEnd w:id="42"/>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w:t>
      </w:r>
      <w:proofErr w:type="gramStart"/>
      <w:r>
        <w:rPr>
          <w:sz w:val="22"/>
          <w:szCs w:val="22"/>
        </w:rPr>
        <w:t>e.g.</w:t>
      </w:r>
      <w:proofErr w:type="gramEnd"/>
      <w:r>
        <w:rPr>
          <w:sz w:val="22"/>
          <w:szCs w:val="22"/>
        </w:rPr>
        <w:t xml:space="preserve">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w:t>
      </w:r>
      <w:proofErr w:type="gramStart"/>
      <w:r>
        <w:rPr>
          <w:sz w:val="22"/>
          <w:szCs w:val="22"/>
        </w:rPr>
        <w:t>e.g.</w:t>
      </w:r>
      <w:proofErr w:type="gramEnd"/>
      <w:r>
        <w:rPr>
          <w:sz w:val="22"/>
          <w:szCs w:val="22"/>
        </w:rPr>
        <w:t xml:space="preserve">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43" w:name="_Toc108243113"/>
      <w:r>
        <w:lastRenderedPageBreak/>
        <w:t>Data reports tools</w:t>
      </w:r>
      <w:bookmarkEnd w:id="43"/>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9">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31">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44" w:name="_Toc108243114"/>
      <w:r>
        <w:lastRenderedPageBreak/>
        <w:t xml:space="preserve">Export to </w:t>
      </w:r>
      <w:proofErr w:type="spellStart"/>
      <w:r>
        <w:t>oceansites</w:t>
      </w:r>
      <w:proofErr w:type="spellEnd"/>
      <w:r>
        <w:t xml:space="preserve"> format [if required]</w:t>
      </w:r>
      <w:bookmarkEnd w:id="44"/>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t>
      </w:r>
      <w:proofErr w:type="gramStart"/>
      <w:r>
        <w:t>were</w:t>
      </w:r>
      <w:proofErr w:type="gramEnd"/>
      <w:r>
        <w:t xml:space="preserv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5" w:name="_Toc108243115"/>
      <w:r>
        <w:t xml:space="preserve">Export to </w:t>
      </w:r>
      <w:proofErr w:type="spellStart"/>
      <w:r>
        <w:t>NetCDF</w:t>
      </w:r>
      <w:proofErr w:type="spellEnd"/>
      <w:r>
        <w:t xml:space="preserve"> for CLASS data working group</w:t>
      </w:r>
      <w:bookmarkEnd w:id="45"/>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6" w:name="_Toc108243116"/>
      <w:r>
        <w:t>Appendix: Historical and OSNAP CTD profiles close to the moorings</w:t>
      </w:r>
      <w:bookmarkEnd w:id="46"/>
    </w:p>
    <w:p w14:paraId="6620F7B7" w14:textId="77777777" w:rsidR="0046023D" w:rsidRDefault="0046023D" w:rsidP="0046023D">
      <w:pPr>
        <w:pStyle w:val="Heading3"/>
      </w:pPr>
      <w:bookmarkStart w:id="47" w:name="_Toc108243117"/>
      <w:r>
        <w:t>RTEB1</w:t>
      </w:r>
      <w:bookmarkEnd w:id="4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8" w:name="_Toc108243118"/>
      <w:r>
        <w:t>RTWB1</w:t>
      </w:r>
      <w:bookmarkEnd w:id="4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9" w:name="_Toc108243119"/>
      <w:r>
        <w:lastRenderedPageBreak/>
        <w:t>RTWB2</w:t>
      </w:r>
      <w:bookmarkEnd w:id="4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50" w:name="_Toc108243120"/>
      <w:r>
        <w:lastRenderedPageBreak/>
        <w:t>RTADCP1</w:t>
      </w:r>
      <w:bookmarkEnd w:id="50"/>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40"/>
      <w:pgSz w:w="11906" w:h="16838"/>
      <w:pgMar w:top="1693" w:right="1134" w:bottom="1693" w:left="1134" w:header="1134" w:footer="1134"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Firing, Yvonne L." w:date="2022-12-14T09:59:00Z" w:initials="FYL">
    <w:p w14:paraId="5EA23D44" w14:textId="77777777" w:rsidR="003365A2" w:rsidRDefault="008C4E49" w:rsidP="000A6910">
      <w:r>
        <w:rPr>
          <w:rStyle w:val="CommentReference"/>
        </w:rPr>
        <w:annotationRef/>
      </w:r>
      <w:r w:rsidR="003365A2">
        <w:rPr>
          <w:rFonts w:cs="Mangal"/>
          <w:sz w:val="20"/>
          <w:szCs w:val="18"/>
        </w:rPr>
        <w:t>In this paragraph/section is “osnap” pathgit from the startup file? All the output gets put in the git repo? (Not under pathosnap)?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A23D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1D0E" w16cex:dateUtc="2022-12-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A23D44" w16cid:durableId="27441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27017" w14:textId="77777777" w:rsidR="00EC0212" w:rsidRDefault="00EC0212" w:rsidP="004E5A3D">
      <w:r>
        <w:separator/>
      </w:r>
    </w:p>
  </w:endnote>
  <w:endnote w:type="continuationSeparator" w:id="0">
    <w:p w14:paraId="303A2ED5" w14:textId="77777777" w:rsidR="00EC0212" w:rsidRDefault="00EC0212"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Droid Sans Fallback">
    <w:altName w:val="Cambria"/>
    <w:panose1 w:val="020B0604020202020204"/>
    <w:charset w:val="01"/>
    <w:family w:val="auto"/>
    <w:pitch w:val="variable"/>
  </w:font>
  <w:font w:name="FreeSans">
    <w:altName w:val="Calibri"/>
    <w:panose1 w:val="020B0604020202020204"/>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64A26" w14:textId="77777777" w:rsidR="00EC0212" w:rsidRDefault="00EC0212" w:rsidP="004E5A3D">
      <w:r>
        <w:separator/>
      </w:r>
    </w:p>
  </w:footnote>
  <w:footnote w:type="continuationSeparator" w:id="0">
    <w:p w14:paraId="76109CFB" w14:textId="77777777" w:rsidR="00EC0212" w:rsidRDefault="00EC0212"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8"/>
  </w:num>
  <w:num w:numId="3" w16cid:durableId="2117286655">
    <w:abstractNumId w:val="26"/>
  </w:num>
  <w:num w:numId="4" w16cid:durableId="1165363058">
    <w:abstractNumId w:val="22"/>
  </w:num>
  <w:num w:numId="5" w16cid:durableId="410589510">
    <w:abstractNumId w:val="29"/>
  </w:num>
  <w:num w:numId="6" w16cid:durableId="1405640274">
    <w:abstractNumId w:val="30"/>
  </w:num>
  <w:num w:numId="7" w16cid:durableId="1863007276">
    <w:abstractNumId w:val="14"/>
  </w:num>
  <w:num w:numId="8" w16cid:durableId="2068532103">
    <w:abstractNumId w:val="9"/>
  </w:num>
  <w:num w:numId="9" w16cid:durableId="202641128">
    <w:abstractNumId w:val="27"/>
  </w:num>
  <w:num w:numId="10" w16cid:durableId="2106343059">
    <w:abstractNumId w:val="11"/>
  </w:num>
  <w:num w:numId="11" w16cid:durableId="1733192326">
    <w:abstractNumId w:val="25"/>
  </w:num>
  <w:num w:numId="12" w16cid:durableId="1747222014">
    <w:abstractNumId w:val="24"/>
  </w:num>
  <w:num w:numId="13" w16cid:durableId="950552317">
    <w:abstractNumId w:val="7"/>
  </w:num>
  <w:num w:numId="14" w16cid:durableId="1464274265">
    <w:abstractNumId w:val="16"/>
  </w:num>
  <w:num w:numId="15" w16cid:durableId="1912158382">
    <w:abstractNumId w:val="21"/>
  </w:num>
  <w:num w:numId="16" w16cid:durableId="731394912">
    <w:abstractNumId w:val="15"/>
  </w:num>
  <w:num w:numId="17" w16cid:durableId="1097479859">
    <w:abstractNumId w:val="18"/>
  </w:num>
  <w:num w:numId="18" w16cid:durableId="646713388">
    <w:abstractNumId w:val="12"/>
  </w:num>
  <w:num w:numId="19" w16cid:durableId="255334388">
    <w:abstractNumId w:val="10"/>
  </w:num>
  <w:num w:numId="20" w16cid:durableId="1243759563">
    <w:abstractNumId w:val="6"/>
  </w:num>
  <w:num w:numId="21" w16cid:durableId="1322346722">
    <w:abstractNumId w:val="13"/>
  </w:num>
  <w:num w:numId="22" w16cid:durableId="1142846713">
    <w:abstractNumId w:val="17"/>
  </w:num>
  <w:num w:numId="23" w16cid:durableId="120925464">
    <w:abstractNumId w:val="2"/>
  </w:num>
  <w:num w:numId="24" w16cid:durableId="170337899">
    <w:abstractNumId w:val="5"/>
  </w:num>
  <w:num w:numId="25" w16cid:durableId="902759279">
    <w:abstractNumId w:val="3"/>
  </w:num>
  <w:num w:numId="26" w16cid:durableId="1469518892">
    <w:abstractNumId w:val="1"/>
  </w:num>
  <w:num w:numId="27" w16cid:durableId="1787039458">
    <w:abstractNumId w:val="19"/>
  </w:num>
  <w:num w:numId="28" w16cid:durableId="75564254">
    <w:abstractNumId w:val="31"/>
  </w:num>
  <w:num w:numId="29" w16cid:durableId="1283876362">
    <w:abstractNumId w:val="20"/>
  </w:num>
  <w:num w:numId="30" w16cid:durableId="177744894">
    <w:abstractNumId w:val="23"/>
  </w:num>
  <w:num w:numId="31" w16cid:durableId="494959364">
    <w:abstractNumId w:val="4"/>
  </w:num>
  <w:num w:numId="32" w16cid:durableId="35542472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ring, Yvonne L.">
    <w15:presenceInfo w15:providerId="AD" w15:userId="S::yvonng@noc.ac.uk::1bd5e8f1-ff2c-41d5-ad87-c2c4c42e9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27769"/>
    <w:rsid w:val="00050EA5"/>
    <w:rsid w:val="000F4F2A"/>
    <w:rsid w:val="00116082"/>
    <w:rsid w:val="001433AD"/>
    <w:rsid w:val="00144868"/>
    <w:rsid w:val="001705FA"/>
    <w:rsid w:val="001B1646"/>
    <w:rsid w:val="00242E4D"/>
    <w:rsid w:val="00281F5A"/>
    <w:rsid w:val="00292008"/>
    <w:rsid w:val="002935E5"/>
    <w:rsid w:val="002B3B1D"/>
    <w:rsid w:val="003331B0"/>
    <w:rsid w:val="003365A2"/>
    <w:rsid w:val="00340387"/>
    <w:rsid w:val="003714CA"/>
    <w:rsid w:val="003924AF"/>
    <w:rsid w:val="0041601B"/>
    <w:rsid w:val="00425858"/>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57F8E"/>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8C4E49"/>
    <w:rsid w:val="009176D3"/>
    <w:rsid w:val="00921B4C"/>
    <w:rsid w:val="009349FE"/>
    <w:rsid w:val="0093791F"/>
    <w:rsid w:val="00942714"/>
    <w:rsid w:val="00954774"/>
    <w:rsid w:val="00996743"/>
    <w:rsid w:val="009C4F01"/>
    <w:rsid w:val="009C7FC6"/>
    <w:rsid w:val="009D1017"/>
    <w:rsid w:val="009E70F2"/>
    <w:rsid w:val="00A24F44"/>
    <w:rsid w:val="00A2557B"/>
    <w:rsid w:val="00A34F50"/>
    <w:rsid w:val="00A62182"/>
    <w:rsid w:val="00A77F9D"/>
    <w:rsid w:val="00A86F7F"/>
    <w:rsid w:val="00AF39BE"/>
    <w:rsid w:val="00B23AD4"/>
    <w:rsid w:val="00B30762"/>
    <w:rsid w:val="00B40296"/>
    <w:rsid w:val="00B56D71"/>
    <w:rsid w:val="00B7382B"/>
    <w:rsid w:val="00B74AF9"/>
    <w:rsid w:val="00BE202E"/>
    <w:rsid w:val="00BE22D7"/>
    <w:rsid w:val="00C6233B"/>
    <w:rsid w:val="00C850C3"/>
    <w:rsid w:val="00C90547"/>
    <w:rsid w:val="00CB230D"/>
    <w:rsid w:val="00D110D7"/>
    <w:rsid w:val="00D21843"/>
    <w:rsid w:val="00D53A40"/>
    <w:rsid w:val="00D5510E"/>
    <w:rsid w:val="00DB6415"/>
    <w:rsid w:val="00DC659C"/>
    <w:rsid w:val="00DE4686"/>
    <w:rsid w:val="00E01521"/>
    <w:rsid w:val="00E51C97"/>
    <w:rsid w:val="00E74257"/>
    <w:rsid w:val="00E9591D"/>
    <w:rsid w:val="00EA2325"/>
    <w:rsid w:val="00EC0212"/>
    <w:rsid w:val="00EC6BCD"/>
    <w:rsid w:val="00F06D24"/>
    <w:rsid w:val="00F133E5"/>
    <w:rsid w:val="00F4196A"/>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 w:type="paragraph" w:styleId="Revision">
    <w:name w:val="Revision"/>
    <w:hidden/>
    <w:uiPriority w:val="99"/>
    <w:semiHidden/>
    <w:rsid w:val="003924AF"/>
    <w:pPr>
      <w:spacing w:after="0" w:line="240" w:lineRule="auto"/>
    </w:pPr>
    <w:rPr>
      <w:rFonts w:ascii="Liberation Serif" w:eastAsia="Droid Sans Fallback" w:hAnsi="Liberation Serif" w:cs="Mangal"/>
      <w:sz w:val="24"/>
      <w:szCs w:val="21"/>
      <w:lang w:eastAsia="zh-CN" w:bidi="hi-IN"/>
    </w:rPr>
  </w:style>
  <w:style w:type="character" w:styleId="CommentReference">
    <w:name w:val="annotation reference"/>
    <w:basedOn w:val="DefaultParagraphFont"/>
    <w:uiPriority w:val="99"/>
    <w:semiHidden/>
    <w:unhideWhenUsed/>
    <w:rsid w:val="008C4E49"/>
    <w:rPr>
      <w:sz w:val="16"/>
      <w:szCs w:val="16"/>
    </w:rPr>
  </w:style>
  <w:style w:type="paragraph" w:styleId="CommentText">
    <w:name w:val="annotation text"/>
    <w:basedOn w:val="Normal"/>
    <w:link w:val="CommentTextChar"/>
    <w:uiPriority w:val="99"/>
    <w:semiHidden/>
    <w:unhideWhenUsed/>
    <w:rsid w:val="008C4E49"/>
    <w:rPr>
      <w:rFonts w:cs="Mangal"/>
      <w:sz w:val="20"/>
      <w:szCs w:val="18"/>
    </w:rPr>
  </w:style>
  <w:style w:type="character" w:customStyle="1" w:styleId="CommentTextChar">
    <w:name w:val="Comment Text Char"/>
    <w:basedOn w:val="DefaultParagraphFont"/>
    <w:link w:val="CommentText"/>
    <w:uiPriority w:val="99"/>
    <w:semiHidden/>
    <w:rsid w:val="008C4E49"/>
    <w:rPr>
      <w:rFonts w:ascii="Liberation Serif" w:eastAsia="Droid Sans Fallback"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8C4E49"/>
    <w:rPr>
      <w:b/>
      <w:bCs/>
    </w:rPr>
  </w:style>
  <w:style w:type="character" w:customStyle="1" w:styleId="CommentSubjectChar">
    <w:name w:val="Comment Subject Char"/>
    <w:basedOn w:val="CommentTextChar"/>
    <w:link w:val="CommentSubject"/>
    <w:uiPriority w:val="99"/>
    <w:semiHidden/>
    <w:rsid w:val="008C4E49"/>
    <w:rPr>
      <w:rFonts w:ascii="Liberation Serif" w:eastAsia="Droid Sans Fallback" w:hAnsi="Liberation Serif" w:cs="Mangal"/>
      <w:b/>
      <w:bCs/>
      <w:sz w:val="20"/>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microsoft.com/office/2011/relationships/commentsExtended" Target="commentsExtended.xml"/><Relationship Id="rId39" Type="http://schemas.openxmlformats.org/officeDocument/2006/relationships/image" Target="media/image16.png"/><Relationship Id="rId21" Type="http://schemas.openxmlformats.org/officeDocument/2006/relationships/hyperlink" Target="https://www.asmeurer.com/git-workflow/" TargetMode="External"/><Relationship Id="rId34" Type="http://schemas.openxmlformats.org/officeDocument/2006/relationships/image" Target="media/image11.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microsoft.com/office/2018/08/relationships/commentsExtensible" Target="commentsExtensible.xml"/><Relationship Id="rId36" Type="http://schemas.openxmlformats.org/officeDocument/2006/relationships/image" Target="media/image13.png"/><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microsoft.com/office/2016/09/relationships/commentsIds" Target="commentsIds.xml"/><Relationship Id="rId30" Type="http://schemas.openxmlformats.org/officeDocument/2006/relationships/image" Target="media/image6.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git-scm.com/book/en/v2/Getting-Started-Installing-G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32</Pages>
  <Words>6414</Words>
  <Characters>36566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Firing, Yvonne L.</cp:lastModifiedBy>
  <cp:revision>44</cp:revision>
  <cp:lastPrinted>2021-01-13T15:20:00Z</cp:lastPrinted>
  <dcterms:created xsi:type="dcterms:W3CDTF">2021-01-21T15:15:00Z</dcterms:created>
  <dcterms:modified xsi:type="dcterms:W3CDTF">2022-12-16T14:23:00Z</dcterms:modified>
</cp:coreProperties>
</file>