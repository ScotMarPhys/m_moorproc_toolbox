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6F6B0" w14:textId="77777777" w:rsidR="00525514" w:rsidRDefault="007F4207">
      <w:pPr>
        <w:rPr>
          <w:del w:id="0" w:author="Kristin Burmeister" w:date="2024-05-24T07:40:00Z"/>
        </w:rPr>
      </w:pPr>
      <w:del w:id="1" w:author="Kristin Burmeister" w:date="2024-05-24T07:40:00Z">
        <w:r>
          <w:delText>0</w:delText>
        </w:r>
      </w:del>
    </w:p>
    <w:sdt>
      <w:sdtPr>
        <w:id w:val="-376249430"/>
        <w:docPartObj>
          <w:docPartGallery w:val="Cover Pages"/>
          <w:docPartUnique/>
        </w:docPartObj>
      </w:sdtPr>
      <w:sdtContent>
        <w:p w14:paraId="56AD4C08" w14:textId="3D6A3CB8"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C0F49C1" w14:textId="796F1D97" w:rsidR="00A862CB" w:rsidRDefault="002B3B1D" w:rsidP="00A862CB">
                                <w:pPr>
                                  <w:jc w:val="right"/>
                                  <w:rPr>
                                    <w:ins w:id="2" w:author="Kristin Burmeister" w:date="2024-05-24T07:40:00Z"/>
                                    <w:b/>
                                    <w:bCs/>
                                    <w:caps/>
                                    <w:color w:val="4472C4" w:themeColor="accent1"/>
                                    <w:sz w:val="40"/>
                                    <w:szCs w:val="40"/>
                                  </w:rPr>
                                </w:pPr>
                                <w:r w:rsidRPr="002B3B1D">
                                  <w:rPr>
                                    <w:b/>
                                    <w:bCs/>
                                    <w:caps/>
                                    <w:color w:val="4472C4" w:themeColor="accent1"/>
                                    <w:sz w:val="40"/>
                                    <w:szCs w:val="40"/>
                                  </w:rPr>
                                  <w:t>OSNAP-CLASS version</w:t>
                                </w:r>
                              </w:p>
                              <w:p w14:paraId="52DDE70B" w14:textId="62118AE8" w:rsidR="00A862CB" w:rsidRDefault="00A862CB" w:rsidP="00A862CB">
                                <w:pPr>
                                  <w:jc w:val="right"/>
                                  <w:rPr>
                                    <w:ins w:id="3" w:author="Kristin Burmeister" w:date="2024-05-24T07:40:00Z"/>
                                    <w:b/>
                                    <w:bCs/>
                                    <w:caps/>
                                    <w:color w:val="4472C4" w:themeColor="accent1"/>
                                    <w:sz w:val="40"/>
                                    <w:szCs w:val="40"/>
                                  </w:rPr>
                                </w:pPr>
                              </w:p>
                              <w:p w14:paraId="35D4D433" w14:textId="143B26E9" w:rsidR="00A862CB" w:rsidRPr="00A55177" w:rsidRDefault="00A862CB" w:rsidP="00A862CB">
                                <w:pPr>
                                  <w:jc w:val="right"/>
                                  <w:rPr>
                                    <w:b/>
                                    <w:caps/>
                                    <w:color w:val="4472C4" w:themeColor="accent1"/>
                                    <w:sz w:val="40"/>
                                    <w:rPrChange w:id="4" w:author="Kristin Burmeister" w:date="2024-05-24T07:40:00Z">
                                      <w:rPr>
                                        <w:b/>
                                        <w:smallCaps/>
                                        <w:color w:val="404040" w:themeColor="text1" w:themeTint="BF"/>
                                        <w:sz w:val="40"/>
                                      </w:rPr>
                                    </w:rPrChange>
                                  </w:rPr>
                                </w:pPr>
                                <w:ins w:id="5" w:author="Kristin Burmeister" w:date="2024-05-24T07:40:00Z">
                                  <w:r>
                                    <w:rPr>
                                      <w:b/>
                                      <w:bCs/>
                                      <w:caps/>
                                      <w:color w:val="4472C4" w:themeColor="accent1"/>
                                      <w:sz w:val="40"/>
                                      <w:szCs w:val="40"/>
                                    </w:rPr>
                                    <w:t xml:space="preserve">Please note: this Document is </w:t>
                                  </w:r>
                                  <w:r w:rsidR="00A76435">
                                    <w:rPr>
                                      <w:b/>
                                      <w:bCs/>
                                      <w:caps/>
                                      <w:color w:val="4472C4" w:themeColor="accent1"/>
                                      <w:sz w:val="40"/>
                                      <w:szCs w:val="40"/>
                                    </w:rPr>
                                    <w:t>a Li</w:t>
                                  </w:r>
                                </w:ins>
                                <w:ins w:id="6" w:author="Yvonne Firing" w:date="2024-05-24T07:40:00Z">
                                  <w:r w:rsidR="00A55177">
                                    <w:rPr>
                                      <w:b/>
                                      <w:bCs/>
                                      <w:caps/>
                                      <w:color w:val="4472C4" w:themeColor="accent1"/>
                                      <w:sz w:val="40"/>
                                      <w:szCs w:val="40"/>
                                    </w:rPr>
                                    <w:t>V</w:t>
                                  </w:r>
                                </w:ins>
                                <w:ins w:id="7" w:author="Kristin Burmeister" w:date="2024-05-24T07:40:00Z">
                                  <w:del w:id="8" w:author="Yvonne Firing" w:date="2024-05-24T07:40:00Z">
                                    <w:r w:rsidR="00A76435" w:rsidDel="00A55177">
                                      <w:rPr>
                                        <w:b/>
                                        <w:bCs/>
                                        <w:caps/>
                                        <w:color w:val="4472C4" w:themeColor="accent1"/>
                                        <w:sz w:val="40"/>
                                        <w:szCs w:val="40"/>
                                      </w:rPr>
                                      <w:delText>f</w:delText>
                                    </w:r>
                                  </w:del>
                                  <w:r w:rsidR="00A76435">
                                    <w:rPr>
                                      <w:b/>
                                      <w:bCs/>
                                      <w:caps/>
                                      <w:color w:val="4472C4" w:themeColor="accent1"/>
                                      <w:sz w:val="40"/>
                                      <w:szCs w:val="40"/>
                                    </w:rPr>
                                    <w:t>e Document</w:t>
                                  </w:r>
                                  <w:r>
                                    <w:rPr>
                                      <w:b/>
                                      <w:bCs/>
                                      <w:caps/>
                                      <w:color w:val="4472C4" w:themeColor="accent1"/>
                                      <w:sz w:val="40"/>
                                      <w:szCs w:val="40"/>
                                    </w:rPr>
                                    <w:t xml:space="preserve"> and might not always reflect the most current </w:t>
                                  </w:r>
                                  <w:r w:rsidR="00A76435">
                                    <w:rPr>
                                      <w:b/>
                                      <w:bCs/>
                                      <w:caps/>
                                      <w:color w:val="4472C4" w:themeColor="accent1"/>
                                      <w:sz w:val="40"/>
                                      <w:szCs w:val="40"/>
                                    </w:rPr>
                                    <w:t>changes of the toolbox</w:t>
                                  </w:r>
                                </w:ins>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" filled="f" stroked="f" strokeweight=".5pt">
                    <v:textbox inset="126pt,0,54pt,0">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C0F49C1" w14:textId="796F1D97" w:rsidR="00A862CB" w:rsidRDefault="002B3B1D" w:rsidP="00A862CB">
                          <w:pPr>
                            <w:jc w:val="right"/>
                            <w:rPr>
                              <w:ins w:id="9" w:author="Kristin Burmeister" w:date="2024-05-24T07:40:00Z"/>
                              <w:b/>
                              <w:bCs/>
                              <w:caps/>
                              <w:color w:val="4472C4" w:themeColor="accent1"/>
                              <w:sz w:val="40"/>
                              <w:szCs w:val="40"/>
                            </w:rPr>
                          </w:pPr>
                          <w:r w:rsidRPr="002B3B1D">
                            <w:rPr>
                              <w:b/>
                              <w:bCs/>
                              <w:caps/>
                              <w:color w:val="4472C4" w:themeColor="accent1"/>
                              <w:sz w:val="40"/>
                              <w:szCs w:val="40"/>
                            </w:rPr>
                            <w:t>OSNAP-CLASS version</w:t>
                          </w:r>
                        </w:p>
                        <w:p w14:paraId="52DDE70B" w14:textId="62118AE8" w:rsidR="00A862CB" w:rsidRDefault="00A862CB" w:rsidP="00A862CB">
                          <w:pPr>
                            <w:jc w:val="right"/>
                            <w:rPr>
                              <w:ins w:id="10" w:author="Kristin Burmeister" w:date="2024-05-24T07:40:00Z"/>
                              <w:b/>
                              <w:bCs/>
                              <w:caps/>
                              <w:color w:val="4472C4" w:themeColor="accent1"/>
                              <w:sz w:val="40"/>
                              <w:szCs w:val="40"/>
                            </w:rPr>
                          </w:pPr>
                        </w:p>
                        <w:p w14:paraId="35D4D433" w14:textId="143B26E9" w:rsidR="00A862CB" w:rsidRPr="00A55177" w:rsidRDefault="00A862CB" w:rsidP="00A862CB">
                          <w:pPr>
                            <w:jc w:val="right"/>
                            <w:rPr>
                              <w:b/>
                              <w:caps/>
                              <w:color w:val="4472C4" w:themeColor="accent1"/>
                              <w:sz w:val="40"/>
                              <w:rPrChange w:id="11" w:author="Kristin Burmeister" w:date="2024-05-24T07:40:00Z">
                                <w:rPr>
                                  <w:b/>
                                  <w:smallCaps/>
                                  <w:color w:val="404040" w:themeColor="text1" w:themeTint="BF"/>
                                  <w:sz w:val="40"/>
                                </w:rPr>
                              </w:rPrChange>
                            </w:rPr>
                          </w:pPr>
                          <w:ins w:id="12" w:author="Kristin Burmeister" w:date="2024-05-24T07:40:00Z">
                            <w:r>
                              <w:rPr>
                                <w:b/>
                                <w:bCs/>
                                <w:caps/>
                                <w:color w:val="4472C4" w:themeColor="accent1"/>
                                <w:sz w:val="40"/>
                                <w:szCs w:val="40"/>
                              </w:rPr>
                              <w:t xml:space="preserve">Please note: this Document is </w:t>
                            </w:r>
                            <w:r w:rsidR="00A76435">
                              <w:rPr>
                                <w:b/>
                                <w:bCs/>
                                <w:caps/>
                                <w:color w:val="4472C4" w:themeColor="accent1"/>
                                <w:sz w:val="40"/>
                                <w:szCs w:val="40"/>
                              </w:rPr>
                              <w:t>a Li</w:t>
                            </w:r>
                          </w:ins>
                          <w:ins w:id="13" w:author="Yvonne Firing" w:date="2024-05-24T07:40:00Z">
                            <w:r w:rsidR="00A55177">
                              <w:rPr>
                                <w:b/>
                                <w:bCs/>
                                <w:caps/>
                                <w:color w:val="4472C4" w:themeColor="accent1"/>
                                <w:sz w:val="40"/>
                                <w:szCs w:val="40"/>
                              </w:rPr>
                              <w:t>V</w:t>
                            </w:r>
                          </w:ins>
                          <w:ins w:id="14" w:author="Kristin Burmeister" w:date="2024-05-24T07:40:00Z">
                            <w:del w:id="15" w:author="Yvonne Firing" w:date="2024-05-24T07:40:00Z">
                              <w:r w:rsidR="00A76435" w:rsidDel="00A55177">
                                <w:rPr>
                                  <w:b/>
                                  <w:bCs/>
                                  <w:caps/>
                                  <w:color w:val="4472C4" w:themeColor="accent1"/>
                                  <w:sz w:val="40"/>
                                  <w:szCs w:val="40"/>
                                </w:rPr>
                                <w:delText>f</w:delText>
                              </w:r>
                            </w:del>
                            <w:r w:rsidR="00A76435">
                              <w:rPr>
                                <w:b/>
                                <w:bCs/>
                                <w:caps/>
                                <w:color w:val="4472C4" w:themeColor="accent1"/>
                                <w:sz w:val="40"/>
                                <w:szCs w:val="40"/>
                              </w:rPr>
                              <w:t>e Document</w:t>
                            </w:r>
                            <w:r>
                              <w:rPr>
                                <w:b/>
                                <w:bCs/>
                                <w:caps/>
                                <w:color w:val="4472C4" w:themeColor="accent1"/>
                                <w:sz w:val="40"/>
                                <w:szCs w:val="40"/>
                              </w:rPr>
                              <w:t xml:space="preserve"> and might not always reflect the most current </w:t>
                            </w:r>
                            <w:r w:rsidR="00A76435">
                              <w:rPr>
                                <w:b/>
                                <w:bCs/>
                                <w:caps/>
                                <w:color w:val="4472C4" w:themeColor="accent1"/>
                                <w:sz w:val="40"/>
                                <w:szCs w:val="40"/>
                              </w:rPr>
                              <w:t>changes of the toolbox</w:t>
                            </w:r>
                          </w:ins>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46A6D193" w:rsidR="00460CE3" w:rsidRDefault="002B3B1D">
                                <w:pPr>
                                  <w:pStyle w:val="NoSpacing"/>
                                  <w:jc w:val="right"/>
                                  <w:rPr>
                                    <w:color w:val="595959" w:themeColor="text1" w:themeTint="A6"/>
                                    <w:sz w:val="18"/>
                                    <w:szCs w:val="18"/>
                                  </w:rPr>
                                </w:pPr>
                                <w:r>
                                  <w:t xml:space="preserve">Lewis Drysdale, </w:t>
                                </w:r>
                                <w:proofErr w:type="spellStart"/>
                                <w:r>
                                  <w:t>Loic</w:t>
                                </w:r>
                                <w:proofErr w:type="spellEnd"/>
                                <w:r>
                                  <w:t xml:space="preserve"> </w:t>
                                </w:r>
                                <w:proofErr w:type="spellStart"/>
                                <w:r>
                                  <w:t>Houpert</w:t>
                                </w:r>
                                <w:proofErr w:type="spellEnd"/>
                                <w:r>
                                  <w:t>, Sam Jones</w:t>
                                </w:r>
                                <w:ins w:id="16" w:author="Kristin Burmeister" w:date="2024-05-24T07:40:00Z">
                                  <w:r w:rsidR="00A76435">
                                    <w:t>, Kristin Burmeister, Yvonne Firing</w:t>
                                  </w:r>
                                </w:ins>
                              </w:p>
                              <w:p w14:paraId="5F6EFEA4" w14:textId="56D35A4A" w:rsidR="00460CE3" w:rsidRDefault="00000000">
                                <w:pPr>
                                  <w:pStyle w:val="NoSpacing"/>
                                  <w:jc w:val="right"/>
                                  <w:rPr>
                                    <w:color w:val="595959" w:themeColor="text1" w:themeTint="A6"/>
                                    <w:sz w:val="18"/>
                                    <w:szCs w:val="18"/>
                                  </w:rPr>
                                </w:pPr>
                                <w:customXmlDelRangeStart w:id="17" w:author="Kristin Burmeister" w:date="2024-05-24T07:40:00Z"/>
                                <w:sdt>
                                  <w:sdtPr>
                                    <w:rPr>
                                      <w:color w:val="595959" w:themeColor="text1" w:themeTint="A6"/>
                                      <w:sz w:val="18"/>
                                      <w:szCs w:val="18"/>
                                    </w:rPr>
                                    <w:alias w:val="Email"/>
                                    <w:tag w:val="Email"/>
                                    <w:id w:val="-241103684"/>
                                    <w:showingPlcHdr/>
                                    <w:dataBinding w:prefixMappings="xmlns:ns0='http://schemas.microsoft.com/office/2006/coverPageProps' " w:xpath="/ns0:CoverPageProperties[1]/ns0:CompanyEmail[1]" w:storeItemID="{55AF091B-3C7A-41E3-B477-F2FDAA23CFDA}"/>
                                    <w:text/>
                                  </w:sdtPr>
                                  <w:sdtContent>
                                    <w:customXmlDelRangeEnd w:id="17"/>
                                    <w:del w:id="18" w:author="Kristin Burmeister" w:date="2024-05-24T07:40:00Z">
                                      <w:r w:rsidR="00460CE3">
                                        <w:rPr>
                                          <w:color w:val="595959" w:themeColor="text1" w:themeTint="A6"/>
                                          <w:sz w:val="18"/>
                                          <w:szCs w:val="18"/>
                                        </w:rPr>
                                        <w:delText>[Email address]</w:delText>
                                      </w:r>
                                    </w:del>
                                    <w:customXmlDelRangeStart w:id="19" w:author="Kristin Burmeister" w:date="2024-05-24T07:40:00Z"/>
                                  </w:sdtContent>
                                </w:sdt>
                                <w:customXmlDelRangeEnd w:id="19"/>
                                <w:customXmlInsRangeStart w:id="20" w:author="Kristin Burmeister" w:date="2024-05-24T07:40:00Z"/>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customXmlInsRangeEnd w:id="20"/>
                                    <w:ins w:id="21" w:author="Kristin Burmeister" w:date="2024-05-24T07:40:00Z">
                                      <w:r w:rsidR="00A76435">
                                        <w:rPr>
                                          <w:color w:val="595959" w:themeColor="text1" w:themeTint="A6"/>
                                          <w:sz w:val="18"/>
                                          <w:szCs w:val="18"/>
                                        </w:rPr>
                                        <w:t>Kristin.burmeister@sams.ac.uk</w:t>
                                      </w:r>
                                    </w:ins>
                                    <w:customXmlInsRangeStart w:id="22" w:author="Kristin Burmeister" w:date="2024-05-24T07:40:00Z"/>
                                  </w:sdtContent>
                                </w:sdt>
                                <w:customXmlInsRangeEnd w:id="22"/>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" filled="f" stroked="f" strokeweight=".5pt">
                    <v:textbox inset="126pt,0,54pt,0">
                      <w:txbxContent>
                        <w:p w14:paraId="355C7EC0" w14:textId="46A6D193" w:rsidR="00460CE3" w:rsidRDefault="002B3B1D">
                          <w:pPr>
                            <w:pStyle w:val="NoSpacing"/>
                            <w:jc w:val="right"/>
                            <w:rPr>
                              <w:color w:val="595959" w:themeColor="text1" w:themeTint="A6"/>
                              <w:sz w:val="18"/>
                              <w:szCs w:val="18"/>
                            </w:rPr>
                          </w:pPr>
                          <w:r>
                            <w:t xml:space="preserve">Lewis Drysdale, </w:t>
                          </w:r>
                          <w:proofErr w:type="spellStart"/>
                          <w:r>
                            <w:t>Loic</w:t>
                          </w:r>
                          <w:proofErr w:type="spellEnd"/>
                          <w:r>
                            <w:t xml:space="preserve"> </w:t>
                          </w:r>
                          <w:proofErr w:type="spellStart"/>
                          <w:r>
                            <w:t>Houpert</w:t>
                          </w:r>
                          <w:proofErr w:type="spellEnd"/>
                          <w:r>
                            <w:t>, Sam Jones</w:t>
                          </w:r>
                          <w:ins w:id="23" w:author="Kristin Burmeister" w:date="2024-05-24T07:40:00Z">
                            <w:r w:rsidR="00A76435">
                              <w:t>, Kristin Burmeister, Yvonne Firing</w:t>
                            </w:r>
                          </w:ins>
                        </w:p>
                        <w:p w14:paraId="5F6EFEA4" w14:textId="56D35A4A" w:rsidR="00460CE3" w:rsidRDefault="00000000">
                          <w:pPr>
                            <w:pStyle w:val="NoSpacing"/>
                            <w:jc w:val="right"/>
                            <w:rPr>
                              <w:color w:val="595959" w:themeColor="text1" w:themeTint="A6"/>
                              <w:sz w:val="18"/>
                              <w:szCs w:val="18"/>
                            </w:rPr>
                          </w:pPr>
                          <w:customXmlDelRangeStart w:id="24" w:author="Kristin Burmeister" w:date="2024-05-24T07:40:00Z"/>
                          <w:sdt>
                            <w:sdtPr>
                              <w:rPr>
                                <w:color w:val="595959" w:themeColor="text1" w:themeTint="A6"/>
                                <w:sz w:val="18"/>
                                <w:szCs w:val="18"/>
                              </w:rPr>
                              <w:alias w:val="Email"/>
                              <w:tag w:val="Email"/>
                              <w:id w:val="-241103684"/>
                              <w:showingPlcHdr/>
                              <w:dataBinding w:prefixMappings="xmlns:ns0='http://schemas.microsoft.com/office/2006/coverPageProps' " w:xpath="/ns0:CoverPageProperties[1]/ns0:CompanyEmail[1]" w:storeItemID="{55AF091B-3C7A-41E3-B477-F2FDAA23CFDA}"/>
                              <w:text/>
                            </w:sdtPr>
                            <w:sdtContent>
                              <w:customXmlDelRangeEnd w:id="24"/>
                              <w:del w:id="25" w:author="Kristin Burmeister" w:date="2024-05-24T07:40:00Z">
                                <w:r w:rsidR="00460CE3">
                                  <w:rPr>
                                    <w:color w:val="595959" w:themeColor="text1" w:themeTint="A6"/>
                                    <w:sz w:val="18"/>
                                    <w:szCs w:val="18"/>
                                  </w:rPr>
                                  <w:delText>[Email address]</w:delText>
                                </w:r>
                              </w:del>
                              <w:customXmlDelRangeStart w:id="26" w:author="Kristin Burmeister" w:date="2024-05-24T07:40:00Z"/>
                            </w:sdtContent>
                          </w:sdt>
                          <w:customXmlDelRangeEnd w:id="26"/>
                          <w:customXmlInsRangeStart w:id="27" w:author="Kristin Burmeister" w:date="2024-05-24T07:40:00Z"/>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customXmlInsRangeEnd w:id="27"/>
                              <w:ins w:id="28" w:author="Kristin Burmeister" w:date="2024-05-24T07:40:00Z">
                                <w:r w:rsidR="00A76435">
                                  <w:rPr>
                                    <w:color w:val="595959" w:themeColor="text1" w:themeTint="A6"/>
                                    <w:sz w:val="18"/>
                                    <w:szCs w:val="18"/>
                                  </w:rPr>
                                  <w:t>Kristin.burmeister@sams.ac.uk</w:t>
                                </w:r>
                              </w:ins>
                              <w:customXmlInsRangeStart w:id="29" w:author="Kristin Burmeister" w:date="2024-05-24T07:40:00Z"/>
                            </w:sdtContent>
                          </w:sdt>
                          <w:customXmlInsRangeEnd w:id="29"/>
                        </w:p>
                      </w:txbxContent>
                    </v:textbox>
                    <w10:wrap type="square" anchorx="page" anchory="page"/>
                  </v:shape>
                </w:pict>
              </mc:Fallback>
            </mc:AlternateContent>
          </w:r>
        </w:p>
        <w:p w14:paraId="65184682" w14:textId="4DA13ABA"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5710BE6" w14:textId="629B7738" w:rsidR="002B3B1D" w:rsidRDefault="004E5A3D">
          <w:pPr>
            <w:pStyle w:val="TOC1"/>
            <w:tabs>
              <w:tab w:val="right" w:leader="dot" w:pos="9628"/>
            </w:tabs>
            <w:rPr>
              <w:rFonts w:asciiTheme="minorHAnsi" w:eastAsiaTheme="minorEastAsia" w:hAnsiTheme="minorHAnsi" w:cstheme="minorBidi"/>
              <w:noProof/>
              <w:sz w:val="22"/>
              <w:szCs w:val="22"/>
              <w:lang w:eastAsia="en-GB" w:bidi="ar-SA"/>
            </w:rPr>
          </w:pPr>
          <w:r>
            <w:fldChar w:fldCharType="begin"/>
          </w:r>
          <w:r>
            <w:instrText xml:space="preserve"> TOC \o "1-3" \h \z \u </w:instrText>
          </w:r>
          <w:r>
            <w:fldChar w:fldCharType="separate"/>
          </w:r>
          <w:hyperlink w:anchor="_Toc108243078" w:history="1">
            <w:r w:rsidR="002B3B1D" w:rsidRPr="002D555F">
              <w:rPr>
                <w:rStyle w:val="Hyperlink"/>
                <w:noProof/>
              </w:rPr>
              <w:t>Setup and version control</w:t>
            </w:r>
            <w:r w:rsidR="002B3B1D">
              <w:rPr>
                <w:noProof/>
                <w:webHidden/>
              </w:rPr>
              <w:tab/>
            </w:r>
            <w:r w:rsidR="002B3B1D">
              <w:rPr>
                <w:noProof/>
                <w:webHidden/>
              </w:rPr>
              <w:fldChar w:fldCharType="begin"/>
            </w:r>
            <w:r w:rsidR="002B3B1D">
              <w:rPr>
                <w:noProof/>
                <w:webHidden/>
              </w:rPr>
              <w:instrText xml:space="preserve"> PAGEREF _Toc108243078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7CE23E42" w14:textId="44C8C130"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79"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Git</w:t>
            </w:r>
            <w:r w:rsidR="002B3B1D">
              <w:rPr>
                <w:noProof/>
                <w:webHidden/>
              </w:rPr>
              <w:tab/>
            </w:r>
            <w:r w:rsidR="002B3B1D">
              <w:rPr>
                <w:noProof/>
                <w:webHidden/>
              </w:rPr>
              <w:fldChar w:fldCharType="begin"/>
            </w:r>
            <w:r w:rsidR="002B3B1D">
              <w:rPr>
                <w:noProof/>
                <w:webHidden/>
              </w:rPr>
              <w:instrText xml:space="preserve"> PAGEREF _Toc108243079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0E7B63AA" w14:textId="37504E0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0" w:history="1">
            <w:r w:rsidR="002B3B1D" w:rsidRPr="002D555F">
              <w:rPr>
                <w:rStyle w:val="Hyperlink"/>
                <w:noProof/>
              </w:rPr>
              <w:t>1.1. Git setup</w:t>
            </w:r>
            <w:r w:rsidR="002B3B1D">
              <w:rPr>
                <w:noProof/>
                <w:webHidden/>
              </w:rPr>
              <w:tab/>
            </w:r>
            <w:r w:rsidR="002B3B1D">
              <w:rPr>
                <w:noProof/>
                <w:webHidden/>
              </w:rPr>
              <w:fldChar w:fldCharType="begin"/>
            </w:r>
            <w:r w:rsidR="002B3B1D">
              <w:rPr>
                <w:noProof/>
                <w:webHidden/>
              </w:rPr>
              <w:instrText xml:space="preserve"> PAGEREF _Toc108243080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2EAB23A3" w14:textId="15EAB7E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1" w:history="1">
            <w:r w:rsidR="002B3B1D" w:rsidRPr="002D555F">
              <w:rPr>
                <w:rStyle w:val="Hyperlink"/>
                <w:noProof/>
              </w:rPr>
              <w:t>1.2. Check the local and remote branches</w:t>
            </w:r>
            <w:r w:rsidR="002B3B1D">
              <w:rPr>
                <w:noProof/>
                <w:webHidden/>
              </w:rPr>
              <w:tab/>
            </w:r>
            <w:r w:rsidR="002B3B1D">
              <w:rPr>
                <w:noProof/>
                <w:webHidden/>
              </w:rPr>
              <w:fldChar w:fldCharType="begin"/>
            </w:r>
            <w:r w:rsidR="002B3B1D">
              <w:rPr>
                <w:noProof/>
                <w:webHidden/>
              </w:rPr>
              <w:instrText xml:space="preserve"> PAGEREF _Toc108243081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7682E480" w14:textId="290D89A1"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2" w:history="1">
            <w:r w:rsidR="002B3B1D" w:rsidRPr="002D555F">
              <w:rPr>
                <w:rStyle w:val="Hyperlink"/>
                <w:noProof/>
              </w:rPr>
              <w:t>1.3. Making changes</w:t>
            </w:r>
            <w:r w:rsidR="002B3B1D">
              <w:rPr>
                <w:noProof/>
                <w:webHidden/>
              </w:rPr>
              <w:tab/>
            </w:r>
            <w:r w:rsidR="002B3B1D">
              <w:rPr>
                <w:noProof/>
                <w:webHidden/>
              </w:rPr>
              <w:fldChar w:fldCharType="begin"/>
            </w:r>
            <w:r w:rsidR="002B3B1D">
              <w:rPr>
                <w:noProof/>
                <w:webHidden/>
              </w:rPr>
              <w:instrText xml:space="preserve"> PAGEREF _Toc108243082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1684FCDC" w14:textId="31F09217"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3" w:history="1">
            <w:r w:rsidR="002B3B1D" w:rsidRPr="002D555F">
              <w:rPr>
                <w:rStyle w:val="Hyperlink"/>
                <w:noProof/>
                <w:lang w:val="en-US"/>
              </w:rPr>
              <w:t>1.4. Push changes on the original remote repository</w:t>
            </w:r>
            <w:r w:rsidR="002B3B1D">
              <w:rPr>
                <w:noProof/>
                <w:webHidden/>
              </w:rPr>
              <w:tab/>
            </w:r>
            <w:r w:rsidR="002B3B1D">
              <w:rPr>
                <w:noProof/>
                <w:webHidden/>
              </w:rPr>
              <w:fldChar w:fldCharType="begin"/>
            </w:r>
            <w:r w:rsidR="002B3B1D">
              <w:rPr>
                <w:noProof/>
                <w:webHidden/>
              </w:rPr>
              <w:instrText xml:space="preserve"> PAGEREF _Toc108243083 \h </w:instrText>
            </w:r>
            <w:r w:rsidR="002B3B1D">
              <w:rPr>
                <w:noProof/>
                <w:webHidden/>
              </w:rPr>
            </w:r>
            <w:r w:rsidR="002B3B1D">
              <w:rPr>
                <w:noProof/>
                <w:webHidden/>
              </w:rPr>
              <w:fldChar w:fldCharType="separate"/>
            </w:r>
            <w:r w:rsidR="002B3B1D">
              <w:rPr>
                <w:noProof/>
                <w:webHidden/>
              </w:rPr>
              <w:t>5</w:t>
            </w:r>
            <w:r w:rsidR="002B3B1D">
              <w:rPr>
                <w:noProof/>
                <w:webHidden/>
              </w:rPr>
              <w:fldChar w:fldCharType="end"/>
            </w:r>
          </w:hyperlink>
        </w:p>
        <w:p w14:paraId="06E54F3B" w14:textId="3E3C76E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4" w:history="1">
            <w:r w:rsidR="002B3B1D" w:rsidRPr="002D555F">
              <w:rPr>
                <w:rStyle w:val="Hyperlink"/>
                <w:noProof/>
              </w:rPr>
              <w:t>1.5. More on Git</w:t>
            </w:r>
            <w:r w:rsidR="002B3B1D">
              <w:rPr>
                <w:noProof/>
                <w:webHidden/>
              </w:rPr>
              <w:tab/>
            </w:r>
            <w:r w:rsidR="002B3B1D">
              <w:rPr>
                <w:noProof/>
                <w:webHidden/>
              </w:rPr>
              <w:fldChar w:fldCharType="begin"/>
            </w:r>
            <w:r w:rsidR="002B3B1D">
              <w:rPr>
                <w:noProof/>
                <w:webHidden/>
              </w:rPr>
              <w:instrText xml:space="preserve"> PAGEREF _Toc108243084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261D2C9A" w14:textId="334B935D"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85"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Setup and run locally the toolbox</w:t>
            </w:r>
            <w:r w:rsidR="002B3B1D">
              <w:rPr>
                <w:noProof/>
                <w:webHidden/>
              </w:rPr>
              <w:tab/>
            </w:r>
            <w:r w:rsidR="002B3B1D">
              <w:rPr>
                <w:noProof/>
                <w:webHidden/>
              </w:rPr>
              <w:fldChar w:fldCharType="begin"/>
            </w:r>
            <w:r w:rsidR="002B3B1D">
              <w:rPr>
                <w:noProof/>
                <w:webHidden/>
              </w:rPr>
              <w:instrText xml:space="preserve"> PAGEREF _Toc108243085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4844E331" w14:textId="19E1E35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6" w:history="1">
            <w:r w:rsidR="002B3B1D" w:rsidRPr="002D555F">
              <w:rPr>
                <w:rStyle w:val="Hyperlink"/>
                <w:noProof/>
              </w:rPr>
              <w:t>2.1. Get the most recent version of the toolbox</w:t>
            </w:r>
            <w:r w:rsidR="002B3B1D">
              <w:rPr>
                <w:noProof/>
                <w:webHidden/>
              </w:rPr>
              <w:tab/>
            </w:r>
            <w:r w:rsidR="002B3B1D">
              <w:rPr>
                <w:noProof/>
                <w:webHidden/>
              </w:rPr>
              <w:fldChar w:fldCharType="begin"/>
            </w:r>
            <w:r w:rsidR="002B3B1D">
              <w:rPr>
                <w:noProof/>
                <w:webHidden/>
              </w:rPr>
              <w:instrText xml:space="preserve"> PAGEREF _Toc108243086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15CCA113" w14:textId="19FA61B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7" w:history="1">
            <w:r w:rsidR="002B3B1D" w:rsidRPr="002D555F">
              <w:rPr>
                <w:rStyle w:val="Hyperlink"/>
                <w:noProof/>
              </w:rPr>
              <w:t>2.2. Create a branch for your development</w:t>
            </w:r>
            <w:r w:rsidR="002B3B1D">
              <w:rPr>
                <w:noProof/>
                <w:webHidden/>
              </w:rPr>
              <w:tab/>
            </w:r>
            <w:r w:rsidR="002B3B1D">
              <w:rPr>
                <w:noProof/>
                <w:webHidden/>
              </w:rPr>
              <w:fldChar w:fldCharType="begin"/>
            </w:r>
            <w:r w:rsidR="002B3B1D">
              <w:rPr>
                <w:noProof/>
                <w:webHidden/>
              </w:rPr>
              <w:instrText xml:space="preserve"> PAGEREF _Toc108243087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64C1A4F" w14:textId="66B9304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8" w:history="1">
            <w:r w:rsidR="002B3B1D" w:rsidRPr="002D555F">
              <w:rPr>
                <w:rStyle w:val="Hyperlink"/>
                <w:noProof/>
              </w:rPr>
              <w:t>2.3. Set up the toolbox in your matlab path</w:t>
            </w:r>
            <w:r w:rsidR="002B3B1D">
              <w:rPr>
                <w:noProof/>
                <w:webHidden/>
              </w:rPr>
              <w:tab/>
            </w:r>
            <w:r w:rsidR="002B3B1D">
              <w:rPr>
                <w:noProof/>
                <w:webHidden/>
              </w:rPr>
              <w:fldChar w:fldCharType="begin"/>
            </w:r>
            <w:r w:rsidR="002B3B1D">
              <w:rPr>
                <w:noProof/>
                <w:webHidden/>
              </w:rPr>
              <w:instrText xml:space="preserve"> PAGEREF _Toc108243088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109A42B0" w14:textId="3FB73443"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089" w:history="1">
            <w:r w:rsidR="002B3B1D" w:rsidRPr="002D555F">
              <w:rPr>
                <w:rStyle w:val="Hyperlink"/>
                <w:noProof/>
              </w:rPr>
              <w:t>Real-time and delayed-time processing of microCAT data</w:t>
            </w:r>
            <w:r w:rsidR="002B3B1D">
              <w:rPr>
                <w:noProof/>
                <w:webHidden/>
              </w:rPr>
              <w:tab/>
            </w:r>
            <w:r w:rsidR="002B3B1D">
              <w:rPr>
                <w:noProof/>
                <w:webHidden/>
              </w:rPr>
              <w:fldChar w:fldCharType="begin"/>
            </w:r>
            <w:r w:rsidR="002B3B1D">
              <w:rPr>
                <w:noProof/>
                <w:webHidden/>
              </w:rPr>
              <w:instrText xml:space="preserve"> PAGEREF _Toc108243089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08FD0254" w14:textId="7ED0D907"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0"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_Toc108243090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D4F0051" w14:textId="4563358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1"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 up directory structure</w:t>
            </w:r>
            <w:r w:rsidR="002B3B1D">
              <w:rPr>
                <w:noProof/>
                <w:webHidden/>
              </w:rPr>
              <w:tab/>
            </w:r>
            <w:r w:rsidR="002B3B1D">
              <w:rPr>
                <w:noProof/>
                <w:webHidden/>
              </w:rPr>
              <w:fldChar w:fldCharType="begin"/>
            </w:r>
            <w:r w:rsidR="002B3B1D">
              <w:rPr>
                <w:noProof/>
                <w:webHidden/>
              </w:rPr>
              <w:instrText xml:space="preserve"> PAGEREF _Toc108243091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0ACC1F49" w14:textId="579A37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2" w:history="1">
            <w:r w:rsidR="002B3B1D" w:rsidRPr="002D555F">
              <w:rPr>
                <w:rStyle w:val="Hyperlink"/>
                <w:noProof/>
              </w:rPr>
              <w:t>2.1. Processing scripts:</w:t>
            </w:r>
            <w:r w:rsidR="002B3B1D">
              <w:rPr>
                <w:noProof/>
                <w:webHidden/>
              </w:rPr>
              <w:tab/>
            </w:r>
            <w:r w:rsidR="002B3B1D">
              <w:rPr>
                <w:noProof/>
                <w:webHidden/>
              </w:rPr>
              <w:fldChar w:fldCharType="begin"/>
            </w:r>
            <w:r w:rsidR="002B3B1D">
              <w:rPr>
                <w:noProof/>
                <w:webHidden/>
              </w:rPr>
              <w:instrText xml:space="preserve"> PAGEREF _Toc108243092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53D8F0BC" w14:textId="6238F99B"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3" w:history="1">
            <w:r w:rsidR="002B3B1D" w:rsidRPr="002D555F">
              <w:rPr>
                <w:rStyle w:val="Hyperlink"/>
                <w:noProof/>
              </w:rPr>
              <w:t>2.2. Shipboard calibration files</w:t>
            </w:r>
            <w:r w:rsidR="002B3B1D">
              <w:rPr>
                <w:noProof/>
                <w:webHidden/>
              </w:rPr>
              <w:tab/>
            </w:r>
            <w:r w:rsidR="002B3B1D">
              <w:rPr>
                <w:noProof/>
                <w:webHidden/>
              </w:rPr>
              <w:fldChar w:fldCharType="begin"/>
            </w:r>
            <w:r w:rsidR="002B3B1D">
              <w:rPr>
                <w:noProof/>
                <w:webHidden/>
              </w:rPr>
              <w:instrText xml:space="preserve"> PAGEREF _Toc108243093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4498457F" w14:textId="39C958A1"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4" w:history="1">
            <w:r w:rsidR="002B3B1D" w:rsidRPr="002D555F">
              <w:rPr>
                <w:rStyle w:val="Hyperlink"/>
                <w:noProof/>
                <w14:scene3d>
                  <w14:camera w14:prst="orthographicFront"/>
                  <w14:lightRig w14:rig="threePt" w14:dir="t">
                    <w14:rot w14:lat="0" w14:lon="0" w14:rev="0"/>
                  </w14:lightRig>
                </w14:scene3d>
              </w:rPr>
              <w:t>3.</w:t>
            </w:r>
            <w:r w:rsidR="002B3B1D" w:rsidRPr="002D555F">
              <w:rPr>
                <w:rStyle w:val="Hyperlink"/>
                <w:noProof/>
              </w:rPr>
              <w:t xml:space="preserve"> Processing of the moored microcat</w:t>
            </w:r>
            <w:r w:rsidR="002B3B1D">
              <w:rPr>
                <w:noProof/>
                <w:webHidden/>
              </w:rPr>
              <w:tab/>
            </w:r>
            <w:r w:rsidR="002B3B1D">
              <w:rPr>
                <w:noProof/>
                <w:webHidden/>
              </w:rPr>
              <w:fldChar w:fldCharType="begin"/>
            </w:r>
            <w:r w:rsidR="002B3B1D">
              <w:rPr>
                <w:noProof/>
                <w:webHidden/>
              </w:rPr>
              <w:instrText xml:space="preserve"> PAGEREF _Toc108243094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20AEF3E1" w14:textId="6FD900B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5" w:history="1">
            <w:r w:rsidR="002B3B1D" w:rsidRPr="002D555F">
              <w:rPr>
                <w:rStyle w:val="Hyperlink"/>
                <w:noProof/>
                <w14:scene3d>
                  <w14:camera w14:prst="orthographicFront"/>
                  <w14:lightRig w14:rig="threePt" w14:dir="t">
                    <w14:rot w14:lat="0" w14:lon="0" w14:rev="0"/>
                  </w14:lightRig>
                </w14:scene3d>
              </w:rPr>
              <w:t>4.</w:t>
            </w:r>
            <w:r w:rsidR="002B3B1D" w:rsidRPr="002D555F">
              <w:rPr>
                <w:rStyle w:val="Hyperlink"/>
                <w:noProof/>
              </w:rPr>
              <w:t xml:space="preserve"> Lowered microcat processing after the shipboard calibration casts</w:t>
            </w:r>
            <w:r w:rsidR="002B3B1D">
              <w:rPr>
                <w:noProof/>
                <w:webHidden/>
              </w:rPr>
              <w:tab/>
            </w:r>
            <w:r w:rsidR="002B3B1D">
              <w:rPr>
                <w:noProof/>
                <w:webHidden/>
              </w:rPr>
              <w:fldChar w:fldCharType="begin"/>
            </w:r>
            <w:r w:rsidR="002B3B1D">
              <w:rPr>
                <w:noProof/>
                <w:webHidden/>
              </w:rPr>
              <w:instrText xml:space="preserve"> PAGEREF _Toc108243095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72CEB0F0" w14:textId="4D5E998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6" w:history="1">
            <w:r w:rsidR="002B3B1D" w:rsidRPr="002D555F">
              <w:rPr>
                <w:rStyle w:val="Hyperlink"/>
                <w:noProof/>
                <w14:scene3d>
                  <w14:camera w14:prst="orthographicFront"/>
                  <w14:lightRig w14:rig="threePt" w14:dir="t">
                    <w14:rot w14:lat="0" w14:lon="0" w14:rev="0"/>
                  </w14:lightRig>
                </w14:scene3d>
              </w:rPr>
              <w:t>5.</w:t>
            </w:r>
            <w:r w:rsidR="002B3B1D" w:rsidRPr="002D555F">
              <w:rPr>
                <w:rStyle w:val="Hyperlink"/>
                <w:noProof/>
              </w:rPr>
              <w:t xml:space="preserve"> Delayed mode processing of the microcat data.</w:t>
            </w:r>
            <w:r w:rsidR="002B3B1D">
              <w:rPr>
                <w:noProof/>
                <w:webHidden/>
              </w:rPr>
              <w:tab/>
            </w:r>
            <w:r w:rsidR="002B3B1D">
              <w:rPr>
                <w:noProof/>
                <w:webHidden/>
              </w:rPr>
              <w:fldChar w:fldCharType="begin"/>
            </w:r>
            <w:r w:rsidR="002B3B1D">
              <w:rPr>
                <w:noProof/>
                <w:webHidden/>
              </w:rPr>
              <w:instrText xml:space="preserve"> PAGEREF _Toc108243096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7E66DBD9" w14:textId="7D73D8F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7" w:history="1">
            <w:r w:rsidR="002B3B1D" w:rsidRPr="002D555F">
              <w:rPr>
                <w:rStyle w:val="Hyperlink"/>
                <w:noProof/>
              </w:rPr>
              <w:t>5.1. Set-up metadata files</w:t>
            </w:r>
            <w:r w:rsidR="002B3B1D">
              <w:rPr>
                <w:noProof/>
                <w:webHidden/>
              </w:rPr>
              <w:tab/>
            </w:r>
            <w:r w:rsidR="002B3B1D">
              <w:rPr>
                <w:noProof/>
                <w:webHidden/>
              </w:rPr>
              <w:fldChar w:fldCharType="begin"/>
            </w:r>
            <w:r w:rsidR="002B3B1D">
              <w:rPr>
                <w:noProof/>
                <w:webHidden/>
              </w:rPr>
              <w:instrText xml:space="preserve"> PAGEREF _Toc108243097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B0D0CFE" w14:textId="59BBE728"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8" w:history="1">
            <w:r w:rsidR="002B3B1D" w:rsidRPr="002D555F">
              <w:rPr>
                <w:rStyle w:val="Hyperlink"/>
                <w:noProof/>
              </w:rPr>
              <w:t>5.2. Calculation of accurate nominal depth of the mooring instruments, update of the metadata files</w:t>
            </w:r>
            <w:r w:rsidR="002B3B1D">
              <w:rPr>
                <w:noProof/>
                <w:webHidden/>
              </w:rPr>
              <w:tab/>
            </w:r>
            <w:r w:rsidR="002B3B1D">
              <w:rPr>
                <w:noProof/>
                <w:webHidden/>
              </w:rPr>
              <w:fldChar w:fldCharType="begin"/>
            </w:r>
            <w:r w:rsidR="002B3B1D">
              <w:rPr>
                <w:noProof/>
                <w:webHidden/>
              </w:rPr>
              <w:instrText xml:space="preserve"> PAGEREF _Toc108243098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EB83B2C" w14:textId="28A56AB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9" w:history="1">
            <w:r w:rsidR="002B3B1D" w:rsidRPr="002D555F">
              <w:rPr>
                <w:rStyle w:val="Hyperlink"/>
                <w:noProof/>
              </w:rPr>
              <w:t>5.3. Calculation of the pre- or post- deployment conductivity and temperature calibration coefficients</w:t>
            </w:r>
            <w:r w:rsidR="002B3B1D">
              <w:rPr>
                <w:noProof/>
                <w:webHidden/>
              </w:rPr>
              <w:tab/>
            </w:r>
            <w:r w:rsidR="002B3B1D">
              <w:rPr>
                <w:noProof/>
                <w:webHidden/>
              </w:rPr>
              <w:fldChar w:fldCharType="begin"/>
            </w:r>
            <w:r w:rsidR="002B3B1D">
              <w:rPr>
                <w:noProof/>
                <w:webHidden/>
              </w:rPr>
              <w:instrText xml:space="preserve"> PAGEREF _Toc108243099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0CC2EB18" w14:textId="327F4284"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0" w:history="1">
            <w:r w:rsidR="002B3B1D" w:rsidRPr="002D555F">
              <w:rPr>
                <w:rStyle w:val="Hyperlink"/>
                <w:noProof/>
              </w:rPr>
              <w:t>5.4. Gridding of the data: creation of a lowpass filtered, regular gridded data set.</w:t>
            </w:r>
            <w:r w:rsidR="002B3B1D">
              <w:rPr>
                <w:noProof/>
                <w:webHidden/>
              </w:rPr>
              <w:tab/>
            </w:r>
            <w:r w:rsidR="002B3B1D">
              <w:rPr>
                <w:noProof/>
                <w:webHidden/>
              </w:rPr>
              <w:fldChar w:fldCharType="begin"/>
            </w:r>
            <w:r w:rsidR="002B3B1D">
              <w:rPr>
                <w:noProof/>
                <w:webHidden/>
              </w:rPr>
              <w:instrText xml:space="preserve"> PAGEREF _Toc108243100 \h </w:instrText>
            </w:r>
            <w:r w:rsidR="002B3B1D">
              <w:rPr>
                <w:noProof/>
                <w:webHidden/>
              </w:rPr>
            </w:r>
            <w:r w:rsidR="002B3B1D">
              <w:rPr>
                <w:noProof/>
                <w:webHidden/>
              </w:rPr>
              <w:fldChar w:fldCharType="separate"/>
            </w:r>
            <w:r w:rsidR="002B3B1D">
              <w:rPr>
                <w:noProof/>
                <w:webHidden/>
              </w:rPr>
              <w:t>12</w:t>
            </w:r>
            <w:r w:rsidR="002B3B1D">
              <w:rPr>
                <w:noProof/>
                <w:webHidden/>
              </w:rPr>
              <w:fldChar w:fldCharType="end"/>
            </w:r>
          </w:hyperlink>
        </w:p>
        <w:p w14:paraId="2CC19E9C" w14:textId="4D0FDB6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1" w:history="1">
            <w:r w:rsidR="002B3B1D" w:rsidRPr="002D555F">
              <w:rPr>
                <w:rStyle w:val="Hyperlink"/>
                <w:noProof/>
              </w:rPr>
              <w:t>5.5. merging of the several years of deployment (and if necessary moorings)</w:t>
            </w:r>
            <w:r w:rsidR="002B3B1D">
              <w:rPr>
                <w:noProof/>
                <w:webHidden/>
              </w:rPr>
              <w:tab/>
            </w:r>
            <w:r w:rsidR="002B3B1D">
              <w:rPr>
                <w:noProof/>
                <w:webHidden/>
              </w:rPr>
              <w:fldChar w:fldCharType="begin"/>
            </w:r>
            <w:r w:rsidR="002B3B1D">
              <w:rPr>
                <w:noProof/>
                <w:webHidden/>
              </w:rPr>
              <w:instrText xml:space="preserve"> PAGEREF _Toc108243101 \h </w:instrText>
            </w:r>
            <w:r w:rsidR="002B3B1D">
              <w:rPr>
                <w:noProof/>
                <w:webHidden/>
              </w:rPr>
            </w:r>
            <w:r w:rsidR="002B3B1D">
              <w:rPr>
                <w:noProof/>
                <w:webHidden/>
              </w:rPr>
              <w:fldChar w:fldCharType="separate"/>
            </w:r>
            <w:r w:rsidR="002B3B1D">
              <w:rPr>
                <w:noProof/>
                <w:webHidden/>
              </w:rPr>
              <w:t>13</w:t>
            </w:r>
            <w:r w:rsidR="002B3B1D">
              <w:rPr>
                <w:noProof/>
                <w:webHidden/>
              </w:rPr>
              <w:fldChar w:fldCharType="end"/>
            </w:r>
          </w:hyperlink>
        </w:p>
        <w:p w14:paraId="1AEE8491" w14:textId="754AAD7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02" w:history="1">
            <w:r w:rsidR="002B3B1D" w:rsidRPr="002D555F">
              <w:rPr>
                <w:rStyle w:val="Hyperlink"/>
                <w:noProof/>
              </w:rPr>
              <w:t>Processing of moored current meter and ADCP data</w:t>
            </w:r>
            <w:r w:rsidR="002B3B1D">
              <w:rPr>
                <w:noProof/>
                <w:webHidden/>
              </w:rPr>
              <w:tab/>
            </w:r>
            <w:r w:rsidR="002B3B1D">
              <w:rPr>
                <w:noProof/>
                <w:webHidden/>
              </w:rPr>
              <w:fldChar w:fldCharType="begin"/>
            </w:r>
            <w:r w:rsidR="002B3B1D">
              <w:rPr>
                <w:noProof/>
                <w:webHidden/>
              </w:rPr>
              <w:instrText xml:space="preserve"> PAGEREF _Toc108243102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606380" w14:textId="50DB7E6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3"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_Toc108243103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D60183" w14:textId="0C295B7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4"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Nortek current meter data processing</w:t>
            </w:r>
            <w:r w:rsidR="002B3B1D">
              <w:rPr>
                <w:noProof/>
                <w:webHidden/>
              </w:rPr>
              <w:tab/>
            </w:r>
            <w:r w:rsidR="002B3B1D">
              <w:rPr>
                <w:noProof/>
                <w:webHidden/>
              </w:rPr>
              <w:fldChar w:fldCharType="begin"/>
            </w:r>
            <w:r w:rsidR="002B3B1D">
              <w:rPr>
                <w:noProof/>
                <w:webHidden/>
              </w:rPr>
              <w:instrText xml:space="preserve"> PAGEREF _Toc108243104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C04DA86" w14:textId="54A99D4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5" w:history="1">
            <w:r w:rsidR="002B3B1D" w:rsidRPr="002D555F">
              <w:rPr>
                <w:rStyle w:val="Hyperlink"/>
                <w:noProof/>
              </w:rPr>
              <w:t>2.1. Stage0 – Data Download (done during the cruise $CRUISE)</w:t>
            </w:r>
            <w:r w:rsidR="002B3B1D">
              <w:rPr>
                <w:noProof/>
                <w:webHidden/>
              </w:rPr>
              <w:tab/>
            </w:r>
            <w:r w:rsidR="002B3B1D">
              <w:rPr>
                <w:noProof/>
                <w:webHidden/>
              </w:rPr>
              <w:fldChar w:fldCharType="begin"/>
            </w:r>
            <w:r w:rsidR="002B3B1D">
              <w:rPr>
                <w:noProof/>
                <w:webHidden/>
              </w:rPr>
              <w:instrText xml:space="preserve"> PAGEREF _Toc108243105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11404204" w14:textId="5839245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6" w:history="1">
            <w:r w:rsidR="002B3B1D" w:rsidRPr="002D555F">
              <w:rPr>
                <w:rStyle w:val="Hyperlink"/>
                <w:noProof/>
              </w:rPr>
              <w:t>2.2. Stage1 – Conversion to standard RDB format and basic statistics</w:t>
            </w:r>
            <w:r w:rsidR="002B3B1D">
              <w:rPr>
                <w:noProof/>
                <w:webHidden/>
              </w:rPr>
              <w:tab/>
            </w:r>
            <w:r w:rsidR="002B3B1D">
              <w:rPr>
                <w:noProof/>
                <w:webHidden/>
              </w:rPr>
              <w:fldChar w:fldCharType="begin"/>
            </w:r>
            <w:r w:rsidR="002B3B1D">
              <w:rPr>
                <w:noProof/>
                <w:webHidden/>
              </w:rPr>
              <w:instrText xml:space="preserve"> PAGEREF _Toc108243106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9314654" w14:textId="34BB00D0"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7" w:history="1">
            <w:r w:rsidR="002B3B1D" w:rsidRPr="002D555F">
              <w:rPr>
                <w:rStyle w:val="Hyperlink"/>
                <w:noProof/>
              </w:rPr>
              <w:t>2.3. Stage2 – Trimming of data, summary plots</w:t>
            </w:r>
            <w:r w:rsidR="002B3B1D">
              <w:rPr>
                <w:noProof/>
                <w:webHidden/>
              </w:rPr>
              <w:tab/>
            </w:r>
            <w:r w:rsidR="002B3B1D">
              <w:rPr>
                <w:noProof/>
                <w:webHidden/>
              </w:rPr>
              <w:fldChar w:fldCharType="begin"/>
            </w:r>
            <w:r w:rsidR="002B3B1D">
              <w:rPr>
                <w:noProof/>
                <w:webHidden/>
              </w:rPr>
              <w:instrText xml:space="preserve"> PAGEREF _Toc108243107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2263EB2B" w14:textId="02564C3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8" w:history="1">
            <w:r w:rsidR="002B3B1D" w:rsidRPr="002D555F">
              <w:rPr>
                <w:rStyle w:val="Hyperlink"/>
                <w:noProof/>
              </w:rPr>
              <w:t>2.4. Stage3 – Data editing, speed of sound correction, magnetic declination correction, data filtering</w:t>
            </w:r>
            <w:r w:rsidR="002B3B1D">
              <w:rPr>
                <w:noProof/>
                <w:webHidden/>
              </w:rPr>
              <w:tab/>
            </w:r>
            <w:r w:rsidR="002B3B1D">
              <w:rPr>
                <w:noProof/>
                <w:webHidden/>
              </w:rPr>
              <w:fldChar w:fldCharType="begin"/>
            </w:r>
            <w:r w:rsidR="002B3B1D">
              <w:rPr>
                <w:noProof/>
                <w:webHidden/>
              </w:rPr>
              <w:instrText xml:space="preserve"> PAGEREF _Toc108243108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6E41A49D" w14:textId="16391F8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9" w:history="1">
            <w:r w:rsidR="002B3B1D" w:rsidRPr="002D555F">
              <w:rPr>
                <w:rStyle w:val="Hyperlink"/>
                <w:noProof/>
              </w:rPr>
              <w:t>2.5. Stage 4 – Data gridding of individual deployment</w:t>
            </w:r>
            <w:r w:rsidR="002B3B1D">
              <w:rPr>
                <w:noProof/>
                <w:webHidden/>
              </w:rPr>
              <w:tab/>
            </w:r>
            <w:r w:rsidR="002B3B1D">
              <w:rPr>
                <w:noProof/>
                <w:webHidden/>
              </w:rPr>
              <w:fldChar w:fldCharType="begin"/>
            </w:r>
            <w:r w:rsidR="002B3B1D">
              <w:rPr>
                <w:noProof/>
                <w:webHidden/>
              </w:rPr>
              <w:instrText xml:space="preserve"> PAGEREF _Toc108243109 \h </w:instrText>
            </w:r>
            <w:r w:rsidR="002B3B1D">
              <w:rPr>
                <w:noProof/>
                <w:webHidden/>
              </w:rPr>
            </w:r>
            <w:r w:rsidR="002B3B1D">
              <w:rPr>
                <w:noProof/>
                <w:webHidden/>
              </w:rPr>
              <w:fldChar w:fldCharType="separate"/>
            </w:r>
            <w:r w:rsidR="002B3B1D">
              <w:rPr>
                <w:noProof/>
                <w:webHidden/>
              </w:rPr>
              <w:t>18</w:t>
            </w:r>
            <w:r w:rsidR="002B3B1D">
              <w:rPr>
                <w:noProof/>
                <w:webHidden/>
              </w:rPr>
              <w:fldChar w:fldCharType="end"/>
            </w:r>
          </w:hyperlink>
        </w:p>
        <w:p w14:paraId="67550CA0" w14:textId="2BB80C85"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0" w:history="1">
            <w:r w:rsidR="002B3B1D" w:rsidRPr="002D555F">
              <w:rPr>
                <w:rStyle w:val="Hyperlink"/>
                <w:noProof/>
              </w:rPr>
              <w:t>DeepSeapHOx Data Processing</w:t>
            </w:r>
            <w:r w:rsidR="002B3B1D">
              <w:rPr>
                <w:noProof/>
                <w:webHidden/>
              </w:rPr>
              <w:tab/>
            </w:r>
            <w:r w:rsidR="002B3B1D">
              <w:rPr>
                <w:noProof/>
                <w:webHidden/>
              </w:rPr>
              <w:fldChar w:fldCharType="begin"/>
            </w:r>
            <w:r w:rsidR="002B3B1D">
              <w:rPr>
                <w:noProof/>
                <w:webHidden/>
              </w:rPr>
              <w:instrText xml:space="preserve"> PAGEREF _Toc108243110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44D23E0D" w14:textId="4A24DDE8"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1"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Stage 0 – Data Download</w:t>
            </w:r>
            <w:r w:rsidR="002B3B1D">
              <w:rPr>
                <w:noProof/>
                <w:webHidden/>
              </w:rPr>
              <w:tab/>
            </w:r>
            <w:r w:rsidR="002B3B1D">
              <w:rPr>
                <w:noProof/>
                <w:webHidden/>
              </w:rPr>
              <w:fldChar w:fldCharType="begin"/>
            </w:r>
            <w:r w:rsidR="002B3B1D">
              <w:rPr>
                <w:noProof/>
                <w:webHidden/>
              </w:rPr>
              <w:instrText xml:space="preserve"> PAGEREF _Toc108243111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50A35017" w14:textId="5C370656"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2"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Stage 1 – Conversion to standard RDB format</w:t>
            </w:r>
            <w:r w:rsidR="002B3B1D">
              <w:rPr>
                <w:noProof/>
                <w:webHidden/>
              </w:rPr>
              <w:tab/>
            </w:r>
            <w:r w:rsidR="002B3B1D">
              <w:rPr>
                <w:noProof/>
                <w:webHidden/>
              </w:rPr>
              <w:fldChar w:fldCharType="begin"/>
            </w:r>
            <w:r w:rsidR="002B3B1D">
              <w:rPr>
                <w:noProof/>
                <w:webHidden/>
              </w:rPr>
              <w:instrText xml:space="preserve"> PAGEREF _Toc108243112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24445441" w14:textId="0EC5F421"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3" w:history="1">
            <w:r w:rsidR="002B3B1D" w:rsidRPr="002D555F">
              <w:rPr>
                <w:rStyle w:val="Hyperlink"/>
                <w:noProof/>
              </w:rPr>
              <w:t>Data reports tools</w:t>
            </w:r>
            <w:r w:rsidR="002B3B1D">
              <w:rPr>
                <w:noProof/>
                <w:webHidden/>
              </w:rPr>
              <w:tab/>
            </w:r>
            <w:r w:rsidR="002B3B1D">
              <w:rPr>
                <w:noProof/>
                <w:webHidden/>
              </w:rPr>
              <w:fldChar w:fldCharType="begin"/>
            </w:r>
            <w:r w:rsidR="002B3B1D">
              <w:rPr>
                <w:noProof/>
                <w:webHidden/>
              </w:rPr>
              <w:instrText xml:space="preserve"> PAGEREF _Toc108243113 \h </w:instrText>
            </w:r>
            <w:r w:rsidR="002B3B1D">
              <w:rPr>
                <w:noProof/>
                <w:webHidden/>
              </w:rPr>
            </w:r>
            <w:r w:rsidR="002B3B1D">
              <w:rPr>
                <w:noProof/>
                <w:webHidden/>
              </w:rPr>
              <w:fldChar w:fldCharType="separate"/>
            </w:r>
            <w:r w:rsidR="002B3B1D">
              <w:rPr>
                <w:noProof/>
                <w:webHidden/>
              </w:rPr>
              <w:t>20</w:t>
            </w:r>
            <w:r w:rsidR="002B3B1D">
              <w:rPr>
                <w:noProof/>
                <w:webHidden/>
              </w:rPr>
              <w:fldChar w:fldCharType="end"/>
            </w:r>
          </w:hyperlink>
        </w:p>
        <w:p w14:paraId="6C61098B" w14:textId="79B67A9E"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4" w:history="1">
            <w:r w:rsidR="002B3B1D" w:rsidRPr="002D555F">
              <w:rPr>
                <w:rStyle w:val="Hyperlink"/>
                <w:noProof/>
              </w:rPr>
              <w:t>Export to oceansites format [if required]</w:t>
            </w:r>
            <w:r w:rsidR="002B3B1D">
              <w:rPr>
                <w:noProof/>
                <w:webHidden/>
              </w:rPr>
              <w:tab/>
            </w:r>
            <w:r w:rsidR="002B3B1D">
              <w:rPr>
                <w:noProof/>
                <w:webHidden/>
              </w:rPr>
              <w:fldChar w:fldCharType="begin"/>
            </w:r>
            <w:r w:rsidR="002B3B1D">
              <w:rPr>
                <w:noProof/>
                <w:webHidden/>
              </w:rPr>
              <w:instrText xml:space="preserve"> PAGEREF _Toc108243114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1B801B8" w14:textId="02D73F6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5" w:history="1">
            <w:r w:rsidR="002B3B1D" w:rsidRPr="002D555F">
              <w:rPr>
                <w:rStyle w:val="Hyperlink"/>
                <w:noProof/>
              </w:rPr>
              <w:t>Export to NetCDF for CLASS data working group</w:t>
            </w:r>
            <w:r w:rsidR="002B3B1D">
              <w:rPr>
                <w:noProof/>
                <w:webHidden/>
              </w:rPr>
              <w:tab/>
            </w:r>
            <w:r w:rsidR="002B3B1D">
              <w:rPr>
                <w:noProof/>
                <w:webHidden/>
              </w:rPr>
              <w:fldChar w:fldCharType="begin"/>
            </w:r>
            <w:r w:rsidR="002B3B1D">
              <w:rPr>
                <w:noProof/>
                <w:webHidden/>
              </w:rPr>
              <w:instrText xml:space="preserve"> PAGEREF _Toc108243115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B26E328" w14:textId="1AB29D02"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6" w:history="1">
            <w:r w:rsidR="002B3B1D" w:rsidRPr="002D555F">
              <w:rPr>
                <w:rStyle w:val="Hyperlink"/>
                <w:noProof/>
              </w:rPr>
              <w:t>Appendix: Historical and OSNAP CTD profiles close to the moorings</w:t>
            </w:r>
            <w:r w:rsidR="002B3B1D">
              <w:rPr>
                <w:noProof/>
                <w:webHidden/>
              </w:rPr>
              <w:tab/>
            </w:r>
            <w:r w:rsidR="002B3B1D">
              <w:rPr>
                <w:noProof/>
                <w:webHidden/>
              </w:rPr>
              <w:fldChar w:fldCharType="begin"/>
            </w:r>
            <w:r w:rsidR="002B3B1D">
              <w:rPr>
                <w:noProof/>
                <w:webHidden/>
              </w:rPr>
              <w:instrText xml:space="preserve"> PAGEREF _Toc108243116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4DE56446" w14:textId="0BCCF6B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7" w:history="1">
            <w:r w:rsidR="002B3B1D" w:rsidRPr="002D555F">
              <w:rPr>
                <w:rStyle w:val="Hyperlink"/>
                <w:noProof/>
              </w:rPr>
              <w:t>1.1. RTEB1</w:t>
            </w:r>
            <w:r w:rsidR="002B3B1D">
              <w:rPr>
                <w:noProof/>
                <w:webHidden/>
              </w:rPr>
              <w:tab/>
            </w:r>
            <w:r w:rsidR="002B3B1D">
              <w:rPr>
                <w:noProof/>
                <w:webHidden/>
              </w:rPr>
              <w:fldChar w:fldCharType="begin"/>
            </w:r>
            <w:r w:rsidR="002B3B1D">
              <w:rPr>
                <w:noProof/>
                <w:webHidden/>
              </w:rPr>
              <w:instrText xml:space="preserve"> PAGEREF _Toc108243117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7444BD40" w14:textId="5340E13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8" w:history="1">
            <w:r w:rsidR="002B3B1D" w:rsidRPr="002D555F">
              <w:rPr>
                <w:rStyle w:val="Hyperlink"/>
                <w:noProof/>
              </w:rPr>
              <w:t>1.2. RTWB1</w:t>
            </w:r>
            <w:r w:rsidR="002B3B1D">
              <w:rPr>
                <w:noProof/>
                <w:webHidden/>
              </w:rPr>
              <w:tab/>
            </w:r>
            <w:r w:rsidR="002B3B1D">
              <w:rPr>
                <w:noProof/>
                <w:webHidden/>
              </w:rPr>
              <w:fldChar w:fldCharType="begin"/>
            </w:r>
            <w:r w:rsidR="002B3B1D">
              <w:rPr>
                <w:noProof/>
                <w:webHidden/>
              </w:rPr>
              <w:instrText xml:space="preserve"> PAGEREF _Toc108243118 \h </w:instrText>
            </w:r>
            <w:r w:rsidR="002B3B1D">
              <w:rPr>
                <w:noProof/>
                <w:webHidden/>
              </w:rPr>
            </w:r>
            <w:r w:rsidR="002B3B1D">
              <w:rPr>
                <w:noProof/>
                <w:webHidden/>
              </w:rPr>
              <w:fldChar w:fldCharType="separate"/>
            </w:r>
            <w:r w:rsidR="002B3B1D">
              <w:rPr>
                <w:noProof/>
                <w:webHidden/>
              </w:rPr>
              <w:t>26</w:t>
            </w:r>
            <w:r w:rsidR="002B3B1D">
              <w:rPr>
                <w:noProof/>
                <w:webHidden/>
              </w:rPr>
              <w:fldChar w:fldCharType="end"/>
            </w:r>
          </w:hyperlink>
        </w:p>
        <w:p w14:paraId="0C1D28B4" w14:textId="0FFE5F1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9" w:history="1">
            <w:r w:rsidR="002B3B1D" w:rsidRPr="002D555F">
              <w:rPr>
                <w:rStyle w:val="Hyperlink"/>
                <w:noProof/>
              </w:rPr>
              <w:t>1.3. RTWB2</w:t>
            </w:r>
            <w:r w:rsidR="002B3B1D">
              <w:rPr>
                <w:noProof/>
                <w:webHidden/>
              </w:rPr>
              <w:tab/>
            </w:r>
            <w:r w:rsidR="002B3B1D">
              <w:rPr>
                <w:noProof/>
                <w:webHidden/>
              </w:rPr>
              <w:fldChar w:fldCharType="begin"/>
            </w:r>
            <w:r w:rsidR="002B3B1D">
              <w:rPr>
                <w:noProof/>
                <w:webHidden/>
              </w:rPr>
              <w:instrText xml:space="preserve"> PAGEREF _Toc108243119 \h </w:instrText>
            </w:r>
            <w:r w:rsidR="002B3B1D">
              <w:rPr>
                <w:noProof/>
                <w:webHidden/>
              </w:rPr>
            </w:r>
            <w:r w:rsidR="002B3B1D">
              <w:rPr>
                <w:noProof/>
                <w:webHidden/>
              </w:rPr>
              <w:fldChar w:fldCharType="separate"/>
            </w:r>
            <w:r w:rsidR="002B3B1D">
              <w:rPr>
                <w:noProof/>
                <w:webHidden/>
              </w:rPr>
              <w:t>28</w:t>
            </w:r>
            <w:r w:rsidR="002B3B1D">
              <w:rPr>
                <w:noProof/>
                <w:webHidden/>
              </w:rPr>
              <w:fldChar w:fldCharType="end"/>
            </w:r>
          </w:hyperlink>
        </w:p>
        <w:p w14:paraId="55AF3CF5" w14:textId="691A0A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20" w:history="1">
            <w:r w:rsidR="002B3B1D" w:rsidRPr="002D555F">
              <w:rPr>
                <w:rStyle w:val="Hyperlink"/>
                <w:noProof/>
              </w:rPr>
              <w:t>1.4. RTADCP1</w:t>
            </w:r>
            <w:r w:rsidR="002B3B1D">
              <w:rPr>
                <w:noProof/>
                <w:webHidden/>
              </w:rPr>
              <w:tab/>
            </w:r>
            <w:r w:rsidR="002B3B1D">
              <w:rPr>
                <w:noProof/>
                <w:webHidden/>
              </w:rPr>
              <w:fldChar w:fldCharType="begin"/>
            </w:r>
            <w:r w:rsidR="002B3B1D">
              <w:rPr>
                <w:noProof/>
                <w:webHidden/>
              </w:rPr>
              <w:instrText xml:space="preserve"> PAGEREF _Toc108243120 \h </w:instrText>
            </w:r>
            <w:r w:rsidR="002B3B1D">
              <w:rPr>
                <w:noProof/>
                <w:webHidden/>
              </w:rPr>
            </w:r>
            <w:r w:rsidR="002B3B1D">
              <w:rPr>
                <w:noProof/>
                <w:webHidden/>
              </w:rPr>
              <w:fldChar w:fldCharType="separate"/>
            </w:r>
            <w:r w:rsidR="002B3B1D">
              <w:rPr>
                <w:noProof/>
                <w:webHidden/>
              </w:rPr>
              <w:t>30</w:t>
            </w:r>
            <w:r w:rsidR="002B3B1D">
              <w:rPr>
                <w:noProof/>
                <w:webHidden/>
              </w:rPr>
              <w:fldChar w:fldCharType="end"/>
            </w:r>
          </w:hyperlink>
        </w:p>
        <w:p w14:paraId="6EBE2BDE" w14:textId="3EC26C5A"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30" w:name="_Toc108243078"/>
      <w:r>
        <w:lastRenderedPageBreak/>
        <w:t>Setup and version control</w:t>
      </w:r>
      <w:bookmarkEnd w:id="30"/>
    </w:p>
    <w:p w14:paraId="2832B23A" w14:textId="77777777" w:rsidR="00531F65" w:rsidRPr="00531F65" w:rsidRDefault="00426A4C" w:rsidP="00531F65">
      <w:pPr>
        <w:pStyle w:val="Heading2"/>
        <w:rPr>
          <w:moveFrom w:id="31" w:author="Kristin Burmeister" w:date="2024-05-24T07:40:00Z"/>
        </w:rPr>
      </w:pPr>
      <w:ins w:id="32" w:author="Kristin Burmeister" w:date="2024-05-24T07:40:00Z">
        <w:r>
          <w:t>Before using</w:t>
        </w:r>
      </w:ins>
      <w:moveFromRangeStart w:id="33" w:author="Kristin Burmeister" w:date="2024-05-24T07:40:00Z" w:name="move167428846"/>
      <w:moveFrom w:id="34" w:author="Kristin Burmeister" w:date="2024-05-24T07:40:00Z">
        <w:r w:rsidR="00531F65">
          <w:t>Git</w:t>
        </w:r>
      </w:moveFrom>
    </w:p>
    <w:moveFromRangeEnd w:id="33"/>
    <w:p w14:paraId="79C578BE" w14:textId="79D361EE" w:rsidR="00426A4C" w:rsidRDefault="004E5A3D" w:rsidP="00426A4C">
      <w:pPr>
        <w:pStyle w:val="BodyText"/>
        <w:rPr>
          <w:ins w:id="35" w:author="Kristin Burmeister" w:date="2024-05-24T07:40:00Z"/>
        </w:rPr>
      </w:pPr>
      <w:del w:id="36" w:author="Kristin Burmeister" w:date="2024-05-24T07:40:00Z">
        <w:r>
          <w:delText>Users of</w:delText>
        </w:r>
      </w:del>
      <w:r w:rsidR="00426A4C">
        <w:t xml:space="preserve"> the </w:t>
      </w:r>
      <w:ins w:id="37" w:author="Kristin Burmeister" w:date="2024-05-24T07:40:00Z">
        <w:r w:rsidR="00426A4C">
          <w:t xml:space="preserve">toolbox and making any changes to branches it is </w:t>
        </w:r>
        <w:commentRangeStart w:id="38"/>
        <w:r w:rsidR="00426A4C">
          <w:t xml:space="preserve">essential </w:t>
        </w:r>
      </w:ins>
      <w:commentRangeEnd w:id="38"/>
      <w:r w:rsidR="00A55177">
        <w:rPr>
          <w:rStyle w:val="CommentReference"/>
          <w:rFonts w:cs="Mangal"/>
        </w:rPr>
        <w:commentReference w:id="38"/>
      </w:r>
      <w:ins w:id="39" w:author="Kristin Burmeister" w:date="2024-05-24T07:40:00Z">
        <w:r w:rsidR="00426A4C">
          <w:t xml:space="preserve">that any user gains a basic understanding of git and </w:t>
        </w:r>
        <w:proofErr w:type="spellStart"/>
        <w:r w:rsidR="00426A4C">
          <w:t>github</w:t>
        </w:r>
        <w:proofErr w:type="spellEnd"/>
        <w:r w:rsidR="00426A4C">
          <w:t>, which can be found here:</w:t>
        </w:r>
      </w:ins>
    </w:p>
    <w:p w14:paraId="182A911A" w14:textId="76C96CDF" w:rsidR="00426A4C" w:rsidRDefault="00426A4C" w:rsidP="00426A4C">
      <w:pPr>
        <w:pStyle w:val="BodyText"/>
        <w:rPr>
          <w:ins w:id="40" w:author="Kristin Burmeister" w:date="2024-05-24T07:40:00Z"/>
        </w:rPr>
      </w:pPr>
      <w:ins w:id="41" w:author="Kristin Burmeister" w:date="2024-05-24T07:40:00Z">
        <w:r>
          <w:fldChar w:fldCharType="begin"/>
        </w:r>
        <w:r>
          <w:instrText>HYPERLINK "https://docs.github.com/en/get-started"</w:instrText>
        </w:r>
        <w:r>
          <w:fldChar w:fldCharType="separate"/>
        </w:r>
        <w:r w:rsidRPr="008D2A3E">
          <w:rPr>
            <w:rStyle w:val="Hyperlink"/>
          </w:rPr>
          <w:t>https://docs.github.com/en/get-started</w:t>
        </w:r>
        <w:r>
          <w:fldChar w:fldCharType="end"/>
        </w:r>
      </w:ins>
    </w:p>
    <w:p w14:paraId="489F7C74" w14:textId="77777777" w:rsidR="00426A4C" w:rsidRPr="00426A4C" w:rsidRDefault="00426A4C" w:rsidP="00A55177">
      <w:pPr>
        <w:pStyle w:val="BodyText"/>
        <w:rPr>
          <w:ins w:id="42" w:author="Kristin Burmeister" w:date="2024-05-24T07:40:00Z"/>
        </w:rPr>
      </w:pPr>
    </w:p>
    <w:p w14:paraId="6D416CF6" w14:textId="0585E694" w:rsidR="00531F65" w:rsidRPr="00531F65" w:rsidRDefault="00531F65" w:rsidP="00531F65">
      <w:pPr>
        <w:pStyle w:val="Heading2"/>
        <w:rPr>
          <w:moveTo w:id="43" w:author="Kristin Burmeister" w:date="2024-05-24T07:40:00Z"/>
        </w:rPr>
      </w:pPr>
      <w:bookmarkStart w:id="44" w:name="_Toc108243079"/>
      <w:moveToRangeStart w:id="45" w:author="Kristin Burmeister" w:date="2024-05-24T07:40:00Z" w:name="move167428846"/>
      <w:moveTo w:id="46" w:author="Kristin Burmeister" w:date="2024-05-24T07:40:00Z">
        <w:r>
          <w:t>Git</w:t>
        </w:r>
        <w:bookmarkEnd w:id="44"/>
      </w:moveTo>
    </w:p>
    <w:moveToRangeEnd w:id="45"/>
    <w:p w14:paraId="41F74ADE" w14:textId="4241A92F" w:rsidR="00426A4C" w:rsidRDefault="004E5A3D" w:rsidP="00426A4C">
      <w:pPr>
        <w:pStyle w:val="BodyText"/>
        <w:rPr>
          <w:ins w:id="47" w:author="Kristin Burmeister" w:date="2024-05-24T07:40:00Z"/>
        </w:rPr>
      </w:pPr>
      <w:del w:id="48" w:author="Kristin Burmeister" w:date="2024-05-24T07:40:00Z">
        <w:r>
          <w:delText xml:space="preserve">osnap </w:delText>
        </w:r>
      </w:del>
      <w:ins w:id="49" w:author="Kristin Burmeister" w:date="2024-05-24T07:40:00Z">
        <w:r w:rsidR="00426A4C" w:rsidRPr="00426A4C">
          <w:t xml:space="preserve">This toolbox is managed using git. The master branch should be the last working version used, updated and revised since the last mooring cruise. The master branch is </w:t>
        </w:r>
        <w:proofErr w:type="gramStart"/>
        <w:r w:rsidR="00426A4C" w:rsidRPr="00426A4C">
          <w:t>protected</w:t>
        </w:r>
        <w:proofErr w:type="gramEnd"/>
        <w:r w:rsidR="00426A4C" w:rsidRPr="00426A4C">
          <w:t xml:space="preserve"> and changes can only be merge</w:t>
        </w:r>
      </w:ins>
      <w:ins w:id="50" w:author="Yvonne Firing" w:date="2024-05-24T07:42:00Z">
        <w:r w:rsidR="00A55177">
          <w:t>d</w:t>
        </w:r>
      </w:ins>
      <w:ins w:id="51" w:author="Kristin Burmeister" w:date="2024-05-24T07:40:00Z">
        <w:r w:rsidR="00426A4C" w:rsidRPr="00426A4C">
          <w:t xml:space="preserve"> via pull requests which are then revised by the administrators of the repository. The following strategy is used to manage the repository.</w:t>
        </w:r>
      </w:ins>
    </w:p>
    <w:p w14:paraId="05C2C882" w14:textId="77777777" w:rsidR="00426A4C" w:rsidRDefault="00426A4C" w:rsidP="00426A4C">
      <w:pPr>
        <w:pStyle w:val="BodyText"/>
        <w:rPr>
          <w:ins w:id="52" w:author="Kristin Burmeister" w:date="2024-05-24T07:40:00Z"/>
        </w:rPr>
      </w:pPr>
    </w:p>
    <w:p w14:paraId="47000E80" w14:textId="62585652" w:rsidR="00426A4C" w:rsidRDefault="00426A4C" w:rsidP="00A55177">
      <w:pPr>
        <w:pStyle w:val="Heading3"/>
        <w:rPr>
          <w:ins w:id="53" w:author="Kristin Burmeister" w:date="2024-05-24T07:40:00Z"/>
        </w:rPr>
      </w:pPr>
      <w:ins w:id="54" w:author="Kristin Burmeister" w:date="2024-05-24T07:40:00Z">
        <w:r>
          <w:t>Updating the master branch with latest cruise branch</w:t>
        </w:r>
      </w:ins>
    </w:p>
    <w:p w14:paraId="59AFD374" w14:textId="35C9CC39" w:rsidR="00020DBC" w:rsidRDefault="00020DBC" w:rsidP="00020DBC">
      <w:pPr>
        <w:rPr>
          <w:ins w:id="55" w:author="Kristin Burmeister" w:date="2024-05-24T07:40:00Z"/>
        </w:rPr>
      </w:pPr>
      <w:ins w:id="56" w:author="Kristin Burmeister" w:date="2024-05-24T07:40:00Z">
        <w:r>
          <w:t>This should be normal text</w:t>
        </w:r>
      </w:ins>
    </w:p>
    <w:p w14:paraId="67FBEF82" w14:textId="77777777" w:rsidR="00020DBC" w:rsidRDefault="00020DBC" w:rsidP="00020DBC">
      <w:pPr>
        <w:rPr>
          <w:ins w:id="57" w:author="Kristin Burmeister" w:date="2024-05-24T07:40:00Z"/>
        </w:rPr>
      </w:pPr>
    </w:p>
    <w:p w14:paraId="3B611AA8" w14:textId="59FAE9ED" w:rsidR="00020DBC" w:rsidRDefault="00020DBC" w:rsidP="00020DBC">
      <w:pPr>
        <w:pStyle w:val="ListParagraph"/>
        <w:numPr>
          <w:ilvl w:val="0"/>
          <w:numId w:val="33"/>
        </w:numPr>
        <w:rPr>
          <w:ins w:id="58" w:author="Kristin Burmeister" w:date="2024-05-24T07:40:00Z"/>
        </w:rPr>
      </w:pPr>
      <w:ins w:id="59" w:author="Kristin Burmeister" w:date="2024-05-24T07:40:00Z">
        <w:r>
          <w:t xml:space="preserve">Before each cruise, users of this </w:t>
        </w:r>
      </w:ins>
      <w:r>
        <w:t xml:space="preserve">mooring processing toolbox should </w:t>
      </w:r>
      <w:del w:id="60" w:author="Yvonne Firing" w:date="2024-05-24T07:43:00Z">
        <w:r w:rsidDel="00A55177">
          <w:delText xml:space="preserve">request </w:delText>
        </w:r>
      </w:del>
      <w:ins w:id="61" w:author="Yvonne Firing" w:date="2024-05-24T07:43:00Z">
        <w:r w:rsidR="00A55177">
          <w:t>create and checkout</w:t>
        </w:r>
        <w:r w:rsidR="00A55177">
          <w:t xml:space="preserve"> </w:t>
        </w:r>
      </w:ins>
      <w:r>
        <w:t>a new branch</w:t>
      </w:r>
      <w:ins w:id="62" w:author="Yvonne Firing" w:date="2024-05-24T07:43:00Z">
        <w:r w:rsidR="00A55177">
          <w:t>, named based on their upcoming cruise,</w:t>
        </w:r>
      </w:ins>
      <w:r>
        <w:t xml:space="preserve"> from the </w:t>
      </w:r>
      <w:del w:id="63" w:author="Kristin Burmeister" w:date="2024-05-24T07:40:00Z">
        <w:r w:rsidR="004E5A3D">
          <w:delText xml:space="preserve">latest post cruise updated </w:delText>
        </w:r>
      </w:del>
      <w:r>
        <w:t>master</w:t>
      </w:r>
      <w:del w:id="64" w:author="Kristin Burmeister" w:date="2024-05-24T07:40:00Z">
        <w:r w:rsidR="004E5A3D">
          <w:delText>. This</w:delText>
        </w:r>
      </w:del>
      <w:ins w:id="65" w:author="Kristin Burmeister" w:date="2024-05-24T07:40:00Z">
        <w:r>
          <w:t xml:space="preserve"> branch. </w:t>
        </w:r>
      </w:ins>
      <w:ins w:id="66" w:author="Yvonne Firing" w:date="2024-05-24T07:43:00Z">
        <w:r w:rsidR="00A55177">
          <w:t xml:space="preserve">Any changes made on the cruise should be in this new branch. </w:t>
        </w:r>
      </w:ins>
      <w:ins w:id="67" w:author="Kristin Burmeister" w:date="2024-05-24T07:40:00Z">
        <w:del w:id="68" w:author="Yvonne Firing" w:date="2024-05-24T07:43:00Z">
          <w:r w:rsidDel="00A55177">
            <w:delText>Before the users make any changes, they</w:delText>
          </w:r>
        </w:del>
      </w:ins>
      <w:del w:id="69" w:author="Yvonne Firing" w:date="2024-05-24T07:43:00Z">
        <w:r w:rsidDel="00A55177">
          <w:delText xml:space="preserve"> should </w:delText>
        </w:r>
        <w:r w:rsidR="004E5A3D" w:rsidDel="00A55177">
          <w:delText>be the last</w:delText>
        </w:r>
      </w:del>
      <w:ins w:id="70" w:author="Kristin Burmeister" w:date="2024-05-24T07:40:00Z">
        <w:del w:id="71" w:author="Yvonne Firing" w:date="2024-05-24T07:43:00Z">
          <w:r w:rsidDel="00A55177">
            <w:delText>rename their</w:delText>
          </w:r>
        </w:del>
      </w:ins>
      <w:del w:id="72" w:author="Yvonne Firing" w:date="2024-05-24T07:43:00Z">
        <w:r w:rsidDel="00A55177">
          <w:delText xml:space="preserve"> working </w:delText>
        </w:r>
        <w:r w:rsidR="004E5A3D" w:rsidDel="00A55177">
          <w:delText>version used and updated since the last mooring cruise and the branch should be renamed</w:delText>
        </w:r>
      </w:del>
      <w:ins w:id="73" w:author="Kristin Burmeister" w:date="2024-05-24T07:40:00Z">
        <w:del w:id="74" w:author="Yvonne Firing" w:date="2024-05-24T07:43:00Z">
          <w:r w:rsidDel="00A55177">
            <w:delText>branch</w:delText>
          </w:r>
        </w:del>
      </w:ins>
      <w:del w:id="75" w:author="Yvonne Firing" w:date="2024-05-24T07:43:00Z">
        <w:r w:rsidDel="00A55177">
          <w:delText xml:space="preserve"> to reflect the upcoming cruise. </w:delText>
        </w:r>
      </w:del>
      <w:ins w:id="76" w:author="Kristin Burmeister" w:date="2024-05-24T07:40:00Z">
        <w:del w:id="77" w:author="Yvonne Firing" w:date="2024-05-24T07:43:00Z">
          <w:r w:rsidDel="00A55177">
            <w:delText>E.g. for the cruise JC238 the branch name should be 'JC238'.</w:delText>
          </w:r>
        </w:del>
      </w:ins>
    </w:p>
    <w:p w14:paraId="17485FFF" w14:textId="3662DDEC" w:rsidR="00020DBC" w:rsidRDefault="00020DBC" w:rsidP="00020DBC">
      <w:pPr>
        <w:pStyle w:val="ListParagraph"/>
        <w:numPr>
          <w:ilvl w:val="0"/>
          <w:numId w:val="33"/>
        </w:numPr>
        <w:rPr>
          <w:ins w:id="78" w:author="Kristin Burmeister" w:date="2024-05-24T07:40:00Z"/>
        </w:rPr>
      </w:pPr>
      <w:ins w:id="79" w:author="Kristin Burmeister" w:date="2024-05-24T07:40:00Z">
        <w:r>
          <w:t>To keep the master branch up to date, a pull request to merge the cruise branch with the master branch should be raised following good housekeeping practices (below)</w:t>
        </w:r>
      </w:ins>
    </w:p>
    <w:p w14:paraId="4E977F9F" w14:textId="3D309CB6" w:rsidR="00020DBC" w:rsidRDefault="00020DBC" w:rsidP="00A55177">
      <w:pPr>
        <w:pStyle w:val="ListParagraph"/>
        <w:rPr>
          <w:ins w:id="80" w:author="Kristin Burmeister" w:date="2024-05-24T07:40:00Z"/>
        </w:rPr>
      </w:pPr>
      <w:ins w:id="81" w:author="Kristin Burmeister" w:date="2024-05-24T07:40:00Z">
        <w:r>
          <w:t>a) Directly after the cruise to push any important on-cruise changes</w:t>
        </w:r>
      </w:ins>
    </w:p>
    <w:p w14:paraId="2507C344" w14:textId="54240020" w:rsidR="00020DBC" w:rsidRDefault="00020DBC" w:rsidP="00A55177">
      <w:pPr>
        <w:pStyle w:val="ListParagraph"/>
        <w:rPr>
          <w:ins w:id="82" w:author="Kristin Burmeister" w:date="2024-05-24T07:40:00Z"/>
        </w:rPr>
      </w:pPr>
      <w:ins w:id="83" w:author="Kristin Burmeister" w:date="2024-05-24T07:40:00Z">
        <w:r>
          <w:t xml:space="preserve">b) After on land post-processing when the calibration of the single </w:t>
        </w:r>
        <w:proofErr w:type="spellStart"/>
        <w:r>
          <w:t>intruments</w:t>
        </w:r>
        <w:proofErr w:type="spellEnd"/>
        <w:r>
          <w:t xml:space="preserve"> </w:t>
        </w:r>
        <w:proofErr w:type="gramStart"/>
        <w:r>
          <w:t>are</w:t>
        </w:r>
        <w:proofErr w:type="gramEnd"/>
        <w:r>
          <w:t xml:space="preserve"> finalised and there will be no changes anymore.</w:t>
        </w:r>
      </w:ins>
    </w:p>
    <w:p w14:paraId="35DACCA3" w14:textId="175F4411" w:rsidR="00020DBC" w:rsidRDefault="00020DBC" w:rsidP="00020DBC">
      <w:pPr>
        <w:pStyle w:val="ListParagraph"/>
        <w:numPr>
          <w:ilvl w:val="0"/>
          <w:numId w:val="33"/>
        </w:numPr>
        <w:rPr>
          <w:ins w:id="84" w:author="Kristin Burmeister" w:date="2024-05-24T07:40:00Z"/>
        </w:rPr>
      </w:pPr>
      <w:ins w:id="85" w:author="Kristin Burmeister" w:date="2024-05-24T07:40:00Z">
        <w:r>
          <w:t>One of the repository administrators who is not the creator of the branch will review the pull request and check the changes made.</w:t>
        </w:r>
      </w:ins>
    </w:p>
    <w:p w14:paraId="25E96740" w14:textId="1CD773F9" w:rsidR="00020DBC" w:rsidRDefault="00020DBC" w:rsidP="00020DBC">
      <w:pPr>
        <w:pStyle w:val="ListParagraph"/>
        <w:numPr>
          <w:ilvl w:val="0"/>
          <w:numId w:val="33"/>
        </w:numPr>
        <w:rPr>
          <w:ins w:id="86" w:author="Kristin Burmeister" w:date="2024-05-24T07:40:00Z"/>
        </w:rPr>
      </w:pPr>
      <w:ins w:id="87" w:author="Kristin Burmeister" w:date="2024-05-24T07:40:00Z">
        <w:r>
          <w:t xml:space="preserve">If the reviewer finds no issues they will continue to 5. If there are issues or even merge conflicts the reviewer will block the pull request and raise either discussions within the pull request or issues to be addressed by the branch creator. These are open </w:t>
        </w:r>
        <w:proofErr w:type="gramStart"/>
        <w:r>
          <w:t>discussion</w:t>
        </w:r>
        <w:proofErr w:type="gramEnd"/>
        <w:r>
          <w:t xml:space="preserve"> and any contributor are encourage to take part in them to find the best solution. Once an agreement is reached and the creator implemented any </w:t>
        </w:r>
        <w:proofErr w:type="spellStart"/>
        <w:r>
          <w:t>nessecary</w:t>
        </w:r>
        <w:proofErr w:type="spellEnd"/>
        <w:r>
          <w:t xml:space="preserve"> changes and any merge conflicts are resolved steps 2-4 will be repeated.</w:t>
        </w:r>
      </w:ins>
    </w:p>
    <w:p w14:paraId="48BA3D0D" w14:textId="24EAEA28" w:rsidR="00020DBC" w:rsidRDefault="00020DBC" w:rsidP="00020DBC">
      <w:pPr>
        <w:pStyle w:val="ListParagraph"/>
        <w:numPr>
          <w:ilvl w:val="0"/>
          <w:numId w:val="33"/>
        </w:numPr>
        <w:rPr>
          <w:ins w:id="88" w:author="Kristin Burmeister" w:date="2024-05-24T07:40:00Z"/>
        </w:rPr>
      </w:pPr>
      <w:ins w:id="89" w:author="Kristin Burmeister" w:date="2024-05-24T07:40:00Z">
        <w:r>
          <w:t>If everything is ok the reviewer can verified the pull request and merge the cruise and master branch.</w:t>
        </w:r>
      </w:ins>
    </w:p>
    <w:p w14:paraId="70B01965" w14:textId="2F7A6FD5" w:rsidR="002C1559" w:rsidRDefault="009622A2" w:rsidP="00A55177">
      <w:pPr>
        <w:pStyle w:val="ListParagraph"/>
        <w:numPr>
          <w:ilvl w:val="0"/>
          <w:numId w:val="33"/>
        </w:numPr>
        <w:rPr>
          <w:ins w:id="90" w:author="Kristin Burmeister" w:date="2024-05-24T07:40:00Z"/>
        </w:rPr>
      </w:pPr>
      <w:ins w:id="91" w:author="Kristin Burmeister" w:date="2024-05-24T07:40:00Z">
        <w:r w:rsidRPr="009622A2">
          <w:t>If the cruise branch is finalised and no further changes are expected</w:t>
        </w:r>
        <w:r w:rsidR="002C1559">
          <w:t>, it will be locked by one of the administrators making it read only and protecting it from being deleted.</w:t>
        </w:r>
      </w:ins>
    </w:p>
    <w:p w14:paraId="12F31263" w14:textId="77777777" w:rsidR="00426A4C" w:rsidRDefault="00426A4C" w:rsidP="00426A4C">
      <w:pPr>
        <w:pStyle w:val="BodyText"/>
        <w:rPr>
          <w:ins w:id="92" w:author="Kristin Burmeister" w:date="2024-05-24T07:40:00Z"/>
        </w:rPr>
      </w:pPr>
    </w:p>
    <w:p w14:paraId="121509EE" w14:textId="0636F9C5" w:rsidR="00426A4C" w:rsidRDefault="00426A4C" w:rsidP="00A55177">
      <w:pPr>
        <w:pStyle w:val="Heading3"/>
        <w:rPr>
          <w:ins w:id="93" w:author="Kristin Burmeister" w:date="2024-05-24T07:40:00Z"/>
        </w:rPr>
      </w:pPr>
      <w:ins w:id="94" w:author="Kristin Burmeister" w:date="2024-05-24T07:40:00Z">
        <w:r>
          <w:t>Working on board</w:t>
        </w:r>
      </w:ins>
    </w:p>
    <w:p w14:paraId="4C2A9826" w14:textId="3F2BAFA9" w:rsidR="00426A4C" w:rsidRDefault="00426A4C" w:rsidP="00A55177">
      <w:pPr>
        <w:pStyle w:val="BodyText"/>
        <w:numPr>
          <w:ilvl w:val="0"/>
          <w:numId w:val="36"/>
        </w:numPr>
        <w:pPrChange w:id="95" w:author="Kristin Burmeister" w:date="2024-05-24T07:40:00Z">
          <w:pPr>
            <w:pStyle w:val="BodyText"/>
            <w:jc w:val="left"/>
          </w:pPr>
        </w:pPrChange>
      </w:pPr>
      <w:r>
        <w:t xml:space="preserve">A copy of </w:t>
      </w:r>
      <w:del w:id="96" w:author="Kristin Burmeister" w:date="2024-05-24T07:40:00Z">
        <w:r w:rsidR="004E5A3D">
          <w:delText>this</w:delText>
        </w:r>
      </w:del>
      <w:ins w:id="97" w:author="Kristin Burmeister" w:date="2024-05-24T07:40:00Z">
        <w:r>
          <w:t>the cruise</w:t>
        </w:r>
      </w:ins>
      <w:r>
        <w:t xml:space="preserve"> branch should be physically taken on the ship</w:t>
      </w:r>
      <w:ins w:id="98" w:author="Yvonne Firing" w:date="2024-05-24T07:44:00Z">
        <w:r w:rsidR="00A55177">
          <w:t xml:space="preserve"> on a computer or external hard drive</w:t>
        </w:r>
      </w:ins>
      <w:r>
        <w:t xml:space="preserve"> </w:t>
      </w:r>
      <w:del w:id="99" w:author="Yvonne Firing" w:date="2024-05-24T07:44:00Z">
        <w:r w:rsidDel="00A55177">
          <w:delText xml:space="preserve">(i.e. </w:delText>
        </w:r>
        <w:r w:rsidDel="00A55177">
          <w:rPr>
            <w:rPrChange w:id="100" w:author="Kristin Burmeister" w:date="2024-05-24T07:40:00Z">
              <w:rPr>
                <w:i/>
                <w:color w:val="FF0000"/>
              </w:rPr>
            </w:rPrChange>
          </w:rPr>
          <w:delText>osnap/exec/$cruise</w:delText>
        </w:r>
      </w:del>
      <w:del w:id="101" w:author="Kristin Burmeister" w:date="2024-05-24T07:40:00Z">
        <w:r w:rsidR="004E5A3D" w:rsidRPr="00A30E43">
          <w:rPr>
            <w:i/>
            <w:iCs/>
            <w:color w:val="FF0000"/>
          </w:rPr>
          <w:delText>/</w:delText>
        </w:r>
        <w:r w:rsidR="004E5A3D">
          <w:delText xml:space="preserve">). </w:delText>
        </w:r>
      </w:del>
      <w:ins w:id="102" w:author="Kristin Burmeister" w:date="2024-05-24T07:40:00Z">
        <w:del w:id="103" w:author="Yvonne Firing" w:date="2024-05-24T07:44:00Z">
          <w:r w:rsidDel="00A55177">
            <w:delText xml:space="preserve">/) </w:delText>
          </w:r>
        </w:del>
        <w:r>
          <w:t xml:space="preserve">as the internet connection cannot be </w:t>
        </w:r>
      </w:ins>
      <w:ins w:id="104" w:author="Yvonne Firing" w:date="2024-05-24T07:44:00Z">
        <w:r w:rsidR="00A55177">
          <w:t>g</w:t>
        </w:r>
      </w:ins>
      <w:ins w:id="105" w:author="Kristin Burmeister" w:date="2024-05-24T07:40:00Z">
        <w:del w:id="106" w:author="Yvonne Firing" w:date="2024-05-24T07:44:00Z">
          <w:r w:rsidDel="00A55177">
            <w:delText>q</w:delText>
          </w:r>
        </w:del>
        <w:r>
          <w:t>uarant</w:t>
        </w:r>
      </w:ins>
      <w:ins w:id="107" w:author="Yvonne Firing" w:date="2024-05-24T07:44:00Z">
        <w:r w:rsidR="00A55177">
          <w:t>e</w:t>
        </w:r>
      </w:ins>
      <w:ins w:id="108" w:author="Kristin Burmeister" w:date="2024-05-24T07:40:00Z">
        <w:del w:id="109" w:author="Yvonne Firing" w:date="2024-05-24T07:44:00Z">
          <w:r w:rsidDel="00A55177">
            <w:delText>i</w:delText>
          </w:r>
        </w:del>
        <w:r>
          <w:t>ed on the ship.</w:t>
        </w:r>
      </w:ins>
    </w:p>
    <w:p w14:paraId="191BB57C" w14:textId="48EE923A" w:rsidR="00426A4C" w:rsidRDefault="00426A4C" w:rsidP="00A55177">
      <w:pPr>
        <w:pStyle w:val="BodyText"/>
        <w:numPr>
          <w:ilvl w:val="0"/>
          <w:numId w:val="36"/>
        </w:numPr>
        <w:pPrChange w:id="110" w:author="Kristin Burmeister" w:date="2024-05-24T07:40:00Z">
          <w:pPr>
            <w:pStyle w:val="BodyText"/>
            <w:jc w:val="left"/>
          </w:pPr>
        </w:pPrChange>
      </w:pPr>
      <w:r>
        <w:t xml:space="preserve">The data (archived from previous cruise) is not </w:t>
      </w:r>
      <w:ins w:id="111" w:author="Yvonne Firing" w:date="2024-05-24T07:45:00Z">
        <w:r w:rsidR="00A55177">
          <w:t xml:space="preserve">tracked with git or </w:t>
        </w:r>
      </w:ins>
      <w:r>
        <w:t xml:space="preserve">kept on </w:t>
      </w:r>
      <w:proofErr w:type="spellStart"/>
      <w:proofErr w:type="gramStart"/>
      <w:r>
        <w:t>git</w:t>
      </w:r>
      <w:ins w:id="112" w:author="Yvonne Firing" w:date="2024-05-24T07:44:00Z">
        <w:r w:rsidR="00A55177">
          <w:t>hub</w:t>
        </w:r>
      </w:ins>
      <w:proofErr w:type="spellEnd"/>
      <w:proofErr w:type="gramEnd"/>
      <w:r>
        <w:t xml:space="preserve"> and effort should be made to make sure that the most recent version is copied prior to the cruise/processing. Once the cruise is complete the </w:t>
      </w:r>
      <w:ins w:id="113" w:author="Kristin Burmeister" w:date="2024-05-24T07:40:00Z">
        <w:r>
          <w:t xml:space="preserve">cruise </w:t>
        </w:r>
      </w:ins>
      <w:r>
        <w:t xml:space="preserve">branch should be </w:t>
      </w:r>
      <w:del w:id="114" w:author="Kristin Burmeister" w:date="2024-05-24T07:40:00Z">
        <w:r w:rsidR="004E5A3D">
          <w:delText xml:space="preserve">compared and merged back towards </w:delText>
        </w:r>
      </w:del>
      <w:ins w:id="115" w:author="Kristin Burmeister" w:date="2024-05-24T07:40:00Z">
        <w:r>
          <w:t xml:space="preserve">pushed to </w:t>
        </w:r>
      </w:ins>
      <w:r>
        <w:t xml:space="preserve">the </w:t>
      </w:r>
      <w:del w:id="116" w:author="Kristin Burmeister" w:date="2024-05-24T07:40:00Z">
        <w:r w:rsidR="004E5A3D">
          <w:lastRenderedPageBreak/>
          <w:delText>master and should be well commented to capture significant changes made</w:delText>
        </w:r>
      </w:del>
      <w:ins w:id="117" w:author="Kristin Burmeister" w:date="2024-05-24T07:40:00Z">
        <w:r>
          <w:t>remote repository (if not already happened during the cruise due</w:t>
        </w:r>
      </w:ins>
      <w:r>
        <w:t xml:space="preserve"> to </w:t>
      </w:r>
      <w:del w:id="118" w:author="Kristin Burmeister" w:date="2024-05-24T07:40:00Z">
        <w:r w:rsidR="004E5A3D">
          <w:delText xml:space="preserve">the code. </w:delText>
        </w:r>
      </w:del>
      <w:ins w:id="119" w:author="Kristin Burmeister" w:date="2024-05-24T07:40:00Z">
        <w:r>
          <w:t>connection problems).</w:t>
        </w:r>
      </w:ins>
    </w:p>
    <w:p w14:paraId="541029F1" w14:textId="77777777" w:rsidR="00F06D24" w:rsidRDefault="00F06D24" w:rsidP="0046023D">
      <w:pPr>
        <w:pStyle w:val="BodyText"/>
        <w:jc w:val="left"/>
        <w:rPr>
          <w:del w:id="120" w:author="Kristin Burmeister" w:date="2024-05-24T07:40:00Z"/>
        </w:rPr>
      </w:pPr>
    </w:p>
    <w:p w14:paraId="570E1B0E" w14:textId="77777777" w:rsidR="00426A4C" w:rsidRDefault="00426A4C" w:rsidP="00426A4C">
      <w:pPr>
        <w:pStyle w:val="BodyText"/>
        <w:rPr>
          <w:ins w:id="121" w:author="Kristin Burmeister" w:date="2024-05-24T07:40:00Z"/>
        </w:rPr>
      </w:pPr>
    </w:p>
    <w:p w14:paraId="5330CD17" w14:textId="3619850E" w:rsidR="00426A4C" w:rsidRDefault="00426A4C" w:rsidP="00A55177">
      <w:pPr>
        <w:pStyle w:val="Heading3"/>
        <w:rPr>
          <w:ins w:id="122" w:author="Kristin Burmeister" w:date="2024-05-24T07:40:00Z"/>
        </w:rPr>
      </w:pPr>
      <w:ins w:id="123" w:author="Kristin Burmeister" w:date="2024-05-24T07:40:00Z">
        <w:r>
          <w:t>Housekeeping</w:t>
        </w:r>
      </w:ins>
    </w:p>
    <w:p w14:paraId="7817F146" w14:textId="4D261057" w:rsidR="00F06D24" w:rsidRDefault="00426A4C" w:rsidP="0046023D">
      <w:pPr>
        <w:pStyle w:val="BodyText"/>
        <w:jc w:val="left"/>
        <w:rPr>
          <w:ins w:id="124" w:author="Kristin Burmeister" w:date="2024-05-24T07:40:00Z"/>
        </w:rPr>
      </w:pPr>
      <w:ins w:id="125" w:author="Kristin Burmeister" w:date="2024-05-24T07:40:00Z">
        <w:r>
          <w:t xml:space="preserve">It might be </w:t>
        </w:r>
        <w:del w:id="126" w:author="Yvonne Firing" w:date="2024-05-24T07:45:00Z">
          <w:r w:rsidDel="00A55177">
            <w:delText>nessecary</w:delText>
          </w:r>
        </w:del>
      </w:ins>
      <w:ins w:id="127" w:author="Yvonne Firing" w:date="2024-05-24T07:45:00Z">
        <w:r w:rsidR="00A55177">
          <w:t>necessary</w:t>
        </w:r>
      </w:ins>
      <w:ins w:id="128" w:author="Kristin Burmeister" w:date="2024-05-24T07:40:00Z">
        <w:r>
          <w:t xml:space="preserve"> to create feature branches from the cruise branches to solve certain issues (e.g. 'JC238-revise-CM-merging'). When merging the cruise branch into the master branch, any feature branches for the cruise branch should be merged with the cruise branch and deleted so that there is only one branch per cruise. After the final merging (2.b) </w:t>
        </w:r>
        <w:commentRangeStart w:id="129"/>
        <w:r>
          <w:t>the cruise branch will be locked by one of the administrators making i</w:t>
        </w:r>
      </w:ins>
      <w:ins w:id="130" w:author="Yvonne Firing" w:date="2024-05-24T07:45:00Z">
        <w:r w:rsidR="00A55177">
          <w:t>t</w:t>
        </w:r>
      </w:ins>
      <w:ins w:id="131" w:author="Kristin Burmeister" w:date="2024-05-24T07:40:00Z">
        <w:del w:id="132" w:author="Yvonne Firing" w:date="2024-05-24T07:45:00Z">
          <w:r w:rsidDel="00A55177">
            <w:delText>s</w:delText>
          </w:r>
        </w:del>
        <w:r>
          <w:t xml:space="preserve"> read only and no changes can be made.</w:t>
        </w:r>
      </w:ins>
      <w:commentRangeEnd w:id="129"/>
      <w:r w:rsidR="00A55177">
        <w:rPr>
          <w:rStyle w:val="CommentReference"/>
          <w:rFonts w:cs="Mangal"/>
        </w:rPr>
        <w:commentReference w:id="129"/>
      </w:r>
    </w:p>
    <w:p w14:paraId="4A74A59A" w14:textId="44CC82A2" w:rsidR="00007F66" w:rsidRDefault="00007F66" w:rsidP="00007F66">
      <w:pPr>
        <w:pStyle w:val="Heading3"/>
      </w:pPr>
      <w:bookmarkStart w:id="133" w:name="_Toc108243080"/>
      <w:r>
        <w:t>Git setup</w:t>
      </w:r>
      <w:bookmarkEnd w:id="133"/>
    </w:p>
    <w:p w14:paraId="0C9E024B" w14:textId="1A7C100E" w:rsidR="008240A9" w:rsidRDefault="008240A9" w:rsidP="00EA2325">
      <w:pPr>
        <w:pStyle w:val="BodyText"/>
      </w:pPr>
      <w:r>
        <w:t>If you want to set up a local copy of the project git repository to</w:t>
      </w:r>
      <w:ins w:id="134" w:author="Yvonne Firing" w:date="2024-05-24T07:46:00Z">
        <w:r w:rsidR="00A55177">
          <w:t xml:space="preserve"> track your changes and</w:t>
        </w:r>
      </w:ins>
      <w:r>
        <w:t xml:space="preserve"> contribute to the </w:t>
      </w:r>
      <w:proofErr w:type="gramStart"/>
      <w:r>
        <w:t>project</w:t>
      </w:r>
      <w:proofErr w:type="gramEnd"/>
      <w:r>
        <w:t xml:space="preserve"> you should do the following steps:</w:t>
      </w:r>
    </w:p>
    <w:p w14:paraId="5C8E6754" w14:textId="77777777" w:rsidR="002B3B1D" w:rsidRDefault="008240A9" w:rsidP="00EA2325">
      <w:pPr>
        <w:pStyle w:val="BodyText"/>
        <w:numPr>
          <w:ilvl w:val="0"/>
          <w:numId w:val="21"/>
        </w:numPr>
      </w:pPr>
      <w:r>
        <w:t xml:space="preserve">First make sure that you have </w:t>
      </w:r>
      <w:r w:rsidR="003714CA">
        <w:t>Git</w:t>
      </w:r>
      <w:r>
        <w:t xml:space="preserve"> install</w:t>
      </w:r>
      <w:r w:rsidR="003714CA">
        <w:t>ed</w:t>
      </w:r>
      <w:r>
        <w:t xml:space="preserve">! </w:t>
      </w:r>
      <w:r w:rsidR="003714CA">
        <w:t xml:space="preserve">See more details here: </w:t>
      </w:r>
      <w:hyperlink r:id="rId13" w:history="1">
        <w:r w:rsidR="003714CA" w:rsidRPr="00077A0C">
          <w:rPr>
            <w:rStyle w:val="Hyperlink"/>
          </w:rPr>
          <w:t>https://git-scm.com/book/en/v2/Getting-Started-Installing-Git</w:t>
        </w:r>
      </w:hyperlink>
      <w:r w:rsidR="003714CA">
        <w:t xml:space="preserve">. If you are using </w:t>
      </w:r>
      <w:proofErr w:type="gramStart"/>
      <w:r w:rsidR="003714CA">
        <w:t>windows</w:t>
      </w:r>
      <w:proofErr w:type="gramEnd"/>
      <w:r w:rsidR="003714CA">
        <w:t xml:space="preserve"> you may also want to install a nice terminal (e.g. </w:t>
      </w:r>
      <w:hyperlink r:id="rId14" w:history="1">
        <w:r w:rsidR="003714CA" w:rsidRPr="00077A0C">
          <w:rPr>
            <w:rStyle w:val="Hyperlink"/>
          </w:rPr>
          <w:t>https://mobaxterm.mobatek.net</w:t>
        </w:r>
      </w:hyperlink>
      <w:r w:rsidR="003714CA">
        <w:t>)</w:t>
      </w:r>
    </w:p>
    <w:p w14:paraId="50E5D90E" w14:textId="54625CC9" w:rsidR="00DC659C" w:rsidRPr="002B3B1D" w:rsidRDefault="00755421" w:rsidP="00EA2325">
      <w:pPr>
        <w:pStyle w:val="BodyText"/>
        <w:numPr>
          <w:ilvl w:val="0"/>
          <w:numId w:val="21"/>
        </w:numPr>
      </w:pPr>
      <w:r>
        <w:t xml:space="preserve">Open a terminal, move in your working directory (e.g. ~/Work) and then </w:t>
      </w:r>
      <w:r w:rsidRPr="002B3B1D">
        <w:rPr>
          <w:b/>
        </w:rPr>
        <w:t>clone the project</w:t>
      </w:r>
      <w:r>
        <w:t xml:space="preserve"> repository with the command</w:t>
      </w:r>
      <w:r w:rsidRPr="002B3B1D">
        <w:rPr>
          <w:i/>
        </w:rPr>
        <w:t>:</w:t>
      </w:r>
    </w:p>
    <w:p w14:paraId="654220DF" w14:textId="3FD6EE00" w:rsidR="00531F65" w:rsidRPr="00A2557B" w:rsidRDefault="00755421" w:rsidP="00A2557B">
      <w:pPr>
        <w:pStyle w:val="BodyText"/>
        <w:ind w:left="720"/>
        <w:jc w:val="left"/>
        <w:rPr>
          <w:rFonts w:ascii="Courier New" w:eastAsiaTheme="minorHAnsi" w:hAnsi="Courier New" w:cs="Courier New"/>
          <w:color w:val="000000"/>
          <w:sz w:val="22"/>
          <w:szCs w:val="22"/>
          <w:lang w:val="en-US" w:eastAsia="en-US" w:bidi="ar-SA"/>
        </w:rPr>
      </w:pPr>
      <w:r w:rsidRPr="002B3B1D">
        <w:rPr>
          <w:rFonts w:ascii="Courier New" w:eastAsiaTheme="minorHAnsi" w:hAnsi="Courier New" w:cs="Courier New"/>
          <w:color w:val="000000"/>
          <w:sz w:val="22"/>
          <w:szCs w:val="22"/>
          <w:lang w:val="en-US" w:eastAsia="en-US" w:bidi="ar-SA"/>
        </w:rPr>
        <w:t>git clone</w:t>
      </w:r>
      <w:r w:rsidR="002B3B1D">
        <w:rPr>
          <w:rFonts w:ascii="Courier New" w:eastAsiaTheme="minorHAnsi" w:hAnsi="Courier New" w:cs="Courier New"/>
          <w:color w:val="000000"/>
          <w:sz w:val="22"/>
          <w:szCs w:val="22"/>
          <w:lang w:val="en-US" w:eastAsia="en-US" w:bidi="ar-SA"/>
        </w:rPr>
        <w:t xml:space="preserve"> </w:t>
      </w:r>
      <w:r w:rsidRPr="002B3B1D">
        <w:rPr>
          <w:rFonts w:ascii="Courier New" w:eastAsiaTheme="minorHAnsi" w:hAnsi="Courier New" w:cs="Courier New"/>
          <w:color w:val="000000"/>
          <w:sz w:val="22"/>
          <w:szCs w:val="22"/>
          <w:lang w:val="en-US" w:eastAsia="en-US" w:bidi="ar-SA"/>
        </w:rPr>
        <w:t xml:space="preserve">https://github.com/LewisDrysdale/m_moorproc_toolbox.git   </w:t>
      </w:r>
      <w:r w:rsidR="00531F65">
        <w:t>Enter the git repository:</w:t>
      </w:r>
    </w:p>
    <w:p w14:paraId="7E51C6C0" w14:textId="47B5A45E" w:rsidR="00531F65" w:rsidRPr="00A2557B" w:rsidRDefault="00531F65" w:rsidP="00A2557B">
      <w:pPr>
        <w:pStyle w:val="BodyText"/>
        <w:ind w:firstLine="720"/>
        <w:rPr>
          <w:rFonts w:ascii="Courier New" w:eastAsiaTheme="minorHAnsi" w:hAnsi="Courier New" w:cs="Courier New"/>
          <w:color w:val="000000"/>
          <w:sz w:val="22"/>
          <w:szCs w:val="22"/>
          <w:lang w:val="en-US" w:eastAsia="en-US" w:bidi="ar-SA"/>
        </w:rPr>
      </w:pPr>
      <w:r w:rsidRPr="00A2557B">
        <w:rPr>
          <w:rFonts w:ascii="Courier New" w:eastAsiaTheme="minorHAnsi" w:hAnsi="Courier New" w:cs="Courier New"/>
          <w:color w:val="000000"/>
          <w:sz w:val="22"/>
          <w:szCs w:val="22"/>
          <w:lang w:val="en-US" w:eastAsia="en-US" w:bidi="ar-SA"/>
        </w:rPr>
        <w:t xml:space="preserve">cd </w:t>
      </w:r>
      <w:proofErr w:type="spellStart"/>
      <w:r w:rsidRPr="00A2557B">
        <w:rPr>
          <w:rFonts w:ascii="Courier New" w:eastAsiaTheme="minorHAnsi" w:hAnsi="Courier New" w:cs="Courier New"/>
          <w:color w:val="000000"/>
          <w:sz w:val="22"/>
          <w:szCs w:val="22"/>
          <w:lang w:val="en-US" w:eastAsia="en-US" w:bidi="ar-SA"/>
        </w:rPr>
        <w:t>m_moorproc_toolbox</w:t>
      </w:r>
      <w:proofErr w:type="spellEnd"/>
      <w:r w:rsidRPr="00A2557B">
        <w:rPr>
          <w:rFonts w:ascii="Courier New" w:eastAsiaTheme="minorHAnsi" w:hAnsi="Courier New" w:cs="Courier New"/>
          <w:color w:val="000000"/>
          <w:sz w:val="22"/>
          <w:szCs w:val="22"/>
          <w:lang w:val="en-US" w:eastAsia="en-US" w:bidi="ar-SA"/>
        </w:rPr>
        <w:t xml:space="preserve">   </w:t>
      </w:r>
    </w:p>
    <w:p w14:paraId="27530809" w14:textId="77777777" w:rsidR="00755421" w:rsidRDefault="00755421" w:rsidP="00A2557B">
      <w:pPr>
        <w:pStyle w:val="BodyText"/>
        <w:jc w:val="left"/>
      </w:pPr>
    </w:p>
    <w:p w14:paraId="1F582D3D" w14:textId="6A51AE3E" w:rsidR="0041601B" w:rsidRPr="0041601B" w:rsidRDefault="00A2557B" w:rsidP="00A2557B">
      <w:pPr>
        <w:pStyle w:val="BodyText"/>
        <w:jc w:val="left"/>
      </w:pPr>
      <w:r>
        <w:t xml:space="preserve">Or, </w:t>
      </w:r>
      <w:r w:rsidR="00DC659C" w:rsidRPr="00A2557B">
        <w:rPr>
          <w:bCs/>
        </w:rPr>
        <w:t>Fork the repository</w:t>
      </w:r>
      <w:r w:rsidR="00DC659C" w:rsidRPr="00DC659C">
        <w:t xml:space="preserve"> to your personal account. </w:t>
      </w:r>
      <w:r w:rsidR="00531F65">
        <w:t>To do that just c</w:t>
      </w:r>
      <w:r w:rsidR="00DC659C" w:rsidRPr="00DC659C">
        <w:t>lick the Fork button on the main repo page.</w:t>
      </w:r>
      <w:r>
        <w:t xml:space="preserve"> </w:t>
      </w:r>
      <w:r w:rsidR="00531F65" w:rsidRPr="00A2557B">
        <w:rPr>
          <w:rStyle w:val="Strong"/>
          <w:b w:val="0"/>
          <w:bCs w:val="0"/>
        </w:rPr>
        <w:t>Add your fork as a remote</w:t>
      </w:r>
      <w:r w:rsidR="00531F65">
        <w:rPr>
          <w:rStyle w:val="Strong"/>
        </w:rPr>
        <w:t>.</w:t>
      </w:r>
      <w:r w:rsidR="00531F65">
        <w:t xml:space="preserve"> This remote will be named after your </w:t>
      </w:r>
      <w:proofErr w:type="spellStart"/>
      <w:r w:rsidR="00531F65">
        <w:t>github</w:t>
      </w:r>
      <w:proofErr w:type="spellEnd"/>
      <w:r w:rsidR="00531F65">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Pr="00A2557B" w:rsidRDefault="00531F65" w:rsidP="00EA2325">
      <w:pPr>
        <w:pStyle w:val="BodyText"/>
        <w:rPr>
          <w:rFonts w:ascii="Courier New" w:eastAsiaTheme="minorHAnsi" w:hAnsi="Courier New" w:cs="Courier New"/>
          <w:color w:val="000000"/>
          <w:sz w:val="21"/>
          <w:szCs w:val="21"/>
          <w:lang w:val="en-US" w:eastAsia="en-US" w:bidi="ar-SA"/>
        </w:rPr>
      </w:pPr>
      <w:r w:rsidRPr="00A2557B">
        <w:rPr>
          <w:rFonts w:ascii="Courier New" w:eastAsiaTheme="minorHAnsi" w:hAnsi="Courier New" w:cs="Courier New"/>
          <w:color w:val="000000"/>
          <w:sz w:val="21"/>
          <w:szCs w:val="21"/>
          <w:lang w:val="en-US" w:eastAsia="en-US" w:bidi="ar-SA"/>
        </w:rPr>
        <w:t xml:space="preserve">git remote add </w:t>
      </w:r>
      <w:proofErr w:type="spellStart"/>
      <w:r w:rsidRPr="00A2557B">
        <w:rPr>
          <w:rFonts w:ascii="Courier New" w:eastAsiaTheme="minorHAnsi" w:hAnsi="Courier New" w:cs="Courier New"/>
          <w:color w:val="000000"/>
          <w:sz w:val="21"/>
          <w:szCs w:val="21"/>
          <w:lang w:val="en-US" w:eastAsia="en-US" w:bidi="ar-SA"/>
        </w:rPr>
        <w:t>lhoupert</w:t>
      </w:r>
      <w:proofErr w:type="spellEnd"/>
      <w:r w:rsidRPr="00A2557B">
        <w:rPr>
          <w:rFonts w:ascii="Courier New" w:eastAsiaTheme="minorHAnsi" w:hAnsi="Courier New" w:cs="Courier New"/>
          <w:color w:val="000000"/>
          <w:sz w:val="21"/>
          <w:szCs w:val="21"/>
          <w:lang w:val="en-US" w:eastAsia="en-US" w:bidi="ar-SA"/>
        </w:rPr>
        <w:t xml:space="preserve"> </w:t>
      </w:r>
      <w:hyperlink r:id="rId15" w:history="1">
        <w:r w:rsidR="0041601B" w:rsidRPr="00A2557B">
          <w:rPr>
            <w:rStyle w:val="Hyperlink"/>
            <w:rFonts w:ascii="Courier New" w:eastAsiaTheme="minorHAnsi" w:hAnsi="Courier New" w:cs="Courier New"/>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135" w:name="_Toc108243081"/>
      <w:r>
        <w:t>Check the local and remote branches</w:t>
      </w:r>
      <w:bookmarkEnd w:id="135"/>
    </w:p>
    <w:p w14:paraId="07973DB2" w14:textId="77777777" w:rsidR="00493A16" w:rsidRDefault="00493A16" w:rsidP="00493A16">
      <w:pPr>
        <w:widowControl/>
        <w:suppressAutoHyphens w:val="0"/>
      </w:pPr>
    </w:p>
    <w:p w14:paraId="12097ACC" w14:textId="23CC2958" w:rsidR="00493A16" w:rsidRDefault="00493A16" w:rsidP="00A2557B">
      <w:pPr>
        <w:widowControl/>
        <w:suppressAutoHyphens w:val="0"/>
        <w:rPr>
          <w:rFonts w:ascii="Times New Roman" w:eastAsia="Times New Roman" w:hAnsi="Times New Roman" w:cs="Times New Roman"/>
          <w:color w:val="000000"/>
          <w:lang w:eastAsia="en-US" w:bidi="ar-SA"/>
        </w:rPr>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 xml:space="preserve">git branch -av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6A5ACF69" w14:textId="38D3E30F" w:rsidR="00A2557B" w:rsidRDefault="00A2557B" w:rsidP="00A2557B">
      <w:pPr>
        <w:widowControl/>
        <w:suppressAutoHyphens w:val="0"/>
        <w:rPr>
          <w:rFonts w:ascii="Times New Roman" w:eastAsia="Times New Roman" w:hAnsi="Times New Roman" w:cs="Times New Roman"/>
          <w:color w:val="000000"/>
          <w:lang w:eastAsia="en-US" w:bidi="ar-SA"/>
        </w:rPr>
      </w:pPr>
    </w:p>
    <w:p w14:paraId="04CA81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git branch -</w:t>
      </w:r>
      <w:proofErr w:type="spellStart"/>
      <w:r>
        <w:rPr>
          <w:rFonts w:ascii="Lucida Console" w:eastAsiaTheme="minorHAnsi" w:hAnsi="Lucida Console" w:cs="Lucida Console"/>
          <w:sz w:val="18"/>
          <w:szCs w:val="18"/>
          <w:lang w:eastAsia="en-US" w:bidi="ar-SA"/>
        </w:rPr>
        <w:t>av</w:t>
      </w:r>
      <w:proofErr w:type="spellEnd"/>
    </w:p>
    <w:p w14:paraId="67C60A8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JC238                      3782c45 update for jc238 </w:t>
      </w:r>
      <w:proofErr w:type="spellStart"/>
      <w:r>
        <w:rPr>
          <w:rFonts w:ascii="Lucida Console" w:eastAsiaTheme="minorHAnsi" w:hAnsi="Lucida Console" w:cs="Lucida Console"/>
          <w:sz w:val="18"/>
          <w:szCs w:val="18"/>
          <w:lang w:eastAsia="en-US" w:bidi="ar-SA"/>
        </w:rPr>
        <w:t>caldips</w:t>
      </w:r>
      <w:proofErr w:type="spellEnd"/>
    </w:p>
    <w:p w14:paraId="338E63A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00BF00"/>
          <w:sz w:val="18"/>
          <w:szCs w:val="18"/>
          <w:lang w:eastAsia="en-US" w:bidi="ar-SA"/>
        </w:rPr>
        <w:t xml:space="preserve">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78913D7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master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76EF71CA"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remotes/origin/HEAD       </w:t>
      </w:r>
      <w:r>
        <w:rPr>
          <w:rFonts w:ascii="Lucida Console" w:eastAsiaTheme="minorHAnsi" w:hAnsi="Lucida Console" w:cs="Lucida Console"/>
          <w:sz w:val="18"/>
          <w:szCs w:val="18"/>
          <w:lang w:eastAsia="en-US" w:bidi="ar-SA"/>
        </w:rPr>
        <w:t xml:space="preserve"> -&gt; origin/master</w:t>
      </w:r>
    </w:p>
    <w:p w14:paraId="5AED4CE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5CABA0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3F2892D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remotes/origin/add-</w:t>
      </w:r>
      <w:proofErr w:type="spellStart"/>
      <w:r>
        <w:rPr>
          <w:rFonts w:ascii="Lucida Console" w:eastAsiaTheme="minorHAnsi" w:hAnsi="Lucida Console" w:cs="Lucida Console"/>
          <w:color w:val="BF0000"/>
          <w:sz w:val="18"/>
          <w:szCs w:val="18"/>
          <w:lang w:eastAsia="en-US" w:bidi="ar-SA"/>
        </w:rPr>
        <w:t>IBmoors</w:t>
      </w:r>
      <w:proofErr w:type="spellEnd"/>
      <w:r>
        <w:rPr>
          <w:rFonts w:ascii="Lucida Console" w:eastAsiaTheme="minorHAnsi" w:hAnsi="Lucida Console" w:cs="Lucida Console"/>
          <w:sz w:val="18"/>
          <w:szCs w:val="18"/>
          <w:lang w:eastAsia="en-US" w:bidi="ar-SA"/>
        </w:rPr>
        <w:t xml:space="preserve"> f735df3 de-bug </w:t>
      </w:r>
      <w:proofErr w:type="spellStart"/>
      <w:r>
        <w:rPr>
          <w:rFonts w:ascii="Lucida Console" w:eastAsiaTheme="minorHAnsi" w:hAnsi="Lucida Console" w:cs="Lucida Console"/>
          <w:sz w:val="18"/>
          <w:szCs w:val="18"/>
          <w:lang w:eastAsia="en-US" w:bidi="ar-SA"/>
        </w:rPr>
        <w:t>oceansites</w:t>
      </w:r>
      <w:proofErr w:type="spellEnd"/>
      <w:r>
        <w:rPr>
          <w:rFonts w:ascii="Lucida Console" w:eastAsiaTheme="minorHAnsi" w:hAnsi="Lucida Console" w:cs="Lucida Console"/>
          <w:sz w:val="18"/>
          <w:szCs w:val="18"/>
          <w:lang w:eastAsia="en-US" w:bidi="ar-SA"/>
        </w:rPr>
        <w:t xml:space="preserve"> code</w:t>
      </w:r>
    </w:p>
    <w:p w14:paraId="1295A30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remotes/origin/dy120      </w:t>
      </w:r>
      <w:r>
        <w:rPr>
          <w:rFonts w:ascii="Lucida Console" w:eastAsiaTheme="minorHAnsi" w:hAnsi="Lucida Console" w:cs="Lucida Console"/>
          <w:sz w:val="18"/>
          <w:szCs w:val="18"/>
          <w:lang w:eastAsia="en-US" w:bidi="ar-SA"/>
        </w:rPr>
        <w:t xml:space="preserve"> c7578cb Merge pull request #7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/dy120-netCDF-dev</w:t>
      </w:r>
    </w:p>
    <w:p w14:paraId="119B7552"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remotes/origin/master     </w:t>
      </w:r>
      <w:r>
        <w:rPr>
          <w:rFonts w:ascii="Lucida Console" w:eastAsiaTheme="minorHAnsi" w:hAnsi="Lucida Console" w:cs="Lucida Console"/>
          <w:sz w:val="18"/>
          <w:szCs w:val="18"/>
          <w:lang w:eastAsia="en-US" w:bidi="ar-SA"/>
        </w:rPr>
        <w:t xml:space="preserve">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33BA9037" w14:textId="1B2543E8" w:rsidR="00A2557B" w:rsidRDefault="00A2557B" w:rsidP="00A2557B">
      <w:pPr>
        <w:widowControl/>
        <w:suppressAutoHyphens w:val="0"/>
      </w:pPr>
    </w:p>
    <w:p w14:paraId="11CD033D" w14:textId="0F81595D" w:rsidR="00493A16" w:rsidRDefault="00493A16" w:rsidP="00A2557B">
      <w:pPr>
        <w:pStyle w:val="BodyText"/>
        <w:jc w:val="left"/>
        <w:rPr>
          <w:rFonts w:ascii="Menlo" w:eastAsiaTheme="minorHAnsi" w:hAnsi="Menlo" w:cs="Menlo"/>
          <w:color w:val="000000"/>
          <w:sz w:val="22"/>
          <w:szCs w:val="22"/>
          <w:lang w:val="en-US" w:eastAsia="en-US" w:bidi="ar-SA"/>
        </w:rPr>
      </w:pPr>
      <w:r>
        <w:t xml:space="preserve">We can see one local branch (master) and </w:t>
      </w:r>
      <w:r w:rsidR="00A2557B">
        <w:t>several</w:t>
      </w:r>
      <w:r>
        <w:t xml:space="preserve"> remotes  on the “origin” repository (corresponding to the repository cloned). </w:t>
      </w: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A2557B">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326266F" w14:textId="704DF64F"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136" w:name="_Toc108243082"/>
      <w:r>
        <w:t>Making changes</w:t>
      </w:r>
      <w:bookmarkEnd w:id="136"/>
    </w:p>
    <w:p w14:paraId="4E30B5A0" w14:textId="60B18A25" w:rsidR="00F06D24" w:rsidRDefault="00493A16" w:rsidP="009C4F01">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38099D10" w:rsidR="00493A16" w:rsidRDefault="009C4F01" w:rsidP="009C4F01">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1)</w:t>
      </w:r>
      <w:r w:rsidR="00F06D24">
        <w:rPr>
          <w:rFonts w:ascii="Times New Roman" w:eastAsia="Times New Roman" w:hAnsi="Times New Roman" w:cs="Times New Roman"/>
          <w:b/>
          <w:bCs/>
          <w:lang w:eastAsia="en-US" w:bidi="ar-SA"/>
        </w:rPr>
        <w:t xml:space="preserve"> </w:t>
      </w:r>
      <w:r w:rsidR="00493A16" w:rsidRPr="00493A16">
        <w:rPr>
          <w:rFonts w:ascii="Times New Roman" w:eastAsia="Times New Roman" w:hAnsi="Times New Roman" w:cs="Times New Roman"/>
          <w:b/>
          <w:bCs/>
          <w:lang w:eastAsia="en-US" w:bidi="ar-SA"/>
        </w:rPr>
        <w:t xml:space="preserve">Update </w:t>
      </w:r>
      <w:r w:rsidR="00F06D24">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sidR="00F06D24">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sidR="00F06D24">
        <w:rPr>
          <w:rFonts w:ascii="Times New Roman" w:eastAsia="Times New Roman" w:hAnsi="Times New Roman" w:cs="Times New Roman"/>
          <w:lang w:eastAsia="en-US" w:bidi="ar-SA"/>
        </w:rPr>
        <w:t>. In the example below we want to work on the branch postdy120 so we do:</w:t>
      </w:r>
    </w:p>
    <w:p w14:paraId="40818EFA" w14:textId="2EC256C3" w:rsidR="00F06D24" w:rsidRDefault="00F06D24" w:rsidP="009C4F01">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9C4F01">
      <w:pPr>
        <w:pStyle w:val="BodyText"/>
        <w:jc w:val="left"/>
      </w:pPr>
      <w:r>
        <w:rPr>
          <w:rFonts w:ascii="Menlo" w:eastAsiaTheme="minorHAnsi" w:hAnsi="Menlo" w:cs="Menlo"/>
          <w:color w:val="000000"/>
          <w:sz w:val="22"/>
          <w:szCs w:val="22"/>
          <w:lang w:val="en-US" w:eastAsia="en-US" w:bidi="ar-SA"/>
        </w:rPr>
        <w:t xml:space="preserve">git pull  </w:t>
      </w:r>
    </w:p>
    <w:p w14:paraId="7B783816" w14:textId="160DA7CD" w:rsidR="00531F65" w:rsidRDefault="00F06D24" w:rsidP="009C4F01">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9C4F01">
      <w:pPr>
        <w:pStyle w:val="BodyText"/>
        <w:jc w:val="left"/>
      </w:pPr>
    </w:p>
    <w:p w14:paraId="28F372C8" w14:textId="1502A609" w:rsidR="00A34F50" w:rsidRPr="00A34F50" w:rsidRDefault="00A34F50" w:rsidP="009C4F01">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docs-cleanup</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9C4F01">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9C4F01">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&#13;&#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lastRenderedPageBreak/>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 xml:space="preserve">”git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137" w:name="_Toc108243083"/>
      <w:r>
        <w:rPr>
          <w:lang w:val="en-US"/>
        </w:rPr>
        <w:t xml:space="preserve">Push changes on </w:t>
      </w:r>
      <w:r w:rsidR="0047405C">
        <w:rPr>
          <w:lang w:val="en-US"/>
        </w:rPr>
        <w:t xml:space="preserve">the original </w:t>
      </w:r>
      <w:r>
        <w:rPr>
          <w:lang w:val="en-US"/>
        </w:rPr>
        <w:t>remote repository</w:t>
      </w:r>
      <w:bookmarkEnd w:id="137"/>
    </w:p>
    <w:p w14:paraId="4443F0BA" w14:textId="6BEB8485" w:rsidR="0041601B" w:rsidRDefault="006815E6" w:rsidP="009C4F01">
      <w:pPr>
        <w:pStyle w:val="BodyText"/>
        <w:jc w:val="lef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du="http://schemas.microsoft.com/office/word/2023/wordml/word16du">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8"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9"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 xml:space="preserve">Therefore, we decided to work on the same “original” repository. To do that the owner of the </w:t>
      </w:r>
      <w:r>
        <w:lastRenderedPageBreak/>
        <w:t>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du="http://schemas.microsoft.com/office/word/2023/wordml/word16du">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1"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138" w:name="_Toc108243084"/>
      <w:r>
        <w:t>More on Git</w:t>
      </w:r>
      <w:bookmarkEnd w:id="138"/>
    </w:p>
    <w:p w14:paraId="7C435AF4" w14:textId="57C4748C" w:rsidR="0041601B" w:rsidRPr="0041601B" w:rsidRDefault="0041601B" w:rsidP="0041601B">
      <w:pPr>
        <w:pStyle w:val="BodyText"/>
        <w:numPr>
          <w:ilvl w:val="0"/>
          <w:numId w:val="9"/>
        </w:numPr>
      </w:pPr>
      <w:r>
        <w:t>Tutorial about Gi</w:t>
      </w:r>
      <w:r w:rsidR="00A86F7F">
        <w:t>t</w:t>
      </w:r>
      <w:r>
        <w:t>-workflow explained:</w:t>
      </w:r>
      <w:r w:rsidR="003331B0">
        <w:t xml:space="preserve"> </w:t>
      </w:r>
      <w:hyperlink r:id="rId22"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3"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4"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 xml:space="preserve">Git Cheat Sheet: </w:t>
      </w:r>
      <w:hyperlink r:id="rId25"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6236D633" w:rsidR="00590212" w:rsidRDefault="00590212" w:rsidP="00590212">
      <w:pPr>
        <w:pStyle w:val="Heading2"/>
      </w:pPr>
      <w:bookmarkStart w:id="139" w:name="_Toc108243085"/>
      <w:r>
        <w:t>Setup and run locally</w:t>
      </w:r>
      <w:bookmarkEnd w:id="139"/>
    </w:p>
    <w:p w14:paraId="2A272918" w14:textId="4347F589" w:rsidR="00590212" w:rsidRDefault="00590212" w:rsidP="00FB71F9">
      <w:pPr>
        <w:pStyle w:val="Heading3"/>
        <w:jc w:val="left"/>
      </w:pPr>
      <w:bookmarkStart w:id="140" w:name="_Toc108243086"/>
      <w:r>
        <w:t>Get the most recent version of the toolbox</w:t>
      </w:r>
      <w:bookmarkEnd w:id="140"/>
    </w:p>
    <w:p w14:paraId="3AA35F51" w14:textId="2FBD6CB7" w:rsidR="00590212" w:rsidRPr="008240A9" w:rsidRDefault="00996743" w:rsidP="00FB71F9">
      <w:pPr>
        <w:pStyle w:val="BodyText"/>
        <w:jc w:val="left"/>
      </w:pPr>
      <w:r>
        <w:t>If you don’t have a version of the git repository, get the last version of the code</w:t>
      </w:r>
      <w:r w:rsidR="00FB71F9">
        <w:t xml:space="preserve">. </w:t>
      </w:r>
      <w:r>
        <w:t>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05C1EBC8" w14:textId="77777777" w:rsidR="00A55177" w:rsidRDefault="00996743" w:rsidP="00FB71F9">
      <w:pPr>
        <w:pStyle w:val="BodyText"/>
        <w:jc w:val="left"/>
        <w:rPr>
          <w:ins w:id="141" w:author="Yvonne Firing" w:date="2024-05-24T07:48:00Z"/>
        </w:rPr>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p>
    <w:p w14:paraId="51205E6E" w14:textId="1B8C4629" w:rsidR="00A55177" w:rsidRDefault="00A55177" w:rsidP="00FB71F9">
      <w:pPr>
        <w:pStyle w:val="BodyText"/>
        <w:jc w:val="left"/>
        <w:rPr>
          <w:ins w:id="142" w:author="Yvonne Firing" w:date="2024-05-24T07:48:00Z"/>
        </w:rPr>
      </w:pPr>
      <w:ins w:id="143" w:author="Yvonne Firing" w:date="2024-05-24T07:48:00Z">
        <w:r>
          <w:t>git checkout &lt;branch&gt;</w:t>
        </w:r>
      </w:ins>
    </w:p>
    <w:p w14:paraId="36C7FEB3" w14:textId="77777777" w:rsidR="00A55177" w:rsidRDefault="00996743" w:rsidP="00FB71F9">
      <w:pPr>
        <w:pStyle w:val="BodyText"/>
        <w:jc w:val="left"/>
        <w:rPr>
          <w:ins w:id="144" w:author="Yvonne Firing" w:date="2024-05-24T07:48:00Z"/>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ins w:id="145" w:author="Yvonne Firing" w:date="2024-05-24T07:48:00Z">
        <w:r w:rsidR="00A55177">
          <w:rPr>
            <w:rFonts w:ascii="Menlo" w:eastAsiaTheme="minorHAnsi" w:hAnsi="Menlo" w:cs="Menlo"/>
            <w:color w:val="000000"/>
            <w:sz w:val="22"/>
            <w:szCs w:val="22"/>
            <w:lang w:val="en-US" w:eastAsia="en-US" w:bidi="ar-SA"/>
          </w:rPr>
          <w:t>&lt;branch&gt;</w:t>
        </w:r>
      </w:ins>
    </w:p>
    <w:p w14:paraId="4D9C5AF5" w14:textId="41908F06" w:rsidR="00996743" w:rsidRPr="0093791F" w:rsidDel="00A55177" w:rsidRDefault="00A55177" w:rsidP="00FB71F9">
      <w:pPr>
        <w:pStyle w:val="BodyText"/>
        <w:jc w:val="left"/>
        <w:rPr>
          <w:del w:id="146" w:author="Yvonne Firing" w:date="2024-05-24T07:48:00Z"/>
        </w:rPr>
      </w:pPr>
      <w:ins w:id="147" w:author="Yvonne Firing" w:date="2024-05-24T07:48:00Z">
        <w:r>
          <w:rPr>
            <w:rFonts w:ascii="Menlo" w:eastAsiaTheme="minorHAnsi" w:hAnsi="Menlo" w:cs="Menlo"/>
            <w:color w:val="000000"/>
            <w:sz w:val="22"/>
            <w:szCs w:val="22"/>
            <w:lang w:val="en-US" w:eastAsia="en-US" w:bidi="ar-SA"/>
          </w:rPr>
          <w:t xml:space="preserve">where &lt;branch&gt; maybe be </w:t>
        </w:r>
      </w:ins>
      <w:r w:rsidR="0093791F">
        <w:rPr>
          <w:rFonts w:ascii="Menlo" w:eastAsiaTheme="minorHAnsi" w:hAnsi="Menlo" w:cs="Menlo"/>
          <w:color w:val="000000"/>
          <w:sz w:val="22"/>
          <w:szCs w:val="22"/>
          <w:lang w:val="en-US" w:eastAsia="en-US" w:bidi="ar-SA"/>
        </w:rPr>
        <w:t xml:space="preserve">master </w:t>
      </w:r>
      <w:ins w:id="148" w:author="Yvonne Firing" w:date="2024-05-24T07:48:00Z">
        <w:r>
          <w:rPr>
            <w:rFonts w:ascii="Menlo" w:eastAsiaTheme="minorHAnsi" w:hAnsi="Menlo" w:cs="Menlo"/>
            <w:color w:val="000000"/>
            <w:sz w:val="22"/>
            <w:szCs w:val="22"/>
            <w:lang w:val="en-US" w:eastAsia="en-US" w:bidi="ar-SA"/>
          </w:rPr>
          <w:t xml:space="preserve">or another branch-name if you have </w:t>
        </w:r>
        <w:r>
          <w:rPr>
            <w:rFonts w:ascii="Menlo" w:eastAsiaTheme="minorHAnsi" w:hAnsi="Menlo" w:cs="Menlo"/>
            <w:color w:val="000000"/>
            <w:sz w:val="22"/>
            <w:szCs w:val="22"/>
            <w:lang w:val="en-US" w:eastAsia="en-US" w:bidi="ar-SA"/>
          </w:rPr>
          <w:lastRenderedPageBreak/>
          <w:t>already created a specific cruise branch.</w:t>
        </w:r>
      </w:ins>
      <w:del w:id="149" w:author="Yvonne Firing" w:date="2024-05-24T07:48:00Z">
        <w:r w:rsidR="0093791F" w:rsidRPr="00593713" w:rsidDel="00A55177">
          <w:rPr>
            <w:rFonts w:asciiTheme="minorHAnsi" w:eastAsiaTheme="minorHAnsi" w:hAnsiTheme="minorHAnsi" w:cs="Menlo"/>
            <w:color w:val="000000"/>
            <w:sz w:val="22"/>
            <w:szCs w:val="22"/>
            <w:lang w:val="en-US" w:eastAsia="en-US" w:bidi="ar-SA"/>
          </w:rPr>
          <w:delText xml:space="preserve">(or another branch-name if </w:delText>
        </w:r>
        <w:r w:rsidR="00593713" w:rsidDel="00A55177">
          <w:rPr>
            <w:rFonts w:asciiTheme="minorHAnsi" w:eastAsiaTheme="minorHAnsi" w:hAnsiTheme="minorHAnsi" w:cs="Menlo"/>
            <w:color w:val="000000"/>
            <w:sz w:val="22"/>
            <w:szCs w:val="22"/>
            <w:lang w:val="en-US" w:eastAsia="en-US" w:bidi="ar-SA"/>
          </w:rPr>
          <w:delText>you working on a specific branch</w:delText>
        </w:r>
        <w:r w:rsidR="0093791F" w:rsidRPr="00593713" w:rsidDel="00A55177">
          <w:rPr>
            <w:rFonts w:asciiTheme="minorHAnsi" w:eastAsiaTheme="minorHAnsi" w:hAnsiTheme="minorHAnsi" w:cs="Menlo"/>
            <w:color w:val="000000"/>
            <w:sz w:val="22"/>
            <w:szCs w:val="22"/>
            <w:lang w:val="en-US" w:eastAsia="en-US" w:bidi="ar-SA"/>
          </w:rPr>
          <w:delText>)</w:delText>
        </w:r>
        <w:r w:rsidR="00996743" w:rsidDel="00A55177">
          <w:rPr>
            <w:rFonts w:ascii="Menlo" w:eastAsiaTheme="minorHAnsi" w:hAnsi="Menlo" w:cs="Menlo"/>
            <w:color w:val="000000"/>
            <w:sz w:val="22"/>
            <w:szCs w:val="22"/>
            <w:lang w:val="en-US" w:eastAsia="en-US" w:bidi="ar-SA"/>
          </w:rPr>
          <w:delText xml:space="preserve">     </w:delText>
        </w:r>
      </w:del>
    </w:p>
    <w:p w14:paraId="1852AE0A" w14:textId="77777777" w:rsidR="00A55177" w:rsidRDefault="00A55177" w:rsidP="00FB71F9">
      <w:pPr>
        <w:pStyle w:val="BodyText"/>
        <w:jc w:val="left"/>
        <w:rPr>
          <w:ins w:id="150" w:author="Yvonne Firing" w:date="2024-05-24T07:48:00Z"/>
        </w:rPr>
      </w:pPr>
      <w:ins w:id="151" w:author="Yvonne Firing" w:date="2024-05-24T07:48:00Z">
        <w:r>
          <w:t xml:space="preserve"> </w:t>
        </w:r>
      </w:ins>
    </w:p>
    <w:p w14:paraId="6F64C613" w14:textId="50DF0F16" w:rsidR="00996743" w:rsidRDefault="00996743" w:rsidP="00FB71F9">
      <w:pPr>
        <w:pStyle w:val="BodyText"/>
        <w:jc w:val="lef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152" w:name="_Toc108243087"/>
      <w:r>
        <w:t>Create a branch for you</w:t>
      </w:r>
      <w:r w:rsidR="00E74257">
        <w:t>r development</w:t>
      </w:r>
      <w:bookmarkEnd w:id="152"/>
      <w:r w:rsidR="00E74257">
        <w:t xml:space="preserve"> </w:t>
      </w:r>
    </w:p>
    <w:p w14:paraId="0D0BCB4A" w14:textId="26122CB5" w:rsidR="00996743" w:rsidRDefault="004F52F1" w:rsidP="00590212">
      <w:pPr>
        <w:pStyle w:val="BodyText"/>
      </w:pPr>
      <w:r>
        <w:t xml:space="preserve">Before modifying the code, </w:t>
      </w:r>
      <w:ins w:id="153" w:author="Yvonne Firing" w:date="2024-05-24T07:48:00Z">
        <w:r w:rsidR="00A55177">
          <w:t xml:space="preserve">if not already </w:t>
        </w:r>
      </w:ins>
      <w:ins w:id="154" w:author="Yvonne Firing" w:date="2024-05-24T07:49:00Z">
        <w:r w:rsidR="00A55177">
          <w:t xml:space="preserve">working from a branch specific to your cruise, </w:t>
        </w:r>
      </w:ins>
      <w:r>
        <w:t>you should create a new branch. More information are given in the previous section, see 1.4)</w:t>
      </w:r>
    </w:p>
    <w:p w14:paraId="791F0AAA" w14:textId="77777777" w:rsidR="00523D03" w:rsidRDefault="00523D03" w:rsidP="00590212">
      <w:pPr>
        <w:pStyle w:val="BodyText"/>
      </w:pPr>
    </w:p>
    <w:p w14:paraId="62A07E4A" w14:textId="4F177D24" w:rsidR="00996743" w:rsidRDefault="00996743" w:rsidP="00996743">
      <w:pPr>
        <w:pStyle w:val="Heading3"/>
      </w:pPr>
      <w:bookmarkStart w:id="155" w:name="_Toc108243088"/>
      <w:r>
        <w:t xml:space="preserve">Set up the toolbox in your </w:t>
      </w:r>
      <w:proofErr w:type="spellStart"/>
      <w:r>
        <w:t>matlab</w:t>
      </w:r>
      <w:proofErr w:type="spellEnd"/>
      <w:r>
        <w:t xml:space="preserve"> path</w:t>
      </w:r>
      <w:bookmarkEnd w:id="155"/>
    </w:p>
    <w:p w14:paraId="48382109" w14:textId="01A2BA3F" w:rsidR="00996743" w:rsidRDefault="00EC6BCD" w:rsidP="00EC6BCD">
      <w:pPr>
        <w:pStyle w:val="BodyText"/>
        <w:jc w:val="left"/>
      </w:pPr>
      <w:r>
        <w:t xml:space="preserve">Once the mooring processing toolbox is set up, </w:t>
      </w:r>
      <w:ins w:id="156" w:author="Yvonne Firing" w:date="2024-05-24T08:05:00Z">
        <w:r w:rsidR="00DB4BC8">
          <w:t xml:space="preserve">either a) </w:t>
        </w:r>
      </w:ins>
      <w:r>
        <w:t>copy the file in Documents/</w:t>
      </w:r>
      <w:proofErr w:type="spellStart"/>
      <w:r>
        <w:t>exampleofstartupfile.</w:t>
      </w:r>
      <w:proofErr w:type="gramStart"/>
      <w:r>
        <w:t>m</w:t>
      </w:r>
      <w:proofErr w:type="spellEnd"/>
      <w:ins w:id="157" w:author="Yvonne Firing" w:date="2024-05-24T08:05:00Z">
        <w:r w:rsidR="00DB4BC8">
          <w:t xml:space="preserve">  to</w:t>
        </w:r>
      </w:ins>
      <w:proofErr w:type="gramEnd"/>
      <w:del w:id="158" w:author="Yvonne Firing" w:date="2024-05-24T08:05:00Z">
        <w:r w:rsidDel="00DB4BC8">
          <w:delText xml:space="preserve"> in</w:delText>
        </w:r>
      </w:del>
      <w:r>
        <w:t xml:space="preserve"> you</w:t>
      </w:r>
      <w:ins w:id="159" w:author="Yvonne Firing" w:date="2024-05-24T08:05:00Z">
        <w:r w:rsidR="00DB4BC8">
          <w:t>r</w:t>
        </w:r>
      </w:ins>
      <w:r>
        <w:t xml:space="preserve"> </w:t>
      </w:r>
      <w:proofErr w:type="spellStart"/>
      <w:r>
        <w:t>matlab</w:t>
      </w:r>
      <w:proofErr w:type="spellEnd"/>
      <w:r>
        <w:t xml:space="preserve"> working directory and rename it (e.g. </w:t>
      </w:r>
      <w:proofErr w:type="spellStart"/>
      <w:r>
        <w:t>startup_moor_proc.m</w:t>
      </w:r>
      <w:proofErr w:type="spellEnd"/>
      <w:r>
        <w:t>)</w:t>
      </w:r>
      <w:ins w:id="160" w:author="Yvonne Firing" w:date="2024-05-24T08:05:00Z">
        <w:r w:rsidR="00DB4BC8">
          <w:t xml:space="preserve"> add it to your </w:t>
        </w:r>
        <w:proofErr w:type="spellStart"/>
        <w:r w:rsidR="00DB4BC8">
          <w:t>Matlab</w:t>
        </w:r>
        <w:proofErr w:type="spellEnd"/>
        <w:r w:rsidR="00DB4BC8">
          <w:t xml:space="preserve"> startup (likely in ~/Documents/</w:t>
        </w:r>
      </w:ins>
      <w:proofErr w:type="spellStart"/>
      <w:del w:id="161" w:author="Yvonne Firing" w:date="2024-05-24T08:05:00Z">
        <w:r w:rsidDel="00DB4BC8">
          <w:delText xml:space="preserve">. </w:delText>
        </w:r>
      </w:del>
      <w:ins w:id="162" w:author="Yvonne Firing" w:date="2024-05-24T08:06:00Z">
        <w:r w:rsidR="00DB4BC8">
          <w:t>Matlab</w:t>
        </w:r>
        <w:proofErr w:type="spellEnd"/>
        <w:r w:rsidR="00DB4BC8">
          <w:t>/</w:t>
        </w:r>
        <w:proofErr w:type="spellStart"/>
        <w:r w:rsidR="00DB4BC8">
          <w:t>startup.m</w:t>
        </w:r>
        <w:proofErr w:type="spellEnd"/>
        <w:r w:rsidR="00DB4BC8">
          <w:t>), or b) simply use it as your startup file (replace ~/Documents/</w:t>
        </w:r>
        <w:proofErr w:type="spellStart"/>
        <w:r w:rsidR="00DB4BC8">
          <w:t>Matlab</w:t>
        </w:r>
        <w:proofErr w:type="spellEnd"/>
        <w:r w:rsidR="00DB4BC8">
          <w:t>/</w:t>
        </w:r>
        <w:proofErr w:type="spellStart"/>
        <w:r w:rsidR="00DB4BC8">
          <w:t>startup.m</w:t>
        </w:r>
        <w:proofErr w:type="spellEnd"/>
        <w:r w:rsidR="00DB4BC8">
          <w:t xml:space="preserve"> with this file contents). </w:t>
        </w:r>
      </w:ins>
    </w:p>
    <w:p w14:paraId="56A2EC8C" w14:textId="2550197B" w:rsidR="00EC6BCD" w:rsidDel="00DB4BC8" w:rsidRDefault="00EC6BCD" w:rsidP="00DB4BC8">
      <w:pPr>
        <w:pStyle w:val="BodyText"/>
        <w:rPr>
          <w:del w:id="163" w:author="Yvonne Firing" w:date="2024-05-24T08:07:00Z"/>
        </w:rPr>
        <w:pPrChange w:id="164" w:author="Yvonne Firing" w:date="2024-05-24T08:07:00Z">
          <w:pPr>
            <w:pStyle w:val="BodyText"/>
          </w:pPr>
        </w:pPrChange>
      </w:pPr>
      <w:r>
        <w:t>Open the startup</w:t>
      </w:r>
      <w:del w:id="165" w:author="Yvonne Firing" w:date="2024-05-24T08:06:00Z">
        <w:r w:rsidDel="00DB4BC8">
          <w:delText xml:space="preserve"> </w:delText>
        </w:r>
      </w:del>
      <w:r>
        <w:t xml:space="preserve"> file and edit the first</w:t>
      </w:r>
      <w:ins w:id="166" w:author="Yvonne Firing" w:date="2024-05-24T08:07:00Z">
        <w:r w:rsidR="00DB4BC8">
          <w:t xml:space="preserve"> lines setting </w:t>
        </w:r>
        <w:proofErr w:type="spellStart"/>
        <w:r w:rsidR="00DB4BC8">
          <w:t>basedir</w:t>
        </w:r>
        <w:proofErr w:type="spellEnd"/>
        <w:r w:rsidR="00DB4BC8">
          <w:t xml:space="preserve">, </w:t>
        </w:r>
        <w:proofErr w:type="spellStart"/>
        <w:r w:rsidR="00DB4BC8">
          <w:t>progdir</w:t>
        </w:r>
        <w:proofErr w:type="spellEnd"/>
        <w:r w:rsidR="00DB4BC8">
          <w:t xml:space="preserve">, and project; these will be used together to set the </w:t>
        </w:r>
        <w:proofErr w:type="spellStart"/>
        <w:r w:rsidR="00DB4BC8">
          <w:t>Matlab</w:t>
        </w:r>
        <w:proofErr w:type="spellEnd"/>
        <w:r w:rsidR="00DB4BC8">
          <w:t xml:space="preserve"> paths by calling </w:t>
        </w:r>
        <w:proofErr w:type="spellStart"/>
        <w:r w:rsidR="00DB4BC8">
          <w:t>moor_setup.m</w:t>
        </w:r>
        <w:proofErr w:type="spellEnd"/>
        <w:r w:rsidR="00DB4BC8">
          <w:t xml:space="preserve">. </w:t>
        </w:r>
      </w:ins>
      <w:ins w:id="167" w:author="Yvonne Firing" w:date="2024-05-24T08:15:00Z">
        <w:r w:rsidR="00DB4BC8">
          <w:t xml:space="preserve">For OSNAP and RAPID, a standardised directory structure is included; for another project, </w:t>
        </w:r>
        <w:proofErr w:type="spellStart"/>
        <w:r w:rsidR="00DB4BC8">
          <w:t>moor_setup.m</w:t>
        </w:r>
        <w:proofErr w:type="spellEnd"/>
        <w:r w:rsidR="00DB4BC8">
          <w:t xml:space="preserve"> will query the user for where to find data directories. </w:t>
        </w:r>
      </w:ins>
      <w:ins w:id="168" w:author="Yvonne Firing" w:date="2024-05-24T08:07:00Z">
        <w:r w:rsidR="00DB4BC8">
          <w:t>For OSNAP, the expected structure i</w:t>
        </w:r>
      </w:ins>
      <w:ins w:id="169" w:author="Yvonne Firing" w:date="2024-05-24T08:08:00Z">
        <w:r w:rsidR="00DB4BC8">
          <w:t xml:space="preserve">n </w:t>
        </w:r>
      </w:ins>
      <w:proofErr w:type="spellStart"/>
      <w:ins w:id="170" w:author="Yvonne Firing" w:date="2024-05-24T08:07:00Z">
        <w:r w:rsidR="00DB4BC8">
          <w:t>basedir</w:t>
        </w:r>
        <w:proofErr w:type="spellEnd"/>
        <w:r w:rsidR="00DB4BC8">
          <w:t>/</w:t>
        </w:r>
        <w:proofErr w:type="spellStart"/>
        <w:r w:rsidR="00DB4BC8">
          <w:t>osnap</w:t>
        </w:r>
        <w:proofErr w:type="spellEnd"/>
        <w:r w:rsidR="00DB4BC8">
          <w:t>/</w:t>
        </w:r>
      </w:ins>
      <w:del w:id="171" w:author="Yvonne Firing" w:date="2024-05-24T08:07:00Z">
        <w:r w:rsidDel="00DB4BC8">
          <w:delText xml:space="preserve"> two variables (pathosnap and pathgit) in order to set up the matlab paths properly. </w:delText>
        </w:r>
      </w:del>
    </w:p>
    <w:p w14:paraId="2EBB1A54" w14:textId="0FE16CEB" w:rsidR="00FB71F9" w:rsidRPr="00FB71F9" w:rsidRDefault="00734B93" w:rsidP="00DB4BC8">
      <w:pPr>
        <w:pStyle w:val="BodyText"/>
        <w:rPr>
          <w:rFonts w:ascii="Menlo" w:eastAsiaTheme="minorHAnsi" w:hAnsi="Menlo" w:cs="Menlo"/>
          <w:color w:val="000000"/>
          <w:sz w:val="22"/>
          <w:szCs w:val="22"/>
          <w:lang w:val="en-US" w:eastAsia="en-US" w:bidi="ar-SA"/>
        </w:rPr>
        <w:pPrChange w:id="172" w:author="Yvonne Firing" w:date="2024-05-24T08:07:00Z">
          <w:pPr>
            <w:pStyle w:val="ListParagraph"/>
            <w:widowControl/>
            <w:numPr>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hanging="360"/>
          </w:pPr>
        </w:pPrChange>
      </w:pPr>
      <w:del w:id="173" w:author="Yvonne Firing" w:date="2024-05-24T08:07:00Z">
        <w:r w:rsidRPr="00FB71F9" w:rsidDel="00DB4BC8">
          <w:rPr>
            <w:rFonts w:ascii="Menlo" w:eastAsiaTheme="minorHAnsi" w:hAnsi="Menlo" w:cs="Menlo"/>
            <w:color w:val="000000"/>
            <w:sz w:val="22"/>
            <w:szCs w:val="22"/>
            <w:lang w:val="en-US" w:eastAsia="en-US" w:bidi="ar-SA"/>
          </w:rPr>
          <w:delText>pathosnap</w:delText>
        </w:r>
        <w:r w:rsidDel="00DB4BC8">
          <w:delText xml:space="preserve"> </w:delText>
        </w:r>
        <w:r w:rsidR="00EC6BCD" w:rsidDel="00DB4BC8">
          <w:delText xml:space="preserve">should </w:delText>
        </w:r>
        <w:r w:rsidR="00144868" w:rsidDel="00DB4BC8">
          <w:delText xml:space="preserve">be </w:delText>
        </w:r>
        <w:r w:rsidR="00EC6BCD" w:rsidDel="00DB4BC8">
          <w:delText>point</w:delText>
        </w:r>
        <w:r w:rsidR="00144868" w:rsidDel="00DB4BC8">
          <w:delText>ing</w:delText>
        </w:r>
        <w:r w:rsidR="00EC6BCD" w:rsidDel="00DB4BC8">
          <w:delText xml:space="preserve"> to the directory containing the OSNAP data</w:delText>
        </w:r>
      </w:del>
      <w:ins w:id="174" w:author="Yvonne Firing" w:date="2024-05-24T08:08:00Z">
        <w:r w:rsidR="00DB4BC8">
          <w:t xml:space="preserve"> is: </w:t>
        </w:r>
      </w:ins>
    </w:p>
    <w:p w14:paraId="48C5D815" w14:textId="77777777" w:rsidR="00FB71F9" w:rsidRPr="00FB71F9" w:rsidRDefault="00FB71F9" w:rsidP="00FB71F9">
      <w:pPr>
        <w:pStyle w:val="ListParagraph"/>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
    <w:p w14:paraId="2BEB2DAA" w14:textId="29BF660F" w:rsidR="00EC6BCD" w:rsidRPr="00FB71F9" w:rsidRDefault="00EC6BCD" w:rsidP="00FB71F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r w:rsidRPr="00FB71F9">
        <w:rPr>
          <w:rFonts w:ascii="Arial" w:eastAsiaTheme="minorHAnsi" w:hAnsi="Arial" w:cs="Arial"/>
          <w:color w:val="000000"/>
          <w:sz w:val="22"/>
          <w:szCs w:val="22"/>
          <w:lang w:val="en-US" w:eastAsia="en-US" w:bidi="ar-SA"/>
        </w:rPr>
        <w:t>├──</w:t>
      </w:r>
      <w:r w:rsidRPr="00FB71F9">
        <w:rPr>
          <w:rFonts w:ascii="Menlo" w:eastAsiaTheme="minorHAnsi" w:hAnsi="Menlo" w:cs="Menlo"/>
          <w:color w:val="000000"/>
          <w:sz w:val="22"/>
          <w:szCs w:val="22"/>
          <w:lang w:val="en-US" w:eastAsia="en-US" w:bidi="ar-SA"/>
        </w:rPr>
        <w:t xml:space="preserve">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6368AA42" w14:textId="6EB88DA4" w:rsidR="00734B93" w:rsidRDefault="00EC6BCD" w:rsidP="00FB71F9">
      <w:pPr>
        <w:pStyle w:val="BodyText"/>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xml:space="preserve"> users</w:t>
      </w:r>
    </w:p>
    <w:p w14:paraId="0F3B3EC4" w14:textId="7AAF0F3E" w:rsidR="00734B93" w:rsidRDefault="00DB4BC8" w:rsidP="00DB4BC8">
      <w:pPr>
        <w:widowControl/>
        <w:spacing w:after="160" w:line="259" w:lineRule="auto"/>
        <w:pPrChange w:id="175" w:author="Yvonne Firing" w:date="2024-05-24T08:08:00Z">
          <w:pPr>
            <w:pStyle w:val="ListParagraph"/>
            <w:widowControl/>
            <w:numPr>
              <w:numId w:val="10"/>
            </w:numPr>
            <w:spacing w:after="160" w:line="259" w:lineRule="auto"/>
            <w:ind w:hanging="360"/>
          </w:pPr>
        </w:pPrChange>
      </w:pPr>
      <w:ins w:id="176" w:author="Yvonne Firing" w:date="2024-05-24T08:08:00Z">
        <w:r>
          <w:rPr>
            <w:rFonts w:ascii="Menlo" w:eastAsiaTheme="minorHAnsi" w:hAnsi="Menlo" w:cs="Menlo"/>
            <w:color w:val="000000"/>
            <w:sz w:val="22"/>
            <w:szCs w:val="22"/>
            <w:lang w:val="en-US" w:eastAsia="en-US" w:bidi="ar-SA"/>
          </w:rPr>
          <w:t xml:space="preserve">Meanwhile </w:t>
        </w:r>
        <w:proofErr w:type="spellStart"/>
        <w:r>
          <w:rPr>
            <w:rFonts w:ascii="Menlo" w:eastAsiaTheme="minorHAnsi" w:hAnsi="Menlo" w:cs="Menlo"/>
            <w:color w:val="000000"/>
            <w:sz w:val="22"/>
            <w:szCs w:val="22"/>
            <w:lang w:val="en-US" w:eastAsia="en-US" w:bidi="ar-SA"/>
          </w:rPr>
          <w:t>progdir</w:t>
        </w:r>
        <w:proofErr w:type="spellEnd"/>
        <w:r>
          <w:rPr>
            <w:rFonts w:ascii="Menlo" w:eastAsiaTheme="minorHAnsi" w:hAnsi="Menlo" w:cs="Menlo"/>
            <w:color w:val="000000"/>
            <w:sz w:val="22"/>
            <w:szCs w:val="22"/>
            <w:lang w:val="en-US" w:eastAsia="en-US" w:bidi="ar-SA"/>
          </w:rPr>
          <w:t xml:space="preserve"> should contain </w:t>
        </w:r>
        <w:commentRangeStart w:id="177"/>
        <w:proofErr w:type="spellStart"/>
        <w:r>
          <w:rPr>
            <w:rFonts w:ascii="Menlo" w:eastAsiaTheme="minorHAnsi" w:hAnsi="Menlo" w:cs="Menlo"/>
            <w:color w:val="000000"/>
            <w:sz w:val="22"/>
            <w:szCs w:val="22"/>
            <w:lang w:val="en-US" w:eastAsia="en-US" w:bidi="ar-SA"/>
          </w:rPr>
          <w:t>m_moorproc_toolbox</w:t>
        </w:r>
      </w:ins>
      <w:proofErr w:type="spellEnd"/>
      <w:ins w:id="178" w:author="Yvonne Firing" w:date="2024-05-24T08:10:00Z">
        <w:r>
          <w:rPr>
            <w:rFonts w:ascii="Menlo" w:eastAsiaTheme="minorHAnsi" w:hAnsi="Menlo" w:cs="Menlo"/>
            <w:color w:val="000000"/>
            <w:sz w:val="22"/>
            <w:szCs w:val="22"/>
            <w:lang w:val="en-US" w:eastAsia="en-US" w:bidi="ar-SA"/>
          </w:rPr>
          <w:t xml:space="preserve"> </w:t>
        </w:r>
      </w:ins>
      <w:commentRangeEnd w:id="177"/>
      <w:ins w:id="179" w:author="Yvonne Firing" w:date="2024-05-24T08:13:00Z">
        <w:r>
          <w:rPr>
            <w:rStyle w:val="CommentReference"/>
            <w:rFonts w:cs="Mangal"/>
          </w:rPr>
          <w:commentReference w:id="177"/>
        </w:r>
      </w:ins>
      <w:ins w:id="180" w:author="Yvonne Firing" w:date="2024-05-24T08:09:00Z">
        <w:r>
          <w:rPr>
            <w:rFonts w:ascii="Menlo" w:eastAsiaTheme="minorHAnsi" w:hAnsi="Menlo" w:cs="Menlo"/>
            <w:color w:val="000000"/>
            <w:sz w:val="22"/>
            <w:szCs w:val="22"/>
            <w:lang w:val="en-US" w:eastAsia="en-US" w:bidi="ar-SA"/>
          </w:rPr>
          <w:t>(</w:t>
        </w:r>
      </w:ins>
      <w:ins w:id="181" w:author="Yvonne Firing" w:date="2024-05-24T08:10:00Z">
        <w:r>
          <w:rPr>
            <w:rFonts w:ascii="Menlo" w:eastAsiaTheme="minorHAnsi" w:hAnsi="Menlo" w:cs="Menlo"/>
            <w:color w:val="000000"/>
            <w:sz w:val="22"/>
            <w:szCs w:val="22"/>
            <w:lang w:val="en-US" w:eastAsia="en-US" w:bidi="ar-SA"/>
          </w:rPr>
          <w:t xml:space="preserve">and, </w:t>
        </w:r>
      </w:ins>
      <w:commentRangeStart w:id="182"/>
      <w:ins w:id="183" w:author="Yvonne Firing" w:date="2024-05-24T08:09:00Z">
        <w:r>
          <w:rPr>
            <w:rFonts w:ascii="Menlo" w:eastAsiaTheme="minorHAnsi" w:hAnsi="Menlo" w:cs="Menlo"/>
            <w:color w:val="000000"/>
            <w:sz w:val="22"/>
            <w:szCs w:val="22"/>
            <w:lang w:val="en-US" w:eastAsia="en-US" w:bidi="ar-SA"/>
          </w:rPr>
          <w:t>if</w:t>
        </w:r>
      </w:ins>
      <w:commentRangeEnd w:id="182"/>
      <w:ins w:id="184" w:author="Yvonne Firing" w:date="2024-05-24T08:10:00Z">
        <w:r>
          <w:rPr>
            <w:rStyle w:val="CommentReference"/>
            <w:rFonts w:cs="Mangal"/>
          </w:rPr>
          <w:commentReference w:id="182"/>
        </w:r>
      </w:ins>
      <w:ins w:id="185" w:author="Yvonne Firing" w:date="2024-05-24T08:09:00Z">
        <w:r>
          <w:rPr>
            <w:rFonts w:ascii="Menlo" w:eastAsiaTheme="minorHAnsi" w:hAnsi="Menlo" w:cs="Menlo"/>
            <w:color w:val="000000"/>
            <w:sz w:val="22"/>
            <w:szCs w:val="22"/>
            <w:lang w:val="en-US" w:eastAsia="en-US" w:bidi="ar-SA"/>
          </w:rPr>
          <w:t xml:space="preserve"> you are also using </w:t>
        </w:r>
      </w:ins>
      <w:proofErr w:type="spellStart"/>
      <w:ins w:id="186" w:author="Yvonne Firing" w:date="2024-05-24T08:10:00Z">
        <w:r>
          <w:rPr>
            <w:rFonts w:ascii="Menlo" w:eastAsiaTheme="minorHAnsi" w:hAnsi="Menlo" w:cs="Menlo"/>
            <w:color w:val="000000"/>
            <w:sz w:val="22"/>
            <w:szCs w:val="22"/>
            <w:lang w:val="en-US" w:eastAsia="en-US" w:bidi="ar-SA"/>
          </w:rPr>
          <w:t>mexec</w:t>
        </w:r>
      </w:ins>
      <w:proofErr w:type="spellEnd"/>
      <w:ins w:id="187" w:author="Yvonne Firing" w:date="2024-05-24T08:09:00Z">
        <w:r>
          <w:rPr>
            <w:rFonts w:ascii="Menlo" w:eastAsiaTheme="minorHAnsi" w:hAnsi="Menlo" w:cs="Menlo"/>
            <w:color w:val="000000"/>
            <w:sz w:val="22"/>
            <w:szCs w:val="22"/>
            <w:lang w:val="en-US" w:eastAsia="en-US" w:bidi="ar-SA"/>
          </w:rPr>
          <w:t xml:space="preserve"> to process/load CTD data</w:t>
        </w:r>
      </w:ins>
      <w:ins w:id="188" w:author="Yvonne Firing" w:date="2024-05-24T08:10:00Z">
        <w:r>
          <w:rPr>
            <w:rFonts w:ascii="Menlo" w:eastAsiaTheme="minorHAnsi" w:hAnsi="Menlo" w:cs="Menlo"/>
            <w:color w:val="000000"/>
            <w:sz w:val="22"/>
            <w:szCs w:val="22"/>
            <w:lang w:val="en-US" w:eastAsia="en-US" w:bidi="ar-SA"/>
          </w:rPr>
          <w:t>,</w:t>
        </w:r>
      </w:ins>
      <w:ins w:id="189" w:author="Yvonne Firing" w:date="2024-05-24T08:09:00Z">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ocp_hydro_matlab</w:t>
        </w:r>
      </w:ins>
      <w:proofErr w:type="spellEnd"/>
      <w:ins w:id="190" w:author="Yvonne Firing" w:date="2024-05-24T08:10:00Z">
        <w:r>
          <w:rPr>
            <w:rFonts w:ascii="Menlo" w:eastAsiaTheme="minorHAnsi" w:hAnsi="Menlo" w:cs="Menlo"/>
            <w:color w:val="000000"/>
            <w:sz w:val="22"/>
            <w:szCs w:val="22"/>
            <w:lang w:val="en-US" w:eastAsia="en-US" w:bidi="ar-SA"/>
          </w:rPr>
          <w:t>)</w:t>
        </w:r>
      </w:ins>
      <w:ins w:id="191" w:author="Yvonne Firing" w:date="2024-05-24T08:09:00Z">
        <w:r>
          <w:rPr>
            <w:rFonts w:ascii="Menlo" w:eastAsiaTheme="minorHAnsi" w:hAnsi="Menlo" w:cs="Menlo"/>
            <w:color w:val="000000"/>
            <w:sz w:val="22"/>
            <w:szCs w:val="22"/>
            <w:lang w:val="en-US" w:eastAsia="en-US" w:bidi="ar-SA"/>
          </w:rPr>
          <w:t xml:space="preserve">. </w:t>
        </w:r>
      </w:ins>
      <w:del w:id="192" w:author="Yvonne Firing" w:date="2024-05-24T08:09:00Z">
        <w:r w:rsidR="00734B93" w:rsidRPr="00DB4BC8" w:rsidDel="00DB4BC8">
          <w:rPr>
            <w:rFonts w:ascii="Menlo" w:eastAsiaTheme="minorHAnsi" w:hAnsi="Menlo" w:cs="Menlo"/>
            <w:color w:val="000000"/>
            <w:sz w:val="22"/>
            <w:szCs w:val="22"/>
            <w:lang w:val="en-US" w:eastAsia="en-US" w:bidi="ar-SA"/>
            <w:rPrChange w:id="193" w:author="Yvonne Firing" w:date="2024-05-24T08:08:00Z">
              <w:rPr>
                <w:lang w:val="en-US" w:eastAsia="en-US" w:bidi="ar-SA"/>
              </w:rPr>
            </w:rPrChange>
          </w:rPr>
          <w:delText>pathgit</w:delText>
        </w:r>
        <w:r w:rsidR="009C7FC6" w:rsidRPr="00DB4BC8" w:rsidDel="00DB4BC8">
          <w:rPr>
            <w:rFonts w:ascii="Menlo" w:eastAsiaTheme="minorHAnsi" w:hAnsi="Menlo" w:cs="Menlo"/>
            <w:color w:val="000000"/>
            <w:sz w:val="22"/>
            <w:szCs w:val="22"/>
            <w:lang w:val="en-US" w:eastAsia="en-US" w:bidi="ar-SA"/>
            <w:rPrChange w:id="194" w:author="Yvonne Firing" w:date="2024-05-24T08:08:00Z">
              <w:rPr>
                <w:lang w:val="en-US" w:eastAsia="en-US" w:bidi="ar-SA"/>
              </w:rPr>
            </w:rPrChange>
          </w:rPr>
          <w:delText xml:space="preserve"> </w:delText>
        </w:r>
        <w:r w:rsidR="001433AD" w:rsidRPr="00DB4BC8" w:rsidDel="00DB4BC8">
          <w:rPr>
            <w:rFonts w:ascii="Menlo" w:eastAsiaTheme="minorHAnsi" w:hAnsi="Menlo" w:cs="Menlo"/>
            <w:color w:val="000000"/>
            <w:sz w:val="22"/>
            <w:szCs w:val="22"/>
            <w:lang w:val="en-US" w:eastAsia="en-US" w:bidi="ar-SA"/>
            <w:rPrChange w:id="195" w:author="Yvonne Firing" w:date="2024-05-24T08:08:00Z">
              <w:rPr>
                <w:lang w:val="en-US" w:eastAsia="en-US" w:bidi="ar-SA"/>
              </w:rPr>
            </w:rPrChange>
          </w:rPr>
          <w:delText xml:space="preserve">should </w:delText>
        </w:r>
        <w:r w:rsidR="00144868" w:rsidRPr="00DB4BC8" w:rsidDel="00DB4BC8">
          <w:rPr>
            <w:rFonts w:ascii="Menlo" w:eastAsiaTheme="minorHAnsi" w:hAnsi="Menlo" w:cs="Menlo"/>
            <w:color w:val="000000"/>
            <w:sz w:val="22"/>
            <w:szCs w:val="22"/>
            <w:lang w:val="en-US" w:eastAsia="en-US" w:bidi="ar-SA"/>
            <w:rPrChange w:id="196" w:author="Yvonne Firing" w:date="2024-05-24T08:08:00Z">
              <w:rPr>
                <w:lang w:val="en-US" w:eastAsia="en-US" w:bidi="ar-SA"/>
              </w:rPr>
            </w:rPrChange>
          </w:rPr>
          <w:delText xml:space="preserve">be </w:delText>
        </w:r>
        <w:r w:rsidR="001433AD" w:rsidRPr="00DB4BC8" w:rsidDel="00DB4BC8">
          <w:rPr>
            <w:rFonts w:ascii="Menlo" w:eastAsiaTheme="minorHAnsi" w:hAnsi="Menlo" w:cs="Menlo"/>
            <w:color w:val="000000"/>
            <w:sz w:val="22"/>
            <w:szCs w:val="22"/>
            <w:lang w:val="en-US" w:eastAsia="en-US" w:bidi="ar-SA"/>
            <w:rPrChange w:id="197" w:author="Yvonne Firing" w:date="2024-05-24T08:08:00Z">
              <w:rPr>
                <w:lang w:val="en-US" w:eastAsia="en-US" w:bidi="ar-SA"/>
              </w:rPr>
            </w:rPrChange>
          </w:rPr>
          <w:delText>point</w:delText>
        </w:r>
        <w:r w:rsidR="00144868" w:rsidRPr="00DB4BC8" w:rsidDel="00DB4BC8">
          <w:rPr>
            <w:rFonts w:ascii="Menlo" w:eastAsiaTheme="minorHAnsi" w:hAnsi="Menlo" w:cs="Menlo"/>
            <w:color w:val="000000"/>
            <w:sz w:val="22"/>
            <w:szCs w:val="22"/>
            <w:lang w:val="en-US" w:eastAsia="en-US" w:bidi="ar-SA"/>
            <w:rPrChange w:id="198" w:author="Yvonne Firing" w:date="2024-05-24T08:08:00Z">
              <w:rPr>
                <w:lang w:val="en-US" w:eastAsia="en-US" w:bidi="ar-SA"/>
              </w:rPr>
            </w:rPrChange>
          </w:rPr>
          <w:delText>ing to the mooring processing toolbox (the github repository). For example: pathgit =</w:delText>
        </w:r>
        <w:r w:rsidR="001B1646" w:rsidRPr="00DB4BC8" w:rsidDel="00DB4BC8">
          <w:rPr>
            <w:rFonts w:ascii="Menlo" w:eastAsiaTheme="minorHAnsi" w:hAnsi="Menlo" w:cs="Menlo"/>
            <w:color w:val="000000"/>
            <w:sz w:val="22"/>
            <w:szCs w:val="22"/>
            <w:lang w:val="en-US" w:eastAsia="en-US" w:bidi="ar-SA"/>
            <w:rPrChange w:id="199" w:author="Yvonne Firing" w:date="2024-05-24T08:08:00Z">
              <w:rPr>
                <w:lang w:val="en-US" w:eastAsia="en-US" w:bidi="ar-SA"/>
              </w:rPr>
            </w:rPrChange>
          </w:rPr>
          <w:delText xml:space="preserve"> ‘/Users/locupe/Dropbox/Work/Python/Repos_perso/m_moorproc_toolbox</w:delText>
        </w:r>
        <w:r w:rsidR="00144868" w:rsidRPr="00DB4BC8" w:rsidDel="00DB4BC8">
          <w:rPr>
            <w:rFonts w:ascii="Menlo" w:eastAsiaTheme="minorHAnsi" w:hAnsi="Menlo" w:cs="Menlo"/>
            <w:color w:val="000000"/>
            <w:sz w:val="22"/>
            <w:szCs w:val="22"/>
            <w:lang w:val="en-US" w:eastAsia="en-US" w:bidi="ar-SA"/>
            <w:rPrChange w:id="200" w:author="Yvonne Firing" w:date="2024-05-24T08:08:00Z">
              <w:rPr>
                <w:lang w:val="en-US" w:eastAsia="en-US" w:bidi="ar-SA"/>
              </w:rPr>
            </w:rPrChange>
          </w:rPr>
          <w:delText>’</w:delText>
        </w:r>
      </w:del>
    </w:p>
    <w:p w14:paraId="7E316B40" w14:textId="7CA2A1FD" w:rsidR="00734B93" w:rsidRDefault="00242E4D">
      <w:pPr>
        <w:widowControl/>
        <w:suppressAutoHyphens w:val="0"/>
        <w:spacing w:after="160" w:line="259" w:lineRule="auto"/>
      </w:pPr>
      <w:r>
        <w:br w:type="page"/>
      </w:r>
    </w:p>
    <w:p w14:paraId="2C5C3B78" w14:textId="77777777" w:rsidR="00DB6415" w:rsidRPr="00DB6415" w:rsidRDefault="004E5A3D" w:rsidP="00DB6415">
      <w:pPr>
        <w:pStyle w:val="Heading1"/>
      </w:pPr>
      <w:bookmarkStart w:id="201" w:name="_Toc108243089"/>
      <w:r w:rsidRPr="00DB6415">
        <w:lastRenderedPageBreak/>
        <w:t xml:space="preserve">Real-time and delayed-time processing of </w:t>
      </w:r>
      <w:proofErr w:type="spellStart"/>
      <w:r w:rsidRPr="00DB6415">
        <w:t>microCAT</w:t>
      </w:r>
      <w:proofErr w:type="spellEnd"/>
      <w:r w:rsidRPr="00DB6415">
        <w:t xml:space="preserve"> data</w:t>
      </w:r>
      <w:bookmarkEnd w:id="201"/>
    </w:p>
    <w:p w14:paraId="64CFF9E0" w14:textId="769AFE78" w:rsidR="00DB6415" w:rsidRPr="00DB6415" w:rsidRDefault="00DB6415" w:rsidP="00DB6415">
      <w:pPr>
        <w:pStyle w:val="Heading2"/>
      </w:pPr>
      <w:bookmarkStart w:id="202" w:name="_Toc108243090"/>
      <w:r w:rsidRPr="00DB6415">
        <w:t>Introduction</w:t>
      </w:r>
      <w:bookmarkEnd w:id="202"/>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51E3554B" w:rsidR="004E5A3D" w:rsidRDefault="004E5A3D" w:rsidP="00242E4D">
      <w:pPr>
        <w:pStyle w:val="ListParagraph"/>
        <w:numPr>
          <w:ilvl w:val="0"/>
          <w:numId w:val="22"/>
        </w:numPr>
        <w:spacing w:line="264" w:lineRule="auto"/>
      </w:pPr>
      <w:r>
        <w:t>Initial processing setup: creation of a data processing metadata control file.</w:t>
      </w:r>
    </w:p>
    <w:p w14:paraId="112A1DEC" w14:textId="59E02AEA" w:rsidR="004E5A3D" w:rsidRDefault="004E5A3D" w:rsidP="00242E4D">
      <w:pPr>
        <w:pStyle w:val="ListParagraph"/>
        <w:numPr>
          <w:ilvl w:val="0"/>
          <w:numId w:val="22"/>
        </w:numPr>
        <w:spacing w:line="264" w:lineRule="auto"/>
      </w:pPr>
      <w:r>
        <w:t>Raw data downloading and archiving</w:t>
      </w:r>
    </w:p>
    <w:p w14:paraId="17CAA0CE" w14:textId="53DBE88A" w:rsidR="004E5A3D" w:rsidRDefault="004E5A3D" w:rsidP="00242E4D">
      <w:pPr>
        <w:pStyle w:val="ListParagraph"/>
        <w:numPr>
          <w:ilvl w:val="0"/>
          <w:numId w:val="22"/>
        </w:numPr>
        <w:spacing w:line="264" w:lineRule="auto"/>
      </w:pPr>
      <w:r>
        <w:t>Conversion from instrument format to standard Rapid Data Base (RDB) format</w:t>
      </w:r>
    </w:p>
    <w:p w14:paraId="5387CFE8" w14:textId="1CB8CB3D" w:rsidR="004E5A3D" w:rsidRDefault="004E5A3D" w:rsidP="00242E4D">
      <w:pPr>
        <w:pStyle w:val="ListParagraph"/>
        <w:numPr>
          <w:ilvl w:val="0"/>
          <w:numId w:val="22"/>
        </w:numPr>
        <w:spacing w:line="264" w:lineRule="auto"/>
      </w:pPr>
      <w:r>
        <w:t>Trimming of data record, basic statistics and summary plots</w:t>
      </w:r>
    </w:p>
    <w:p w14:paraId="1C3FE5A7" w14:textId="006F9FB3" w:rsidR="004E5A3D" w:rsidRDefault="004E5A3D" w:rsidP="00242E4D">
      <w:pPr>
        <w:pStyle w:val="ListParagraph"/>
        <w:numPr>
          <w:ilvl w:val="0"/>
          <w:numId w:val="22"/>
        </w:numPr>
        <w:spacing w:line="264" w:lineRule="auto"/>
      </w:pPr>
      <w:r>
        <w:t>Calibrating and quality control of the moored CTD data:</w:t>
      </w:r>
    </w:p>
    <w:p w14:paraId="5A5A007F" w14:textId="76966CDC" w:rsidR="004E5A3D" w:rsidRDefault="004E5A3D" w:rsidP="00242E4D">
      <w:pPr>
        <w:pStyle w:val="ListParagraph"/>
        <w:numPr>
          <w:ilvl w:val="0"/>
          <w:numId w:val="22"/>
        </w:numPr>
        <w:spacing w:line="264" w:lineRule="auto"/>
      </w:pPr>
      <w:r>
        <w:t>Gridding of the data: creation of a lowpass filtered, regular gridded data set</w:t>
      </w:r>
    </w:p>
    <w:p w14:paraId="49D1F741" w14:textId="77777777" w:rsidR="004E5A3D" w:rsidRDefault="004E5A3D" w:rsidP="004E5A3D">
      <w:pPr>
        <w:spacing w:line="264" w:lineRule="auto"/>
        <w:rPr>
          <w:b/>
          <w:bCs/>
        </w:rPr>
      </w:pPr>
    </w:p>
    <w:p w14:paraId="7B04390C" w14:textId="77777777" w:rsidR="00134DE9" w:rsidRDefault="004E5A3D" w:rsidP="004E5A3D">
      <w:pPr>
        <w:spacing w:line="264" w:lineRule="auto"/>
        <w:rPr>
          <w:ins w:id="203" w:author="Yvonne Firing" w:date="2024-05-24T08:18:00Z"/>
          <w:b/>
          <w:bCs/>
        </w:rPr>
      </w:pPr>
      <w:r>
        <w:rPr>
          <w:b/>
          <w:bCs/>
        </w:rPr>
        <w:t>NOTE: the OSNAP data structure separates executable scripts (</w:t>
      </w:r>
      <w:commentRangeStart w:id="204"/>
      <w:proofErr w:type="spellStart"/>
      <w:r w:rsidRPr="00FE4C6E">
        <w:rPr>
          <w:b/>
          <w:bCs/>
          <w:i/>
          <w:iCs/>
        </w:rPr>
        <w:t>osnap</w:t>
      </w:r>
      <w:commentRangeEnd w:id="204"/>
      <w:proofErr w:type="spellEnd"/>
      <w:r w:rsidR="008C4E49">
        <w:rPr>
          <w:rStyle w:val="CommentReference"/>
          <w:rFonts w:cs="Mangal"/>
        </w:rPr>
        <w:commentReference w:id="204"/>
      </w:r>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w:t>
      </w:r>
      <w:r w:rsidR="008C4E49">
        <w:rPr>
          <w:b/>
          <w:bCs/>
        </w:rPr>
        <w:t xml:space="preserve">(or directory) names and paths </w:t>
      </w:r>
      <w:r>
        <w:rPr>
          <w:b/>
          <w:bCs/>
        </w:rPr>
        <w:t xml:space="preserve">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xml:space="preserve">.  </w:t>
      </w:r>
      <w:ins w:id="205" w:author="Yvonne Firing" w:date="2024-05-24T08:18:00Z">
        <w:r w:rsidR="00134DE9">
          <w:rPr>
            <w:b/>
            <w:bCs/>
          </w:rPr>
          <w:t xml:space="preserve">The syntax </w:t>
        </w:r>
      </w:ins>
    </w:p>
    <w:p w14:paraId="170760C4" w14:textId="02C9576E" w:rsidR="004E5A3D" w:rsidRDefault="00134DE9" w:rsidP="004E5A3D">
      <w:pPr>
        <w:spacing w:line="264" w:lineRule="auto"/>
        <w:rPr>
          <w:b/>
          <w:bCs/>
        </w:rPr>
      </w:pPr>
      <w:ins w:id="206" w:author="Yvonne Firing" w:date="2024-05-24T08:18:00Z">
        <w:r>
          <w:rPr>
            <w:b/>
            <w:bCs/>
          </w:rPr>
          <w:t>&lt;</w:t>
        </w:r>
      </w:ins>
      <w:proofErr w:type="spellStart"/>
      <w:ins w:id="207" w:author="Yvonne Firing" w:date="2024-05-24T08:19:00Z">
        <w:r>
          <w:rPr>
            <w:b/>
            <w:bCs/>
          </w:rPr>
          <w:t>moordatadir</w:t>
        </w:r>
        <w:proofErr w:type="spellEnd"/>
        <w:r>
          <w:rPr>
            <w:b/>
            <w:bCs/>
          </w:rPr>
          <w:t xml:space="preserve">&gt;/raw should be translated based on your directory configuration (set by the </w:t>
        </w:r>
      </w:ins>
      <w:proofErr w:type="spellStart"/>
      <w:ins w:id="208" w:author="Yvonne Firing" w:date="2024-05-24T08:20:00Z">
        <w:r>
          <w:rPr>
            <w:b/>
            <w:bCs/>
          </w:rPr>
          <w:t>Matlab</w:t>
        </w:r>
        <w:proofErr w:type="spellEnd"/>
        <w:r>
          <w:rPr>
            <w:b/>
            <w:bCs/>
          </w:rPr>
          <w:t xml:space="preserve"> startup file and stored in global variable MOORPROC_G)</w:t>
        </w:r>
      </w:ins>
      <w:ins w:id="209" w:author="Yvonne Firing" w:date="2024-05-24T08:19:00Z">
        <w:r>
          <w:rPr>
            <w:b/>
            <w:bCs/>
          </w:rPr>
          <w:t xml:space="preserve"> to e.g. ~/projects/</w:t>
        </w:r>
        <w:proofErr w:type="spellStart"/>
        <w:r>
          <w:rPr>
            <w:b/>
            <w:bCs/>
          </w:rPr>
          <w:t>osnap</w:t>
        </w:r>
        <w:proofErr w:type="spellEnd"/>
        <w:r>
          <w:rPr>
            <w:b/>
            <w:bCs/>
          </w:rPr>
          <w:t>/data/moor/</w:t>
        </w:r>
        <w:proofErr w:type="spellStart"/>
        <w:proofErr w:type="gramStart"/>
        <w:r>
          <w:rPr>
            <w:b/>
            <w:bCs/>
          </w:rPr>
          <w:t>raw.</w:t>
        </w:r>
      </w:ins>
      <w:ins w:id="210" w:author="Yvonne Firing" w:date="2024-05-24T08:18:00Z">
        <w:r>
          <w:rPr>
            <w:b/>
            <w:bCs/>
          </w:rPr>
          <w:t>_</w:t>
        </w:r>
      </w:ins>
      <w:proofErr w:type="gramEnd"/>
      <w:r w:rsidR="004E5A3D">
        <w:rPr>
          <w:b/>
          <w:bCs/>
        </w:rPr>
        <w:t>The</w:t>
      </w:r>
      <w:proofErr w:type="spellEnd"/>
      <w:r w:rsidR="004E5A3D">
        <w:rPr>
          <w:b/>
          <w:bCs/>
        </w:rPr>
        <w:t xml:space="preserv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211" w:name="_Toc108243091"/>
      <w:r>
        <w:t>Set up directory structure</w:t>
      </w:r>
      <w:bookmarkEnd w:id="211"/>
    </w:p>
    <w:p w14:paraId="10427CB7" w14:textId="77777777" w:rsidR="00DB4BC8" w:rsidRDefault="00DB4BC8" w:rsidP="00DB4BC8">
      <w:pPr>
        <w:widowControl/>
        <w:spacing w:after="160" w:line="259" w:lineRule="auto"/>
        <w:rPr>
          <w:ins w:id="212" w:author="Yvonne Firing" w:date="2024-05-24T08:15:00Z"/>
          <w:rFonts w:ascii="Menlo" w:eastAsiaTheme="minorHAnsi" w:hAnsi="Menlo" w:cs="Menlo"/>
          <w:color w:val="000000"/>
          <w:sz w:val="22"/>
          <w:szCs w:val="22"/>
          <w:lang w:val="en-US" w:eastAsia="en-US" w:bidi="ar-SA"/>
        </w:rPr>
      </w:pPr>
      <w:ins w:id="213" w:author="Yvonne Firing" w:date="2024-05-24T08:15:00Z">
        <w:r>
          <w:rPr>
            <w:rFonts w:ascii="Menlo" w:eastAsiaTheme="minorHAnsi" w:hAnsi="Menlo" w:cs="Menlo"/>
            <w:color w:val="000000"/>
            <w:sz w:val="22"/>
            <w:szCs w:val="22"/>
            <w:lang w:val="en-US" w:eastAsia="en-US" w:bidi="ar-SA"/>
          </w:rPr>
          <w:t>Running the startup file will set a global variable, MOORPROC_G, containing paths to different input and output directories, e.g.:</w:t>
        </w:r>
      </w:ins>
    </w:p>
    <w:p w14:paraId="61B73EB0" w14:textId="77777777" w:rsidR="00DB4BC8" w:rsidRDefault="00DB4BC8" w:rsidP="00DB4BC8">
      <w:pPr>
        <w:widowControl/>
        <w:spacing w:after="160" w:line="259" w:lineRule="auto"/>
        <w:rPr>
          <w:ins w:id="214" w:author="Yvonne Firing" w:date="2024-05-24T08:15:00Z"/>
          <w:rFonts w:ascii="Menlo" w:eastAsiaTheme="minorHAnsi" w:hAnsi="Menlo" w:cs="Menlo"/>
          <w:color w:val="000000"/>
          <w:sz w:val="22"/>
          <w:szCs w:val="22"/>
          <w:lang w:val="en-US" w:eastAsia="en-US" w:bidi="ar-SA"/>
        </w:rPr>
      </w:pPr>
      <w:proofErr w:type="spellStart"/>
      <w:ins w:id="215" w:author="Yvonne Firing" w:date="2024-05-24T08:15:00Z">
        <w:r>
          <w:rPr>
            <w:rFonts w:ascii="Menlo" w:eastAsiaTheme="minorHAnsi" w:hAnsi="Menlo" w:cs="Menlo"/>
            <w:color w:val="000000"/>
            <w:sz w:val="22"/>
            <w:szCs w:val="22"/>
            <w:lang w:val="en-US" w:eastAsia="en-US" w:bidi="ar-SA"/>
          </w:rPr>
          <w:t>MOORPROC_</w:t>
        </w:r>
        <w:proofErr w:type="gramStart"/>
        <w:r>
          <w:rPr>
            <w:rFonts w:ascii="Menlo" w:eastAsiaTheme="minorHAnsi" w:hAnsi="Menlo" w:cs="Menlo"/>
            <w:color w:val="000000"/>
            <w:sz w:val="22"/>
            <w:szCs w:val="22"/>
            <w:lang w:val="en-US" w:eastAsia="en-US" w:bidi="ar-SA"/>
          </w:rPr>
          <w:t>G.moordatadir</w:t>
        </w:r>
        <w:proofErr w:type="spellEnd"/>
        <w:proofErr w:type="gramEnd"/>
        <w:r>
          <w:rPr>
            <w:rFonts w:ascii="Menlo" w:eastAsiaTheme="minorHAnsi" w:hAnsi="Menlo" w:cs="Menlo"/>
            <w:color w:val="000000"/>
            <w:sz w:val="22"/>
            <w:szCs w:val="22"/>
            <w:lang w:val="en-US" w:eastAsia="en-US" w:bidi="ar-SA"/>
          </w:rPr>
          <w:t>: ‘/data/</w:t>
        </w:r>
        <w:proofErr w:type="spellStart"/>
        <w:r>
          <w:rPr>
            <w:rFonts w:ascii="Menlo" w:eastAsiaTheme="minorHAnsi" w:hAnsi="Menlo" w:cs="Menlo"/>
            <w:color w:val="000000"/>
            <w:sz w:val="22"/>
            <w:szCs w:val="22"/>
            <w:lang w:val="en-US" w:eastAsia="en-US" w:bidi="ar-SA"/>
          </w:rPr>
          <w:t>pstar</w:t>
        </w:r>
        <w:proofErr w:type="spellEnd"/>
        <w:r>
          <w:rPr>
            <w:rFonts w:ascii="Menlo" w:eastAsiaTheme="minorHAnsi" w:hAnsi="Menlo" w:cs="Menlo"/>
            <w:color w:val="000000"/>
            <w:sz w:val="22"/>
            <w:szCs w:val="22"/>
            <w:lang w:val="en-US" w:eastAsia="en-US" w:bidi="ar-SA"/>
          </w:rPr>
          <w:t>/projects/</w:t>
        </w:r>
        <w:proofErr w:type="spellStart"/>
        <w:r>
          <w:rPr>
            <w:rFonts w:ascii="Menlo" w:eastAsiaTheme="minorHAnsi" w:hAnsi="Menlo" w:cs="Menlo"/>
            <w:color w:val="000000"/>
            <w:sz w:val="22"/>
            <w:szCs w:val="22"/>
            <w:lang w:val="en-US" w:eastAsia="en-US" w:bidi="ar-SA"/>
          </w:rPr>
          <w:t>osnap</w:t>
        </w:r>
        <w:proofErr w:type="spellEnd"/>
        <w:r>
          <w:rPr>
            <w:rFonts w:ascii="Menlo" w:eastAsiaTheme="minorHAnsi" w:hAnsi="Menlo" w:cs="Menlo"/>
            <w:color w:val="000000"/>
            <w:sz w:val="22"/>
            <w:szCs w:val="22"/>
            <w:lang w:val="en-US" w:eastAsia="en-US" w:bidi="ar-SA"/>
          </w:rPr>
          <w:t>/data/moor’</w:t>
        </w:r>
      </w:ins>
    </w:p>
    <w:p w14:paraId="18E29861" w14:textId="6E865F0F" w:rsidR="0046023D" w:rsidRPr="0046023D" w:rsidRDefault="00134DE9" w:rsidP="0046023D">
      <w:pPr>
        <w:pStyle w:val="BodyText"/>
      </w:pPr>
      <w:ins w:id="216" w:author="Yvonne Firing" w:date="2024-05-24T08:16:00Z">
        <w:r>
          <w:t>The scripts are kept in a separate directory (e.g. /data/</w:t>
        </w:r>
        <w:proofErr w:type="spellStart"/>
        <w:r>
          <w:t>pstar</w:t>
        </w:r>
        <w:proofErr w:type="spellEnd"/>
        <w:r>
          <w:t>/programs/</w:t>
        </w:r>
        <w:proofErr w:type="spellStart"/>
        <w:r>
          <w:t>gitvcd</w:t>
        </w:r>
        <w:proofErr w:type="spellEnd"/>
        <w:r>
          <w:t>/</w:t>
        </w:r>
        <w:proofErr w:type="spellStart"/>
        <w:r>
          <w:t>m_moorproc_toolbox</w:t>
        </w:r>
        <w:proofErr w:type="spellEnd"/>
        <w:r>
          <w:t xml:space="preserve">’). </w:t>
        </w:r>
      </w:ins>
    </w:p>
    <w:p w14:paraId="12D46587" w14:textId="29000A7A" w:rsidR="004E5A3D" w:rsidDel="00134DE9" w:rsidRDefault="004E5A3D" w:rsidP="0046023D">
      <w:pPr>
        <w:pStyle w:val="Heading3"/>
        <w:rPr>
          <w:del w:id="217" w:author="Yvonne Firing" w:date="2024-05-24T08:16:00Z"/>
        </w:rPr>
      </w:pPr>
      <w:bookmarkStart w:id="218" w:name="_Toc108243092"/>
      <w:del w:id="219" w:author="Yvonne Firing" w:date="2024-05-24T08:16:00Z">
        <w:r w:rsidDel="00134DE9">
          <w:delText>Processing scripts:</w:delText>
        </w:r>
        <w:bookmarkEnd w:id="218"/>
      </w:del>
    </w:p>
    <w:p w14:paraId="7947B312" w14:textId="5E0DF5AA" w:rsidR="004E5A3D" w:rsidDel="00134DE9" w:rsidRDefault="004E5A3D" w:rsidP="004E5A3D">
      <w:pPr>
        <w:spacing w:line="264" w:lineRule="auto"/>
        <w:rPr>
          <w:del w:id="220" w:author="Yvonne Firing" w:date="2024-05-24T08:16:00Z"/>
          <w:i/>
          <w:iCs/>
        </w:rPr>
      </w:pPr>
      <w:del w:id="221" w:author="Yvonne Firing" w:date="2024-05-24T08:16:00Z">
        <w:r w:rsidDel="00134DE9">
          <w:delText xml:space="preserve">If it doesn’t exist, create a directory </w:delText>
        </w:r>
        <w:r w:rsidRPr="00A30E43" w:rsidDel="00134DE9">
          <w:rPr>
            <w:i/>
            <w:iCs/>
            <w:color w:val="FF0000"/>
          </w:rPr>
          <w:delText>delayed_processing_script</w:delText>
        </w:r>
        <w:r w:rsidRPr="00A30E43" w:rsidDel="00134DE9">
          <w:rPr>
            <w:color w:val="FF0000"/>
          </w:rPr>
          <w:delText xml:space="preserve"> </w:delText>
        </w:r>
        <w:r w:rsidDel="00134DE9">
          <w:delText xml:space="preserve">in </w:delText>
        </w:r>
        <w:r w:rsidRPr="00A30E43" w:rsidDel="00134DE9">
          <w:rPr>
            <w:i/>
            <w:iCs/>
            <w:color w:val="FF0000"/>
          </w:rPr>
          <w:delText xml:space="preserve">osnap/exec/$cruise/ </w:delText>
        </w:r>
        <w:r w:rsidDel="00134DE9">
          <w:rPr>
            <w:iCs/>
          </w:rPr>
          <w:delText>(from the previous cruise)</w:delText>
        </w:r>
        <w:r w:rsidDel="00134DE9">
          <w:rPr>
            <w:i/>
            <w:iCs/>
          </w:rPr>
          <w:delText xml:space="preserve"> </w:delText>
        </w:r>
      </w:del>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222" w:name="_Toc108243093"/>
      <w:r w:rsidRPr="0046023D">
        <w:t>Shipboard calibration files</w:t>
      </w:r>
      <w:bookmarkEnd w:id="222"/>
    </w:p>
    <w:p w14:paraId="7ADAF2D6" w14:textId="77777777" w:rsidR="004E5A3D" w:rsidRPr="00116082" w:rsidRDefault="004E5A3D" w:rsidP="0046023D">
      <w:pPr>
        <w:pStyle w:val="Heading4"/>
        <w:rPr>
          <w:b/>
          <w:bCs/>
        </w:rPr>
      </w:pPr>
      <w:r w:rsidRPr="00116082">
        <w:rPr>
          <w:b/>
          <w:bCs/>
        </w:rPr>
        <w:t xml:space="preserve">Cruise </w:t>
      </w:r>
      <w:proofErr w:type="spellStart"/>
      <w:r w:rsidRPr="00116082">
        <w:rPr>
          <w:b/>
          <w:bCs/>
        </w:rPr>
        <w:t>ctd</w:t>
      </w:r>
      <w:proofErr w:type="spellEnd"/>
      <w:r w:rsidRPr="00116082">
        <w:rPr>
          <w:b/>
          <w:bCs/>
        </w:rPr>
        <w:t xml:space="preserve"> files (pre and post deployment)</w:t>
      </w:r>
    </w:p>
    <w:p w14:paraId="35C35D4C" w14:textId="1BC5F1C0" w:rsidR="00AF39BE" w:rsidRPr="00AF39BE" w:rsidRDefault="004E5A3D" w:rsidP="004E5A3D">
      <w:pPr>
        <w:pStyle w:val="ListParagraph"/>
        <w:numPr>
          <w:ilvl w:val="0"/>
          <w:numId w:val="16"/>
        </w:numPr>
        <w:spacing w:line="264" w:lineRule="auto"/>
      </w:pPr>
      <w:r>
        <w:t>Create the directory for the cruise</w:t>
      </w:r>
      <w:ins w:id="223" w:author="Yvonne Firing" w:date="2024-05-24T08:17:00Z">
        <w:r w:rsidR="00134DE9">
          <w:t xml:space="preserve"> hydrographic</w:t>
        </w:r>
      </w:ins>
      <w:r>
        <w:t xml:space="preserve"> data: </w:t>
      </w:r>
      <w:ins w:id="224" w:author="Yvonne Firing" w:date="2024-05-24T08:17:00Z">
        <w:r w:rsidR="00134DE9">
          <w:t>&lt;</w:t>
        </w:r>
      </w:ins>
      <w:proofErr w:type="spellStart"/>
      <w:ins w:id="225" w:author="Yvonne Firing" w:date="2024-05-24T08:18:00Z">
        <w:r w:rsidR="00134DE9">
          <w:t>ctddir</w:t>
        </w:r>
        <w:proofErr w:type="spellEnd"/>
        <w:r w:rsidR="00134DE9">
          <w:t>&gt;</w:t>
        </w:r>
      </w:ins>
      <w:del w:id="226" w:author="Yvonne Firing" w:date="2024-05-24T08:18:00Z">
        <w:r w:rsidRPr="00AF39BE" w:rsidDel="00134DE9">
          <w:rPr>
            <w:i/>
            <w:iCs/>
            <w:color w:val="0070C0"/>
          </w:rPr>
          <w:delText>osnap</w:delText>
        </w:r>
      </w:del>
      <w:del w:id="227" w:author="Yvonne Firing" w:date="2024-05-24T08:20:00Z">
        <w:r w:rsidRPr="00AF39BE" w:rsidDel="00134DE9">
          <w:rPr>
            <w:i/>
            <w:iCs/>
            <w:color w:val="0070C0"/>
          </w:rPr>
          <w:delText>/cruise_data/$cruise</w:delText>
        </w:r>
      </w:del>
    </w:p>
    <w:p w14:paraId="6337A68E" w14:textId="77777777" w:rsidR="00AF39BE" w:rsidRDefault="004E5A3D" w:rsidP="004E5A3D">
      <w:pPr>
        <w:pStyle w:val="ListParagraph"/>
        <w:numPr>
          <w:ilvl w:val="0"/>
          <w:numId w:val="16"/>
        </w:numPr>
        <w:spacing w:line="264" w:lineRule="auto"/>
      </w:pPr>
      <w:r>
        <w:t xml:space="preserve">Copy the cruise data from the archive directory of the cruise data (e.g. </w:t>
      </w:r>
      <w:r w:rsidRPr="00117403">
        <w:t>M:\Mar_Phys\Cruises\</w:t>
      </w:r>
      <w:r w:rsidR="00692D37">
        <w:t>CRXXX</w:t>
      </w:r>
      <w:r>
        <w:t xml:space="preserve">) ; </w:t>
      </w:r>
    </w:p>
    <w:p w14:paraId="505E0AA1" w14:textId="576BF234" w:rsidR="004E5A3D" w:rsidRPr="00AF39BE" w:rsidRDefault="004E5A3D" w:rsidP="004E5A3D">
      <w:pPr>
        <w:pStyle w:val="ListParagraph"/>
        <w:numPr>
          <w:ilvl w:val="0"/>
          <w:numId w:val="16"/>
        </w:numPr>
        <w:spacing w:line="264" w:lineRule="auto"/>
      </w:pPr>
      <w:r>
        <w:t xml:space="preserve">Look at the previous year cruise to copy the same type of </w:t>
      </w:r>
      <w:proofErr w:type="spellStart"/>
      <w:r>
        <w:t>ctd</w:t>
      </w:r>
      <w:proofErr w:type="spellEnd"/>
      <w:r>
        <w:t xml:space="preserve"> files ( *_1hz.nc,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w:t>
      </w:r>
      <w:r>
        <w:lastRenderedPageBreak/>
        <w:t xml:space="preserve">cruise report or in </w:t>
      </w:r>
      <w:proofErr w:type="spellStart"/>
      <w:r w:rsidRPr="00AF39BE">
        <w:rPr>
          <w:i/>
          <w:iCs/>
          <w:color w:val="0070C0"/>
        </w:rPr>
        <w:t>osnap</w:t>
      </w:r>
      <w:proofErr w:type="spellEnd"/>
      <w:r w:rsidRPr="00AF39BE">
        <w:rPr>
          <w:i/>
          <w:iCs/>
          <w:color w:val="0070C0"/>
        </w:rPr>
        <w:t>\data\moor\</w:t>
      </w:r>
      <w:proofErr w:type="spellStart"/>
      <w:r w:rsidRPr="00AF39BE">
        <w:rPr>
          <w:i/>
          <w:iCs/>
          <w:color w:val="0070C0"/>
        </w:rPr>
        <w:t>proc_calib</w:t>
      </w:r>
      <w:proofErr w:type="spellEnd"/>
      <w:r w:rsidRPr="00AF39BE">
        <w:rPr>
          <w:i/>
          <w:iCs/>
          <w:color w:val="0070C0"/>
        </w:rPr>
        <w:t>\</w:t>
      </w:r>
      <w:proofErr w:type="spellStart"/>
      <w:r w:rsidR="00692D37" w:rsidRPr="00AF39BE">
        <w:rPr>
          <w:i/>
          <w:iCs/>
          <w:color w:val="0070C0"/>
        </w:rPr>
        <w:t>crxxx</w:t>
      </w:r>
      <w:proofErr w:type="spellEnd"/>
      <w:r w:rsidRPr="00AF39BE">
        <w:rPr>
          <w:i/>
          <w:iCs/>
          <w:color w:val="0070C0"/>
        </w:rPr>
        <w:t>\</w:t>
      </w:r>
      <w:proofErr w:type="spellStart"/>
      <w:r w:rsidRPr="00AF39BE">
        <w:rPr>
          <w:i/>
          <w:iCs/>
          <w:color w:val="0070C0"/>
        </w:rPr>
        <w:t>cal_dip</w:t>
      </w:r>
      <w:proofErr w:type="spellEnd"/>
      <w:r w:rsidRPr="00AF39BE">
        <w:rPr>
          <w:i/>
          <w:iCs/>
          <w:color w:val="0070C0"/>
        </w:rPr>
        <w:t xml:space="preserve"> (cast*info.dat).</w:t>
      </w:r>
    </w:p>
    <w:p w14:paraId="42CA95A9" w14:textId="77777777" w:rsidR="004E5A3D" w:rsidRDefault="004E5A3D" w:rsidP="004E5A3D">
      <w:pPr>
        <w:spacing w:line="264" w:lineRule="auto"/>
      </w:pPr>
    </w:p>
    <w:p w14:paraId="70DC3FB2" w14:textId="77777777" w:rsidR="004E5A3D" w:rsidRPr="00116082" w:rsidRDefault="004E5A3D" w:rsidP="0046023D">
      <w:pPr>
        <w:pStyle w:val="Heading4"/>
        <w:rPr>
          <w:b/>
          <w:bCs/>
        </w:rPr>
      </w:pPr>
      <w:proofErr w:type="spellStart"/>
      <w:r w:rsidRPr="00116082">
        <w:rPr>
          <w:b/>
          <w:bCs/>
        </w:rPr>
        <w:t>Microcat</w:t>
      </w:r>
      <w:proofErr w:type="spellEnd"/>
      <w:r w:rsidRPr="00116082">
        <w:rPr>
          <w:b/>
          <w:bCs/>
        </w:rPr>
        <w:t xml:space="preserve"> </w:t>
      </w:r>
      <w:proofErr w:type="spellStart"/>
      <w:r w:rsidRPr="00116082">
        <w:rPr>
          <w:b/>
          <w:bCs/>
        </w:rPr>
        <w:t>caldip</w:t>
      </w:r>
      <w:proofErr w:type="spellEnd"/>
      <w:r w:rsidRPr="00116082">
        <w:rPr>
          <w:b/>
          <w:bCs/>
        </w:rPr>
        <w:t xml:space="preserve"> data</w:t>
      </w:r>
    </w:p>
    <w:p w14:paraId="416D2631" w14:textId="3F457F75" w:rsidR="007552FB" w:rsidRDefault="004E5A3D" w:rsidP="004E5A3D">
      <w:pPr>
        <w:pStyle w:val="ListParagraph"/>
        <w:numPr>
          <w:ilvl w:val="0"/>
          <w:numId w:val="18"/>
        </w:numPr>
        <w:spacing w:line="264" w:lineRule="auto"/>
      </w:pPr>
      <w:r>
        <w:t xml:space="preserve">create a </w:t>
      </w:r>
      <w:r w:rsidRPr="007552FB">
        <w:rPr>
          <w:i/>
          <w:iCs/>
        </w:rPr>
        <w:t>cast???info.dat</w:t>
      </w:r>
      <w:r>
        <w:t xml:space="preserve"> file in </w:t>
      </w:r>
      <w:proofErr w:type="spellStart"/>
      <w:r w:rsidRPr="007552FB">
        <w:rPr>
          <w:i/>
          <w:iCs/>
          <w:color w:val="0070C0"/>
        </w:rPr>
        <w:t>osnap</w:t>
      </w:r>
      <w:proofErr w:type="spellEnd"/>
      <w:r w:rsidRPr="007552FB">
        <w:rPr>
          <w:i/>
          <w:iCs/>
          <w:color w:val="0070C0"/>
        </w:rPr>
        <w:t>/data/moor/</w:t>
      </w:r>
      <w:proofErr w:type="spellStart"/>
      <w:r w:rsidRPr="007552FB">
        <w:rPr>
          <w:i/>
          <w:iCs/>
          <w:color w:val="0070C0"/>
        </w:rPr>
        <w:t>proc_calib</w:t>
      </w:r>
      <w:proofErr w:type="spellEnd"/>
      <w:r w:rsidRPr="007552FB">
        <w:rPr>
          <w:i/>
          <w:iCs/>
          <w:color w:val="0070C0"/>
        </w:rPr>
        <w:t>/$cruise/</w:t>
      </w:r>
      <w:proofErr w:type="spellStart"/>
      <w:r w:rsidRPr="007552FB">
        <w:rPr>
          <w:i/>
          <w:iCs/>
          <w:color w:val="0070C0"/>
        </w:rPr>
        <w:t>cal_dip</w:t>
      </w:r>
      <w:proofErr w:type="spellEnd"/>
      <w:r w:rsidRPr="007552FB">
        <w:rPr>
          <w:i/>
          <w:iCs/>
          <w:color w:val="0070C0"/>
        </w:rPr>
        <w:t>/</w:t>
      </w:r>
      <w:r w:rsidRPr="007552FB">
        <w:rPr>
          <w:color w:val="0070C0"/>
        </w:rPr>
        <w:t xml:space="preserve"> </w:t>
      </w:r>
      <w:r>
        <w:t xml:space="preserve">for each </w:t>
      </w:r>
      <w:proofErr w:type="spellStart"/>
      <w:r>
        <w:t>caldip</w:t>
      </w:r>
      <w:proofErr w:type="spellEnd"/>
      <w:r>
        <w:t xml:space="preserve"> that summarizes </w:t>
      </w:r>
      <w:r w:rsidR="007552FB">
        <w:t>information</w:t>
      </w:r>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3331A798" w:rsidR="004E5A3D" w:rsidRDefault="007552FB" w:rsidP="004E5A3D">
      <w:pPr>
        <w:pStyle w:val="ListParagraph"/>
        <w:numPr>
          <w:ilvl w:val="0"/>
          <w:numId w:val="18"/>
        </w:numPr>
        <w:spacing w:line="264" w:lineRule="auto"/>
      </w:pPr>
      <w:r>
        <w:t>C</w:t>
      </w:r>
      <w:r w:rsidR="004E5A3D">
        <w:t xml:space="preserve">reate the directories that will host the raw </w:t>
      </w:r>
      <w:proofErr w:type="spellStart"/>
      <w:r w:rsidR="004E5A3D">
        <w:t>microcat</w:t>
      </w:r>
      <w:proofErr w:type="spellEnd"/>
      <w:r w:rsidR="004E5A3D">
        <w:t xml:space="preserve"> data files for each CTD cast, </w:t>
      </w:r>
      <w:proofErr w:type="spellStart"/>
      <w:r w:rsidR="004E5A3D" w:rsidRPr="007552FB">
        <w:rPr>
          <w:i/>
          <w:iCs/>
          <w:color w:val="0070C0"/>
        </w:rPr>
        <w:t>osnap</w:t>
      </w:r>
      <w:proofErr w:type="spellEnd"/>
      <w:r w:rsidR="004E5A3D" w:rsidRPr="007552FB">
        <w:rPr>
          <w:i/>
          <w:iCs/>
          <w:color w:val="0070C0"/>
        </w:rPr>
        <w:t>/data/moor/raw/$cruise/</w:t>
      </w:r>
      <w:proofErr w:type="spellStart"/>
      <w:r w:rsidR="004E5A3D" w:rsidRPr="007552FB">
        <w:rPr>
          <w:i/>
          <w:iCs/>
          <w:color w:val="0070C0"/>
        </w:rPr>
        <w:t>microcat_cal_dip</w:t>
      </w:r>
      <w:proofErr w:type="spellEnd"/>
      <w:r w:rsidR="004E5A3D" w:rsidRPr="007552FB">
        <w:rPr>
          <w:i/>
          <w:iCs/>
          <w:color w:val="0070C0"/>
        </w:rPr>
        <w:t xml:space="preserve">/cast???/  </w:t>
      </w:r>
      <w:r w:rsidR="004E5A3D">
        <w:t>(where</w:t>
      </w:r>
      <w:r w:rsidR="004E5A3D" w:rsidRPr="007552FB">
        <w:rPr>
          <w:i/>
          <w:iCs/>
        </w:rPr>
        <w:t xml:space="preserve"> ???</w:t>
      </w:r>
      <w:r w:rsidR="004E5A3D">
        <w:t xml:space="preserve">  is the cast number), and move in this directory the raw data file (.hex, .</w:t>
      </w:r>
      <w:proofErr w:type="spellStart"/>
      <w:r w:rsidR="004E5A3D">
        <w:t>cnv</w:t>
      </w:r>
      <w:proofErr w:type="spellEnd"/>
      <w:r w:rsidR="004E5A3D">
        <w:t>, .xml, .</w:t>
      </w:r>
      <w:proofErr w:type="spellStart"/>
      <w:r w:rsidR="004E5A3D">
        <w:t>xmlcon</w:t>
      </w:r>
      <w:proofErr w:type="spellEnd"/>
      <w:r w:rsidR="004E5A3D">
        <w:t>, etc..)</w:t>
      </w:r>
    </w:p>
    <w:p w14:paraId="67471C18" w14:textId="77777777" w:rsidR="004E5A3D" w:rsidRPr="00116082" w:rsidRDefault="004E5A3D" w:rsidP="00116082">
      <w:pPr>
        <w:pStyle w:val="Heading4"/>
        <w:keepLines w:val="0"/>
        <w:suppressAutoHyphens w:val="0"/>
        <w:spacing w:before="120" w:after="120" w:line="264" w:lineRule="auto"/>
        <w:rPr>
          <w:b/>
          <w:bCs/>
        </w:rPr>
      </w:pPr>
      <w:proofErr w:type="spellStart"/>
      <w:r w:rsidRPr="00116082">
        <w:rPr>
          <w:b/>
          <w:bCs/>
        </w:rPr>
        <w:t>Microcat</w:t>
      </w:r>
      <w:proofErr w:type="spellEnd"/>
      <w:r w:rsidRPr="00116082">
        <w:rPr>
          <w:b/>
          <w:bCs/>
        </w:rPr>
        <w:t xml:space="preserve"> deployment files</w:t>
      </w:r>
    </w:p>
    <w:p w14:paraId="151DBE17" w14:textId="77777777" w:rsidR="00242E4D" w:rsidRDefault="004E5A3D" w:rsidP="004E5A3D">
      <w:pPr>
        <w:pStyle w:val="ListParagraph"/>
        <w:numPr>
          <w:ilvl w:val="0"/>
          <w:numId w:val="24"/>
        </w:numPr>
        <w:spacing w:line="264" w:lineRule="auto"/>
      </w:pPr>
      <w:r>
        <w:t xml:space="preserve">creation of a data processing control file </w:t>
      </w:r>
      <w:r w:rsidRPr="00242E4D">
        <w:rPr>
          <w:i/>
          <w:iCs/>
        </w:rPr>
        <w:t xml:space="preserve">$moorname$info.dat </w:t>
      </w:r>
      <w:r>
        <w:t xml:space="preserve"> for each mooring in the directory  </w:t>
      </w:r>
      <w:proofErr w:type="spellStart"/>
      <w:r w:rsidRPr="00242E4D">
        <w:rPr>
          <w:i/>
          <w:iCs/>
          <w:color w:val="0070C0"/>
        </w:rPr>
        <w:t>osnap</w:t>
      </w:r>
      <w:proofErr w:type="spellEnd"/>
      <w:r w:rsidRPr="00242E4D">
        <w:rPr>
          <w:i/>
          <w:iCs/>
          <w:color w:val="0070C0"/>
        </w:rPr>
        <w:t>/data/moor/proc/$</w:t>
      </w:r>
      <w:proofErr w:type="spellStart"/>
      <w:r w:rsidRPr="00242E4D">
        <w:rPr>
          <w:i/>
          <w:iCs/>
          <w:color w:val="0070C0"/>
        </w:rPr>
        <w:t>moorname</w:t>
      </w:r>
      <w:proofErr w:type="spellEnd"/>
      <w:r w:rsidRPr="00242E4D">
        <w:rPr>
          <w:i/>
          <w:iCs/>
          <w:color w:val="0070C0"/>
        </w:rPr>
        <w:t>$</w:t>
      </w:r>
      <w:r>
        <w:t xml:space="preserve">. The </w:t>
      </w:r>
      <w:r w:rsidRPr="00242E4D">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*see previous cruise folder for an example.</w:t>
      </w:r>
    </w:p>
    <w:p w14:paraId="605CAE02" w14:textId="6F651D30" w:rsidR="004E5A3D" w:rsidRDefault="004E5A3D" w:rsidP="004E5A3D">
      <w:pPr>
        <w:pStyle w:val="ListParagraph"/>
        <w:numPr>
          <w:ilvl w:val="0"/>
          <w:numId w:val="24"/>
        </w:numPr>
        <w:spacing w:line="264" w:lineRule="auto"/>
      </w:pPr>
      <w:r>
        <w:t xml:space="preserve"> copy the raw SBE37 files (with .</w:t>
      </w:r>
      <w:proofErr w:type="spellStart"/>
      <w:r>
        <w:t>cnv</w:t>
      </w:r>
      <w:proofErr w:type="spellEnd"/>
      <w:r>
        <w:t xml:space="preserve"> files) in the directory </w:t>
      </w:r>
      <w:proofErr w:type="spellStart"/>
      <w:r w:rsidRPr="00242E4D">
        <w:rPr>
          <w:i/>
          <w:iCs/>
          <w:color w:val="0070C0"/>
        </w:rPr>
        <w:t>osnap</w:t>
      </w:r>
      <w:proofErr w:type="spellEnd"/>
      <w:r w:rsidRPr="00242E4D">
        <w:rPr>
          <w:i/>
          <w:iCs/>
          <w:color w:val="0070C0"/>
        </w:rPr>
        <w:t>/data/moor/raw/$cruise/</w:t>
      </w:r>
      <w:proofErr w:type="spellStart"/>
      <w:r w:rsidRPr="00242E4D">
        <w:rPr>
          <w:i/>
          <w:iCs/>
          <w:color w:val="0070C0"/>
        </w:rPr>
        <w:t>microcat</w:t>
      </w:r>
      <w:proofErr w:type="spellEnd"/>
      <w:r w:rsidRPr="00242E4D">
        <w:rPr>
          <w:i/>
          <w:iCs/>
          <w:color w:val="0070C0"/>
        </w:rPr>
        <w:t>/</w:t>
      </w:r>
      <w:r w:rsidRPr="00242E4D">
        <w:rPr>
          <w:i/>
          <w:iCs/>
        </w:rPr>
        <w:t xml:space="preserve">. </w:t>
      </w:r>
      <w:r>
        <w:t>If the raw .</w:t>
      </w:r>
      <w:proofErr w:type="spellStart"/>
      <w:r>
        <w:t>cnv</w:t>
      </w:r>
      <w:proofErr w:type="spellEnd"/>
      <w:r>
        <w:t xml:space="preserve"> files are not named as </w:t>
      </w:r>
      <w:r w:rsidRPr="00242E4D">
        <w:rPr>
          <w:i/>
          <w:iCs/>
        </w:rPr>
        <w:t>$</w:t>
      </w:r>
      <w:proofErr w:type="spellStart"/>
      <w:r w:rsidRPr="00242E4D">
        <w:rPr>
          <w:i/>
          <w:iCs/>
        </w:rPr>
        <w:t>serialnumber_data.cnv</w:t>
      </w:r>
      <w:proofErr w:type="spellEnd"/>
      <w:r>
        <w:t>, rename them.</w:t>
      </w:r>
    </w:p>
    <w:p w14:paraId="57C80B1C" w14:textId="77777777" w:rsidR="004E5A3D" w:rsidRPr="00116082" w:rsidRDefault="004E5A3D" w:rsidP="00116082">
      <w:pPr>
        <w:pStyle w:val="Heading4"/>
        <w:keepLines w:val="0"/>
        <w:suppressAutoHyphens w:val="0"/>
        <w:spacing w:before="120" w:after="120" w:line="264" w:lineRule="auto"/>
        <w:rPr>
          <w:b/>
          <w:bCs/>
        </w:rPr>
      </w:pPr>
      <w:r w:rsidRPr="00116082">
        <w:rPr>
          <w:b/>
          <w:bCs/>
        </w:rPr>
        <w:t xml:space="preserve">Start and Set-up </w:t>
      </w:r>
      <w:proofErr w:type="spellStart"/>
      <w:r w:rsidRPr="00116082">
        <w:rPr>
          <w:b/>
          <w:bCs/>
        </w:rPr>
        <w:t>Matlab</w:t>
      </w:r>
      <w:proofErr w:type="spellEnd"/>
    </w:p>
    <w:p w14:paraId="252AB392" w14:textId="77777777" w:rsidR="00116082" w:rsidRDefault="004E5A3D" w:rsidP="00116082">
      <w:pPr>
        <w:pStyle w:val="ListParagraph"/>
        <w:numPr>
          <w:ilvl w:val="0"/>
          <w:numId w:val="26"/>
        </w:numPr>
        <w:spacing w:line="264" w:lineRule="auto"/>
      </w:pPr>
      <w:r>
        <w:t xml:space="preserve">Open in a terminal and go in the root mooring processing directory (e.g.: </w:t>
      </w:r>
      <w:proofErr w:type="spellStart"/>
      <w:r w:rsidRPr="00116082">
        <w:rPr>
          <w:i/>
          <w:iCs/>
        </w:rPr>
        <w:t>OSNAP_mooring_data_processing</w:t>
      </w:r>
      <w:proofErr w:type="spellEnd"/>
      <w:r w:rsidRPr="00116082">
        <w:rPr>
          <w:i/>
          <w:iCs/>
        </w:rPr>
        <w:t>/</w:t>
      </w:r>
      <w:proofErr w:type="spellStart"/>
      <w:r w:rsidRPr="00116082">
        <w:rPr>
          <w:i/>
          <w:iCs/>
        </w:rPr>
        <w:t>osnap</w:t>
      </w:r>
      <w:proofErr w:type="spellEnd"/>
      <w:r w:rsidRPr="00116082">
        <w:rPr>
          <w:i/>
          <w:iCs/>
        </w:rPr>
        <w:t xml:space="preserve">/ </w:t>
      </w:r>
      <w:r>
        <w:t xml:space="preserve">). </w:t>
      </w:r>
    </w:p>
    <w:p w14:paraId="5A7E3DD1" w14:textId="77777777" w:rsidR="00116082" w:rsidRDefault="004E5A3D" w:rsidP="00116082">
      <w:pPr>
        <w:pStyle w:val="ListParagraph"/>
        <w:numPr>
          <w:ilvl w:val="0"/>
          <w:numId w:val="26"/>
        </w:numPr>
        <w:spacing w:line="264" w:lineRule="auto"/>
      </w:pPr>
      <w:r>
        <w:t xml:space="preserve">Check that in the top of the </w:t>
      </w:r>
      <w:proofErr w:type="spellStart"/>
      <w:r w:rsidRPr="00116082">
        <w:rPr>
          <w:i/>
          <w:iCs/>
        </w:rPr>
        <w:t>startup.m</w:t>
      </w:r>
      <w:proofErr w:type="spellEnd"/>
      <w:r>
        <w:t xml:space="preserve"> file a “cd” command is sending you in the cruise directory you want to process (e.g. </w:t>
      </w:r>
      <w:r w:rsidRPr="00116082">
        <w:rPr>
          <w:i/>
          <w:iCs/>
        </w:rPr>
        <w:t>cd exec/pe400</w:t>
      </w:r>
      <w:r>
        <w:t xml:space="preserve">). </w:t>
      </w:r>
    </w:p>
    <w:p w14:paraId="305F252A" w14:textId="72379C90" w:rsidR="004E5A3D" w:rsidRDefault="004E5A3D" w:rsidP="00116082">
      <w:pPr>
        <w:pStyle w:val="ListParagraph"/>
        <w:numPr>
          <w:ilvl w:val="0"/>
          <w:numId w:val="26"/>
        </w:numPr>
        <w:spacing w:line="264" w:lineRule="auto"/>
      </w:pPr>
      <w:r>
        <w:t xml:space="preserve">Once </w:t>
      </w:r>
      <w:proofErr w:type="spellStart"/>
      <w:r>
        <w:t>matlab</w:t>
      </w:r>
      <w:proofErr w:type="spellEnd"/>
      <w:r>
        <w:t xml:space="preserve"> started under the </w:t>
      </w:r>
      <w:proofErr w:type="spellStart"/>
      <w:r w:rsidRPr="00116082">
        <w:rPr>
          <w:i/>
          <w:iCs/>
        </w:rPr>
        <w:t>osnap</w:t>
      </w:r>
      <w:proofErr w:type="spellEnd"/>
      <w:r w:rsidRPr="00116082">
        <w:rPr>
          <w:i/>
          <w:iCs/>
        </w:rPr>
        <w:t xml:space="preserve">/ </w:t>
      </w:r>
      <w:r>
        <w:t xml:space="preserve">directory the </w:t>
      </w:r>
      <w:proofErr w:type="spellStart"/>
      <w:r w:rsidRPr="00116082">
        <w:rPr>
          <w:i/>
          <w:iCs/>
        </w:rPr>
        <w:t>startup.m</w:t>
      </w:r>
      <w:proofErr w:type="spellEnd"/>
      <w:r>
        <w:t xml:space="preserve"> file should move you in the cruise directory you are interested in. In the cruise directory </w:t>
      </w:r>
      <w:proofErr w:type="spellStart"/>
      <w:r w:rsidRPr="00116082">
        <w:rPr>
          <w:i/>
          <w:iCs/>
          <w:color w:val="FF0000"/>
        </w:rPr>
        <w:t>osnap</w:t>
      </w:r>
      <w:proofErr w:type="spellEnd"/>
      <w:r w:rsidRPr="00116082">
        <w:rPr>
          <w:i/>
          <w:iCs/>
          <w:color w:val="FF0000"/>
        </w:rPr>
        <w:t>/exec/$cruise/</w:t>
      </w:r>
      <w:r w:rsidRPr="00116082">
        <w:rPr>
          <w:color w:val="FF0000"/>
        </w:rPr>
        <w:t>,</w:t>
      </w:r>
      <w:r>
        <w:t xml:space="preserve"> another </w:t>
      </w:r>
      <w:proofErr w:type="spellStart"/>
      <w:r w:rsidRPr="00116082">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228" w:name="_Toc108243094"/>
      <w:r>
        <w:t xml:space="preserve">Processing of the moored </w:t>
      </w:r>
      <w:proofErr w:type="spellStart"/>
      <w:r>
        <w:t>microcat</w:t>
      </w:r>
      <w:bookmarkEnd w:id="228"/>
      <w:proofErr w:type="spellEnd"/>
    </w:p>
    <w:p w14:paraId="777EEA59" w14:textId="77777777" w:rsidR="00AF39BE" w:rsidRPr="00AF39BE" w:rsidRDefault="004E5A3D" w:rsidP="004E5A3D">
      <w:pPr>
        <w:pStyle w:val="ListParagraph"/>
        <w:numPr>
          <w:ilvl w:val="0"/>
          <w:numId w:val="14"/>
        </w:numPr>
        <w:spacing w:line="264" w:lineRule="auto"/>
        <w:rPr>
          <w:color w:val="00B050"/>
        </w:rPr>
      </w:pPr>
      <w:r w:rsidRPr="00AF39BE">
        <w:rPr>
          <w:u w:val="single"/>
        </w:rPr>
        <w:t>Stage 1</w:t>
      </w:r>
      <w:r>
        <w:t xml:space="preserve">: Edit (paths to the data, mooring name, year of the first measurement) and run the script </w:t>
      </w:r>
      <w:proofErr w:type="spellStart"/>
      <w:r w:rsidRPr="00AF39BE">
        <w:rPr>
          <w:i/>
          <w:iCs/>
          <w:color w:val="FF0000"/>
        </w:rPr>
        <w:t>osnap</w:t>
      </w:r>
      <w:proofErr w:type="spellEnd"/>
      <w:r w:rsidRPr="00AF39BE">
        <w:rPr>
          <w:i/>
          <w:iCs/>
          <w:color w:val="FF0000"/>
        </w:rPr>
        <w:t>/exec/$cruise/stage1/</w:t>
      </w:r>
      <w:proofErr w:type="spellStart"/>
      <w:r w:rsidRPr="00AF39BE">
        <w:rPr>
          <w:i/>
          <w:iCs/>
          <w:color w:val="FF0000"/>
        </w:rPr>
        <w:t>microcat</w:t>
      </w:r>
      <w:proofErr w:type="spellEnd"/>
      <w:r w:rsidRPr="00AF39BE">
        <w:rPr>
          <w:i/>
          <w:iCs/>
          <w:color w:val="FF0000"/>
        </w:rPr>
        <w:t>/mc_call_2_$cruise.m</w:t>
      </w:r>
      <w:r w:rsidRPr="00AF39BE">
        <w:rPr>
          <w:i/>
          <w:iCs/>
        </w:rPr>
        <w:t xml:space="preserve"> </w:t>
      </w:r>
      <w:r>
        <w:t xml:space="preserve">: convert the raw data to RDB formatted file .raw for an entire mooring. The processed data are stored 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p>
    <w:p w14:paraId="6656D654" w14:textId="3AF21F84" w:rsidR="008648F4" w:rsidRPr="008648F4" w:rsidRDefault="004E5A3D" w:rsidP="008648F4">
      <w:pPr>
        <w:pStyle w:val="ListParagraph"/>
        <w:numPr>
          <w:ilvl w:val="0"/>
          <w:numId w:val="14"/>
        </w:numPr>
        <w:spacing w:line="264" w:lineRule="auto"/>
        <w:rPr>
          <w:color w:val="00B050"/>
        </w:rPr>
      </w:pPr>
      <w:r w:rsidRPr="00AF39BE">
        <w:rPr>
          <w:u w:val="single"/>
        </w:rPr>
        <w:t>Stage 2</w:t>
      </w:r>
      <w:r>
        <w:t xml:space="preserve">: Check that the deployment time and recovery time are accurate in the corresponding </w:t>
      </w:r>
      <w:r w:rsidRPr="00AF39BE">
        <w:rPr>
          <w:i/>
          <w:iCs/>
          <w:color w:val="0070C0"/>
        </w:rPr>
        <w:t>$</w:t>
      </w:r>
      <w:proofErr w:type="spellStart"/>
      <w:r w:rsidRPr="00AF39BE">
        <w:rPr>
          <w:i/>
          <w:iCs/>
          <w:color w:val="0070C0"/>
        </w:rPr>
        <w:t>osnap</w:t>
      </w:r>
      <w:proofErr w:type="spellEnd"/>
      <w:r w:rsidRPr="00AF39BE">
        <w:rPr>
          <w:i/>
          <w:iCs/>
          <w:color w:val="0070C0"/>
        </w:rPr>
        <w:t xml:space="preserve">/data/moor/proc/$moor/moor_info.dat </w:t>
      </w:r>
      <w:r>
        <w:t xml:space="preserve">file, then edit and run </w:t>
      </w:r>
      <w:proofErr w:type="spellStart"/>
      <w:r w:rsidRPr="00AF39BE">
        <w:rPr>
          <w:i/>
          <w:iCs/>
          <w:color w:val="FF0000"/>
        </w:rPr>
        <w:t>osnap</w:t>
      </w:r>
      <w:proofErr w:type="spellEnd"/>
      <w:r w:rsidRPr="00AF39BE">
        <w:rPr>
          <w:i/>
          <w:iCs/>
          <w:color w:val="FF0000"/>
        </w:rPr>
        <w:t>/exec/$cruise/ stage2/</w:t>
      </w:r>
      <w:proofErr w:type="spellStart"/>
      <w:r w:rsidRPr="00AF39BE">
        <w:rPr>
          <w:i/>
          <w:iCs/>
          <w:color w:val="FF0000"/>
        </w:rPr>
        <w:t>microcat</w:t>
      </w:r>
      <w:proofErr w:type="spellEnd"/>
      <w:r w:rsidRPr="00AF39BE">
        <w:rPr>
          <w:i/>
          <w:iCs/>
          <w:color w:val="FF0000"/>
        </w:rPr>
        <w:t xml:space="preserve">/microcat_raw2use_003_with_ODO.m </w:t>
      </w:r>
      <w:r w:rsidRPr="00AF39BE">
        <w:rPr>
          <w:color w:val="FF0000"/>
        </w:rPr>
        <w:t xml:space="preserve">. </w:t>
      </w:r>
      <w:r>
        <w:t xml:space="preserve">This script generates </w:t>
      </w:r>
      <w:r w:rsidRPr="00AF39BE">
        <w:rPr>
          <w:i/>
          <w:iCs/>
        </w:rPr>
        <w:t>.use</w:t>
      </w:r>
      <w:r>
        <w:t xml:space="preserve"> files (launching and recovery period removed) </w:t>
      </w:r>
      <w:r w:rsidRPr="00AF39BE">
        <w:rPr>
          <w:color w:val="00B050"/>
        </w:rPr>
        <w:t xml:space="preserve">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r w:rsidRPr="00AF39BE">
        <w:rPr>
          <w:color w:val="00B050"/>
        </w:rPr>
        <w:t xml:space="preserve"> </w:t>
      </w:r>
      <w:r>
        <w:t>. The script also creates data overview sheet including basic statistics, and produces summary plots, including 2-day low-pass plots.</w:t>
      </w:r>
      <w:bookmarkStart w:id="229" w:name="_Toc108243095"/>
      <w:r w:rsidR="008648F4">
        <w:br w:type="page"/>
      </w:r>
    </w:p>
    <w:p w14:paraId="05E68173" w14:textId="5C7C3389" w:rsidR="004E5A3D" w:rsidRDefault="004E5A3D" w:rsidP="008648F4">
      <w:pPr>
        <w:pStyle w:val="Heading2"/>
      </w:pPr>
      <w:r>
        <w:lastRenderedPageBreak/>
        <w:t xml:space="preserve">Lowered </w:t>
      </w:r>
      <w:proofErr w:type="spellStart"/>
      <w:r>
        <w:t>microcat</w:t>
      </w:r>
      <w:proofErr w:type="spellEnd"/>
      <w:r>
        <w:t xml:space="preserve"> processing after the shipboard calibration casts</w:t>
      </w:r>
      <w:bookmarkEnd w:id="229"/>
    </w:p>
    <w:p w14:paraId="07B94DD1" w14:textId="77777777" w:rsidR="00AF39BE"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loads:</w:t>
      </w:r>
    </w:p>
    <w:p w14:paraId="06A1C446" w14:textId="6C674908" w:rsidR="00AF39BE" w:rsidRP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raw </w:t>
      </w:r>
      <w:proofErr w:type="spellStart"/>
      <w:r w:rsidR="004E5A3D">
        <w:rPr>
          <w:highlight w:val="white"/>
        </w:rPr>
        <w:t>microcat</w:t>
      </w:r>
      <w:proofErr w:type="spellEnd"/>
      <w:r w:rsidR="004E5A3D">
        <w:rPr>
          <w:highlight w:val="white"/>
        </w:rPr>
        <w:t xml:space="preserve"> data located in </w:t>
      </w:r>
      <w:proofErr w:type="spellStart"/>
      <w:r w:rsidR="004E5A3D" w:rsidRPr="00987031">
        <w:rPr>
          <w:i/>
          <w:iCs/>
          <w:color w:val="0070C0"/>
          <w:highlight w:val="white"/>
        </w:rPr>
        <w:t>osnap</w:t>
      </w:r>
      <w:proofErr w:type="spellEnd"/>
      <w:r w:rsidR="004E5A3D" w:rsidRPr="00987031">
        <w:rPr>
          <w:i/>
          <w:iCs/>
          <w:color w:val="0070C0"/>
          <w:highlight w:val="white"/>
        </w:rPr>
        <w:t>/data/moor/raw/$cruise/</w:t>
      </w:r>
      <w:proofErr w:type="spellStart"/>
      <w:r w:rsidR="004E5A3D" w:rsidRPr="00987031">
        <w:rPr>
          <w:i/>
          <w:iCs/>
          <w:color w:val="0070C0"/>
          <w:highlight w:val="white"/>
        </w:rPr>
        <w:t>microcat_cal_dip</w:t>
      </w:r>
      <w:proofErr w:type="spellEnd"/>
      <w:r w:rsidR="004E5A3D" w:rsidRPr="00987031">
        <w:rPr>
          <w:i/>
          <w:iCs/>
          <w:color w:val="0070C0"/>
          <w:highlight w:val="white"/>
        </w:rPr>
        <w:t>/$</w:t>
      </w:r>
      <w:proofErr w:type="spellStart"/>
      <w:r w:rsidR="004E5A3D" w:rsidRPr="00987031">
        <w:rPr>
          <w:i/>
          <w:iCs/>
          <w:color w:val="0070C0"/>
          <w:highlight w:val="white"/>
        </w:rPr>
        <w:t>castnber</w:t>
      </w:r>
      <w:proofErr w:type="spellEnd"/>
      <w:r w:rsidR="004E5A3D" w:rsidRPr="00987031">
        <w:rPr>
          <w:i/>
          <w:iCs/>
          <w:color w:val="0070C0"/>
          <w:highlight w:val="white"/>
        </w:rPr>
        <w:t>/</w:t>
      </w:r>
      <w:r w:rsidR="004E5A3D">
        <w:rPr>
          <w:i/>
          <w:iCs/>
          <w:highlight w:val="white"/>
        </w:rPr>
        <w:t xml:space="preserve"> </w:t>
      </w:r>
      <w:r w:rsidR="004E5A3D" w:rsidRPr="00BB7439">
        <w:rPr>
          <w:iCs/>
          <w:highlight w:val="white"/>
        </w:rPr>
        <w:t>,</w:t>
      </w:r>
    </w:p>
    <w:p w14:paraId="5C1B6ED6" w14:textId="60B3477E" w:rsid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shipboard CTD data </w:t>
      </w:r>
      <w:r w:rsidR="004E5A3D">
        <w:rPr>
          <w:i/>
          <w:iCs/>
          <w:highlight w:val="white"/>
        </w:rPr>
        <w:t xml:space="preserve">(if new calibrated </w:t>
      </w:r>
      <w:proofErr w:type="spellStart"/>
      <w:r w:rsidR="004E5A3D">
        <w:rPr>
          <w:i/>
          <w:iCs/>
          <w:highlight w:val="white"/>
        </w:rPr>
        <w:t>ctd</w:t>
      </w:r>
      <w:proofErr w:type="spellEnd"/>
      <w:r w:rsidR="004E5A3D">
        <w:rPr>
          <w:i/>
          <w:iCs/>
          <w:highlight w:val="white"/>
        </w:rPr>
        <w:t xml:space="preserve"> files are available after the cruise, the *_raw.nc and *_psal.nc have to be replaced)  </w:t>
      </w:r>
      <w:r w:rsidR="004E5A3D">
        <w:rPr>
          <w:highlight w:val="white"/>
        </w:rPr>
        <w:t xml:space="preserve">files for the </w:t>
      </w:r>
      <w:r w:rsidR="004E5A3D">
        <w:rPr>
          <w:i/>
          <w:iCs/>
          <w:highlight w:val="white"/>
        </w:rPr>
        <w:t>$</w:t>
      </w:r>
      <w:proofErr w:type="spellStart"/>
      <w:r w:rsidR="004E5A3D">
        <w:rPr>
          <w:i/>
          <w:iCs/>
          <w:highlight w:val="white"/>
        </w:rPr>
        <w:t>castnber</w:t>
      </w:r>
      <w:proofErr w:type="spellEnd"/>
      <w:r w:rsidR="004E5A3D">
        <w:rPr>
          <w:highlight w:val="white"/>
        </w:rPr>
        <w:t xml:space="preserve"> ( in </w:t>
      </w:r>
      <w:proofErr w:type="spellStart"/>
      <w:r w:rsidR="004E5A3D" w:rsidRPr="00987031">
        <w:rPr>
          <w:i/>
          <w:iCs/>
          <w:color w:val="0070C0"/>
          <w:highlight w:val="white"/>
        </w:rPr>
        <w:t>osnap</w:t>
      </w:r>
      <w:proofErr w:type="spellEnd"/>
      <w:r w:rsidR="004E5A3D" w:rsidRPr="00987031">
        <w:rPr>
          <w:i/>
          <w:iCs/>
          <w:color w:val="0070C0"/>
          <w:highlight w:val="white"/>
        </w:rPr>
        <w:t>/data/$cruise/</w:t>
      </w:r>
      <w:r w:rsidR="004E5A3D">
        <w:rPr>
          <w:i/>
          <w:iCs/>
          <w:highlight w:val="white"/>
        </w:rPr>
        <w:t>)</w:t>
      </w:r>
    </w:p>
    <w:p w14:paraId="7700BFD0" w14:textId="4AA290F4" w:rsidR="004E5A3D"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w:t>
      </w:r>
      <w:proofErr w:type="spellStart"/>
      <w:r w:rsidR="004E5A3D">
        <w:rPr>
          <w:highlight w:val="white"/>
        </w:rPr>
        <w:t>caldip</w:t>
      </w:r>
      <w:proofErr w:type="spellEnd"/>
      <w:r w:rsidR="004E5A3D">
        <w:rPr>
          <w:highlight w:val="white"/>
        </w:rPr>
        <w:t xml:space="preserve"> metadata file </w:t>
      </w:r>
      <w:r w:rsidR="004E5A3D">
        <w:rPr>
          <w:i/>
          <w:iCs/>
          <w:highlight w:val="white"/>
        </w:rPr>
        <w:t>castnnninfo.dat</w:t>
      </w:r>
      <w:r w:rsidR="004E5A3D">
        <w:rPr>
          <w:highlight w:val="white"/>
        </w:rPr>
        <w:t xml:space="preserve"> file located in</w:t>
      </w:r>
      <w:r w:rsidR="004E5A3D">
        <w:rPr>
          <w:i/>
          <w:iCs/>
          <w:highlight w:val="white"/>
        </w:rPr>
        <w:t xml:space="preserve"> </w:t>
      </w:r>
      <w:proofErr w:type="spellStart"/>
      <w:r w:rsidR="004E5A3D" w:rsidRPr="00987031">
        <w:rPr>
          <w:i/>
          <w:iCs/>
          <w:color w:val="0070C0"/>
          <w:highlight w:val="white"/>
        </w:rPr>
        <w:t>osnap</w:t>
      </w:r>
      <w:proofErr w:type="spellEnd"/>
      <w:r w:rsidR="004E5A3D" w:rsidRPr="00987031">
        <w:rPr>
          <w:i/>
          <w:iCs/>
          <w:color w:val="0070C0"/>
          <w:highlight w:val="white"/>
        </w:rPr>
        <w:t>/data/moor/</w:t>
      </w:r>
      <w:proofErr w:type="spellStart"/>
      <w:r w:rsidR="004E5A3D" w:rsidRPr="00987031">
        <w:rPr>
          <w:i/>
          <w:iCs/>
          <w:color w:val="0070C0"/>
          <w:highlight w:val="white"/>
        </w:rPr>
        <w:t>proc_calib</w:t>
      </w:r>
      <w:proofErr w:type="spellEnd"/>
      <w:r w:rsidR="004E5A3D" w:rsidRPr="00987031">
        <w:rPr>
          <w:i/>
          <w:iCs/>
          <w:color w:val="0070C0"/>
          <w:highlight w:val="white"/>
        </w:rPr>
        <w:t>/$cruise/</w:t>
      </w:r>
      <w:proofErr w:type="spellStart"/>
      <w:r w:rsidR="004E5A3D" w:rsidRPr="00987031">
        <w:rPr>
          <w:i/>
          <w:iCs/>
          <w:color w:val="0070C0"/>
          <w:highlight w:val="white"/>
        </w:rPr>
        <w:t>cal_dip</w:t>
      </w:r>
      <w:proofErr w:type="spellEnd"/>
      <w:r w:rsidR="004E5A3D" w:rsidRPr="00987031">
        <w:rPr>
          <w:i/>
          <w:iCs/>
          <w:color w:val="0070C0"/>
          <w:highlight w:val="white"/>
        </w:rPr>
        <w:t>/</w:t>
      </w:r>
      <w:r w:rsidR="004E5A3D" w:rsidRPr="00987031">
        <w:rPr>
          <w:color w:val="0070C0"/>
          <w:highlight w:val="white"/>
        </w:rPr>
        <w:t>.</w:t>
      </w:r>
      <w:r w:rsidR="004E5A3D">
        <w:rPr>
          <w:highlight w:val="white"/>
        </w:rPr>
        <w:t xml:space="preserve"> </w:t>
      </w:r>
    </w:p>
    <w:p w14:paraId="5F55E117" w14:textId="77777777" w:rsidR="00AF39BE"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p>
    <w:p w14:paraId="72CB80C0" w14:textId="5169B51C" w:rsidR="004E5A3D" w:rsidRPr="00AF39BE" w:rsidRDefault="004E5A3D" w:rsidP="004E5A3D">
      <w:pPr>
        <w:pStyle w:val="BodyText"/>
        <w:spacing w:line="264" w:lineRule="auto"/>
        <w:rPr>
          <w:b/>
          <w:bCs/>
          <w:i/>
          <w:iCs/>
          <w:highlight w:val="white"/>
        </w:rPr>
      </w:pPr>
      <w:r w:rsidRPr="00AF39BE">
        <w:rPr>
          <w:b/>
          <w:bCs/>
          <w:i/>
          <w:iCs/>
          <w:highlight w:val="white"/>
          <w:u w:val="single"/>
        </w:rPr>
        <w:t xml:space="preserve">Note that the raw </w:t>
      </w:r>
      <w:proofErr w:type="spellStart"/>
      <w:r w:rsidRPr="00AF39BE">
        <w:rPr>
          <w:b/>
          <w:bCs/>
          <w:i/>
          <w:iCs/>
          <w:highlight w:val="white"/>
          <w:u w:val="single"/>
        </w:rPr>
        <w:t>microcat</w:t>
      </w:r>
      <w:proofErr w:type="spellEnd"/>
      <w:r w:rsidRPr="00AF39BE">
        <w:rPr>
          <w:b/>
          <w:bCs/>
          <w:i/>
          <w:iCs/>
          <w:highlight w:val="white"/>
          <w:u w:val="single"/>
        </w:rPr>
        <w:t xml:space="preserve"> files have to be named as </w:t>
      </w:r>
      <w:proofErr w:type="spellStart"/>
      <w:r w:rsidRPr="00AF39BE">
        <w:rPr>
          <w:b/>
          <w:bCs/>
          <w:i/>
          <w:iCs/>
          <w:highlight w:val="white"/>
          <w:u w:val="single"/>
        </w:rPr>
        <w:t>serialnumber_cal_dip_data.cnv</w:t>
      </w:r>
      <w:proofErr w:type="spellEnd"/>
      <w:r w:rsidRPr="00AF39BE">
        <w:rPr>
          <w:b/>
          <w:bCs/>
          <w:i/>
          <w:iCs/>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230" w:name="__DdeLink__4655_1346685515"/>
      <w:r w:rsidRPr="009A7B2A">
        <w:rPr>
          <w:i/>
          <w:iCs/>
          <w:color w:val="FF0000"/>
          <w:highlight w:val="white"/>
        </w:rPr>
        <w:t>cruise</w:t>
      </w:r>
      <w:bookmarkEnd w:id="230"/>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231" w:name="_Toc108243096"/>
      <w:r>
        <w:t xml:space="preserve">Delayed mode processing of the </w:t>
      </w:r>
      <w:proofErr w:type="spellStart"/>
      <w:r>
        <w:t>microcat</w:t>
      </w:r>
      <w:proofErr w:type="spellEnd"/>
      <w:r>
        <w:t xml:space="preserve"> data</w:t>
      </w:r>
      <w:r w:rsidR="00896556">
        <w:t>.</w:t>
      </w:r>
      <w:bookmarkEnd w:id="231"/>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32" w:name="_Toc108243097"/>
      <w:r>
        <w:t>Set-up metadata files</w:t>
      </w:r>
      <w:bookmarkEnd w:id="232"/>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33" w:name="_Toc108243098"/>
      <w:r>
        <w:t>Calculation of accurate nominal depth of the mooring instruments, update of the metadata files</w:t>
      </w:r>
      <w:bookmarkEnd w:id="233"/>
    </w:p>
    <w:p w14:paraId="3C06F3D2" w14:textId="7A20FD97" w:rsidR="008C2510" w:rsidRDefault="008C2510" w:rsidP="008C2510">
      <w:pPr>
        <w:spacing w:line="264" w:lineRule="auto"/>
      </w:pPr>
    </w:p>
    <w:p w14:paraId="21FA0609" w14:textId="2F21C556" w:rsidR="008C2510" w:rsidRDefault="004E5A3D" w:rsidP="008C2510">
      <w:pPr>
        <w:spacing w:line="264" w:lineRule="auto"/>
      </w:pPr>
      <w:r>
        <w:t xml:space="preserve">If there are large differences between the planned instrument depth and the actual depth for most of the deployment (due to trawling etc), it is possible to calculate this from the observed pressures.  Generally, we have not needed to do this </w:t>
      </w:r>
      <w:proofErr w:type="gramStart"/>
      <w:r>
        <w:t>stage</w:t>
      </w:r>
      <w:proofErr w:type="gramEnd"/>
      <w:r>
        <w:t xml:space="preserve"> but the following might be useful.  </w:t>
      </w:r>
    </w:p>
    <w:p w14:paraId="3D9C45D7" w14:textId="77777777" w:rsidR="008C2510" w:rsidRDefault="008C2510" w:rsidP="008C2510">
      <w:pPr>
        <w:spacing w:line="264" w:lineRule="auto"/>
      </w:pPr>
    </w:p>
    <w:p w14:paraId="5F268BA4" w14:textId="2F301B87" w:rsidR="008C2510" w:rsidRDefault="004E5A3D" w:rsidP="008C2510">
      <w:r w:rsidRPr="00562E1A">
        <w:rPr>
          <w:i/>
        </w:rPr>
        <w:t xml:space="preserve">Note this just updates the ‘nominal depth’ which is used for metadata and file </w:t>
      </w:r>
      <w:proofErr w:type="gramStart"/>
      <w:r w:rsidRPr="00562E1A">
        <w:rPr>
          <w:i/>
        </w:rPr>
        <w:t>organisation, but</w:t>
      </w:r>
      <w:proofErr w:type="gramEnd"/>
      <w:r w:rsidRPr="00562E1A">
        <w:rPr>
          <w:i/>
        </w:rPr>
        <w:t xml:space="preserve"> will not impact the final data product.</w:t>
      </w:r>
      <w:r>
        <w:t xml:space="preserve">  </w:t>
      </w:r>
    </w:p>
    <w:p w14:paraId="639CDC63" w14:textId="77777777" w:rsidR="008C2510" w:rsidRDefault="008C2510" w:rsidP="008C2510"/>
    <w:p w14:paraId="6DE1D1A6" w14:textId="69325826" w:rsidR="004E5A3D" w:rsidRDefault="004E5A3D" w:rsidP="004833BE">
      <w:r>
        <w:t xml:space="preserve">The gridding algorithm pulls info directly from the pressure record for example.  Run the function </w:t>
      </w:r>
      <w:r w:rsidRPr="008C2510">
        <w:rPr>
          <w:i/>
          <w:iCs/>
          <w:color w:val="FF0000"/>
        </w:rPr>
        <w:lastRenderedPageBreak/>
        <w:t>ctd_instrdpth2.m</w:t>
      </w:r>
      <w:r w:rsidRPr="008C2510">
        <w:rPr>
          <w:i/>
          <w:iCs/>
        </w:rPr>
        <w:t xml:space="preserve"> </w:t>
      </w:r>
      <w:r>
        <w:t>for each mooring.</w:t>
      </w:r>
      <w:r w:rsidR="008C2510">
        <w:t xml:space="preserve"> (the function is in data/CRUISE/calibration). </w:t>
      </w:r>
      <w:r>
        <w:t xml:space="preserve">This will calculate accurate instrument depth from pressure record and update the </w:t>
      </w:r>
      <w:r w:rsidRPr="008C2510">
        <w:rPr>
          <w:i/>
          <w:iCs/>
        </w:rPr>
        <w:t>info.dat</w:t>
      </w:r>
      <w:r>
        <w:t xml:space="preserve"> file located in </w:t>
      </w:r>
      <w:proofErr w:type="spellStart"/>
      <w:r w:rsidRPr="008C2510">
        <w:rPr>
          <w:i/>
          <w:iCs/>
          <w:color w:val="00B050"/>
        </w:rPr>
        <w:t>osnap</w:t>
      </w:r>
      <w:proofErr w:type="spellEnd"/>
      <w:r w:rsidRPr="008C2510">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34" w:name="_Toc108243099"/>
      <w:r>
        <w:t>Calculation of the pre- or post- deployment conductivity and temperature calibration coefficients</w:t>
      </w:r>
      <w:bookmarkEnd w:id="234"/>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w:t>
      </w:r>
      <w:proofErr w:type="gramStart"/>
      <w:r>
        <w:t>have to</w:t>
      </w:r>
      <w:proofErr w:type="gramEnd"/>
      <w:r>
        <w:t xml:space="preserve"> be edit in the beginning of the </w:t>
      </w:r>
    </w:p>
    <w:p w14:paraId="105073D9" w14:textId="3A439482" w:rsidR="00DE4686" w:rsidRDefault="004E5A3D" w:rsidP="004E5A3D">
      <w:pPr>
        <w:spacing w:line="264" w:lineRule="auto"/>
      </w:pPr>
      <w:proofErr w:type="spellStart"/>
      <w:r>
        <w:rPr>
          <w:i/>
          <w:iCs/>
        </w:rPr>
        <w:t>caldip_coefficient_calculation.m</w:t>
      </w:r>
      <w:proofErr w:type="spellEnd"/>
      <w:r>
        <w:t xml:space="preserve"> script. </w:t>
      </w:r>
    </w:p>
    <w:p w14:paraId="359BE0B2" w14:textId="77777777" w:rsidR="00DE4686" w:rsidRDefault="00DE4686" w:rsidP="004E5A3D">
      <w:pPr>
        <w:spacing w:line="264" w:lineRule="auto"/>
      </w:pPr>
    </w:p>
    <w:p w14:paraId="53BD3CD7" w14:textId="77777777" w:rsidR="00DE4686" w:rsidRDefault="00DE4686" w:rsidP="00DE4686">
      <w:pPr>
        <w:spacing w:line="264" w:lineRule="auto"/>
      </w:pPr>
      <w:r>
        <w:t>Key parameters:</w:t>
      </w:r>
    </w:p>
    <w:p w14:paraId="15D1BE07" w14:textId="6C230290" w:rsidR="00DE4686" w:rsidRDefault="00DE4686" w:rsidP="00DE4686">
      <w:pPr>
        <w:pStyle w:val="ListParagraph"/>
        <w:numPr>
          <w:ilvl w:val="0"/>
          <w:numId w:val="32"/>
        </w:numPr>
        <w:spacing w:line="264" w:lineRule="auto"/>
      </w:pPr>
      <w:proofErr w:type="spellStart"/>
      <w:r w:rsidRPr="00DE4686">
        <w:rPr>
          <w:b/>
          <w:bCs/>
          <w:i/>
          <w:iCs/>
        </w:rPr>
        <w:t>P_</w:t>
      </w:r>
      <w:proofErr w:type="gramStart"/>
      <w:r w:rsidRPr="00DE4686">
        <w:rPr>
          <w:b/>
          <w:bCs/>
          <w:i/>
          <w:iCs/>
        </w:rPr>
        <w:t>insitucal.interval</w:t>
      </w:r>
      <w:proofErr w:type="gramEnd"/>
      <w:r w:rsidRPr="00DE4686">
        <w:rPr>
          <w:b/>
          <w:bCs/>
          <w:i/>
          <w:iCs/>
        </w:rPr>
        <w:t>_move</w:t>
      </w:r>
      <w:proofErr w:type="spellEnd"/>
      <w:r>
        <w:t xml:space="preserve"> – this is the time </w:t>
      </w:r>
      <w:proofErr w:type="spellStart"/>
      <w:r>
        <w:t>intyerval</w:t>
      </w:r>
      <w:proofErr w:type="spellEnd"/>
      <w:r>
        <w:t xml:space="preserve"> </w:t>
      </w:r>
      <w:r w:rsidRPr="00DE4686">
        <w:t>n which data are selected for each bottle stop</w:t>
      </w:r>
    </w:p>
    <w:p w14:paraId="373B5715" w14:textId="77777777" w:rsidR="00DE4686" w:rsidRDefault="00DE4686" w:rsidP="00DE4686">
      <w:pPr>
        <w:spacing w:line="264" w:lineRule="auto"/>
      </w:pPr>
    </w:p>
    <w:p w14:paraId="0D0D40B6" w14:textId="2A73CAE4" w:rsidR="004E5A3D" w:rsidRDefault="004E5A3D" w:rsidP="00DE4686">
      <w:pPr>
        <w:spacing w:line="264" w:lineRule="auto"/>
      </w:pPr>
      <w:r>
        <w:t>b) Setup the paths to the data files in insitu_cal_osnap</w:t>
      </w:r>
      <w:r w:rsidR="007E5465">
        <w:t>2</w:t>
      </w:r>
      <w:r>
        <w:t>.m (by adding an entry for the cruise in the if/else part)</w:t>
      </w:r>
      <w:r w:rsidR="00896556">
        <w:t>. Make sure that</w:t>
      </w:r>
    </w:p>
    <w:p w14:paraId="074FA50A" w14:textId="18553E1A" w:rsidR="009176D3" w:rsidRDefault="009176D3" w:rsidP="001705FA">
      <w:pPr>
        <w:spacing w:line="264" w:lineRule="auto"/>
      </w:pPr>
      <w:r>
        <w:t xml:space="preserve">c) </w:t>
      </w:r>
      <w:r w:rsidR="004E5A3D">
        <w:t xml:space="preserve">Run </w:t>
      </w:r>
      <w:proofErr w:type="spellStart"/>
      <w:r w:rsidR="004E5A3D" w:rsidRPr="009176D3">
        <w:rPr>
          <w:i/>
          <w:iCs/>
        </w:rPr>
        <w:t>caldip_coefficient_calculation.m</w:t>
      </w:r>
      <w:proofErr w:type="spellEnd"/>
      <w:r w:rsidR="004E5A3D" w:rsidRPr="009176D3">
        <w:rPr>
          <w:i/>
          <w:iCs/>
        </w:rPr>
        <w:t xml:space="preserve"> </w:t>
      </w:r>
      <w:r w:rsidR="004E5A3D">
        <w:t xml:space="preserve">for each </w:t>
      </w:r>
      <w:proofErr w:type="spellStart"/>
      <w:r w:rsidR="004E5A3D">
        <w:t>caldip</w:t>
      </w:r>
      <w:proofErr w:type="spellEnd"/>
      <w:r w:rsidR="004E5A3D">
        <w:t xml:space="preserve"> </w:t>
      </w:r>
      <w:proofErr w:type="gramStart"/>
      <w:r w:rsidR="004E5A3D">
        <w:t>cast,</w:t>
      </w:r>
      <w:proofErr w:type="gramEnd"/>
      <w:r w:rsidR="004E5A3D">
        <w:t xml:space="preserve"> the user can adjust the options for the figure at the beginning of the script. The script produces plots and a table of the calibration coefficients in </w:t>
      </w:r>
      <w:proofErr w:type="spellStart"/>
      <w:r w:rsidR="004E5A3D" w:rsidRPr="009176D3">
        <w:rPr>
          <w:i/>
          <w:iCs/>
          <w:color w:val="0070C0"/>
        </w:rPr>
        <w:t>osnap</w:t>
      </w:r>
      <w:proofErr w:type="spellEnd"/>
      <w:r w:rsidR="004E5A3D" w:rsidRPr="009176D3">
        <w:rPr>
          <w:i/>
          <w:iCs/>
          <w:color w:val="0070C0"/>
        </w:rPr>
        <w:t>/data/moor/</w:t>
      </w:r>
      <w:proofErr w:type="spellStart"/>
      <w:r w:rsidR="004E5A3D" w:rsidRPr="009176D3">
        <w:rPr>
          <w:i/>
          <w:iCs/>
          <w:color w:val="0070C0"/>
        </w:rPr>
        <w:t>proc_calib</w:t>
      </w:r>
      <w:proofErr w:type="spellEnd"/>
      <w:r w:rsidR="004E5A3D" w:rsidRPr="009176D3">
        <w:rPr>
          <w:i/>
          <w:iCs/>
          <w:color w:val="0070C0"/>
        </w:rPr>
        <w:t>/$cruise/</w:t>
      </w:r>
      <w:proofErr w:type="spellStart"/>
      <w:r w:rsidR="004E5A3D" w:rsidRPr="009176D3">
        <w:rPr>
          <w:i/>
          <w:iCs/>
          <w:color w:val="0070C0"/>
        </w:rPr>
        <w:t>cal_dip</w:t>
      </w:r>
      <w:proofErr w:type="spellEnd"/>
      <w:r w:rsidR="004E5A3D" w:rsidRPr="009176D3">
        <w:rPr>
          <w:i/>
          <w:iCs/>
          <w:color w:val="0070C0"/>
        </w:rPr>
        <w:t>/</w:t>
      </w:r>
      <w:proofErr w:type="spellStart"/>
      <w:r w:rsidR="004E5A3D" w:rsidRPr="009176D3">
        <w:rPr>
          <w:i/>
          <w:iCs/>
          <w:color w:val="0070C0"/>
        </w:rPr>
        <w:t>microcat</w:t>
      </w:r>
      <w:proofErr w:type="spellEnd"/>
      <w:r w:rsidR="004E5A3D" w:rsidRPr="009176D3">
        <w:rPr>
          <w:i/>
          <w:iCs/>
          <w:color w:val="0070C0"/>
        </w:rPr>
        <w:t>/$</w:t>
      </w:r>
      <w:proofErr w:type="spellStart"/>
      <w:r w:rsidR="004E5A3D" w:rsidRPr="009176D3">
        <w:rPr>
          <w:i/>
          <w:iCs/>
          <w:color w:val="0070C0"/>
        </w:rPr>
        <w:t>castnber</w:t>
      </w:r>
      <w:proofErr w:type="spellEnd"/>
      <w:r w:rsidR="004E5A3D" w:rsidRPr="009176D3">
        <w:rPr>
          <w:i/>
          <w:iCs/>
          <w:color w:val="0070C0"/>
        </w:rPr>
        <w:t>/</w:t>
      </w:r>
      <w:r w:rsidR="004E5A3D" w:rsidRPr="009176D3">
        <w:rPr>
          <w:i/>
          <w:iCs/>
        </w:rPr>
        <w:t>.</w:t>
      </w:r>
      <w:r w:rsidR="004E5A3D">
        <w:t xml:space="preserve"> The calibration coefficients are then manually entered into 3 CSV format database in </w:t>
      </w:r>
      <w:proofErr w:type="spellStart"/>
      <w:r w:rsidR="004E5A3D" w:rsidRPr="009176D3">
        <w:rPr>
          <w:i/>
          <w:iCs/>
          <w:color w:val="00B050"/>
        </w:rPr>
        <w:t>osnap</w:t>
      </w:r>
      <w:proofErr w:type="spellEnd"/>
      <w:r w:rsidR="004E5A3D" w:rsidRPr="009176D3">
        <w:rPr>
          <w:i/>
          <w:iCs/>
          <w:color w:val="00B050"/>
        </w:rPr>
        <w:t>/data/moor/</w:t>
      </w:r>
      <w:proofErr w:type="spellStart"/>
      <w:r w:rsidR="004E5A3D" w:rsidRPr="009176D3">
        <w:rPr>
          <w:i/>
          <w:iCs/>
          <w:color w:val="00B050"/>
        </w:rPr>
        <w:t>cal_coef</w:t>
      </w:r>
      <w:proofErr w:type="spellEnd"/>
      <w:r w:rsidR="004E5A3D" w:rsidRPr="009176D3">
        <w:rPr>
          <w:i/>
          <w:iCs/>
          <w:color w:val="00B050"/>
        </w:rPr>
        <w:t>/</w:t>
      </w:r>
      <w:r w:rsidR="004E5A3D" w:rsidRPr="009176D3">
        <w:rPr>
          <w:color w:val="00B050"/>
        </w:rPr>
        <w:t xml:space="preserve"> (</w:t>
      </w:r>
      <w:r w:rsidR="004E5A3D" w:rsidRPr="009176D3">
        <w:rPr>
          <w:i/>
          <w:iCs/>
          <w:color w:val="00B050"/>
        </w:rPr>
        <w:t>microcat_cond.csv</w:t>
      </w:r>
      <w:r w:rsidR="004E5A3D" w:rsidRPr="009176D3">
        <w:rPr>
          <w:color w:val="00B050"/>
        </w:rPr>
        <w:t xml:space="preserve">, </w:t>
      </w:r>
      <w:r w:rsidR="004E5A3D" w:rsidRPr="009176D3">
        <w:rPr>
          <w:i/>
          <w:iCs/>
          <w:color w:val="00B050"/>
        </w:rPr>
        <w:t>microcat_temp.csv</w:t>
      </w:r>
      <w:r w:rsidR="004E5A3D" w:rsidRPr="009176D3">
        <w:rPr>
          <w:color w:val="00B050"/>
        </w:rPr>
        <w:t xml:space="preserve"> </w:t>
      </w:r>
      <w:r w:rsidR="004E5A3D">
        <w:t xml:space="preserve">and </w:t>
      </w:r>
      <w:r w:rsidR="004E5A3D" w:rsidRPr="009176D3">
        <w:rPr>
          <w:i/>
          <w:iCs/>
          <w:color w:val="00B050"/>
        </w:rPr>
        <w:t>microcat_pres.csv</w:t>
      </w:r>
      <w:r w:rsidR="004E5A3D">
        <w:t xml:space="preserve">).  This process is quite arduous and </w:t>
      </w:r>
      <w:proofErr w:type="gramStart"/>
      <w:r w:rsidR="004E5A3D">
        <w:t>ultimately</w:t>
      </w:r>
      <w:proofErr w:type="gramEnd"/>
      <w:r w:rsidR="004E5A3D">
        <w:t xml:space="preserve">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9176D3">
        <w:rPr>
          <w:i/>
          <w:iCs/>
          <w:color w:val="00B050"/>
        </w:rPr>
        <w:t>microcat_cond.csv</w:t>
      </w:r>
      <w:r w:rsidR="00460CE3" w:rsidRPr="009176D3">
        <w:rPr>
          <w:color w:val="00B050"/>
        </w:rPr>
        <w:t xml:space="preserve">, </w:t>
      </w:r>
      <w:r w:rsidR="00460CE3" w:rsidRPr="009176D3">
        <w:rPr>
          <w:i/>
          <w:iCs/>
          <w:color w:val="00B050"/>
        </w:rPr>
        <w:t>microcat_temp.csv</w:t>
      </w:r>
      <w:r w:rsidR="00460CE3" w:rsidRPr="00460CE3">
        <w:t xml:space="preserve">.  </w:t>
      </w:r>
      <w:r w:rsidR="00460CE3">
        <w:t xml:space="preserve">For </w:t>
      </w:r>
      <w:proofErr w:type="gramStart"/>
      <w:r w:rsidR="00460CE3" w:rsidRPr="009176D3">
        <w:rPr>
          <w:i/>
          <w:iCs/>
          <w:color w:val="00B050"/>
        </w:rPr>
        <w:t>microcat_pres.csv</w:t>
      </w:r>
      <w:r w:rsidR="00460CE3" w:rsidRPr="00460CE3">
        <w:t xml:space="preserve"> </w:t>
      </w:r>
      <w:r w:rsidR="00460CE3">
        <w:t>,</w:t>
      </w:r>
      <w:proofErr w:type="gramEnd"/>
      <w:r w:rsidR="00460CE3">
        <w:t xml:space="preserve"> two set of 4 columns are added: one for the mooring which have been recovered during the cruise and </w:t>
      </w:r>
      <w:r w:rsidR="0084673B">
        <w:t xml:space="preserve">one for the mooring that have been deployed. </w:t>
      </w:r>
      <w:r w:rsidR="004E5A3D">
        <w:t>Note the format used in the csv tables for previous ‘before-after deployment’ cruise pairings and emulate.  If you freeze the column and row headings (‘freeze panes’ in Excel) you can keep them visible while manually entering.  Triple check!</w:t>
      </w:r>
    </w:p>
    <w:p w14:paraId="4FAA8CB4" w14:textId="67406BA6" w:rsidR="00493F38" w:rsidRDefault="00493F38" w:rsidP="00493F38"/>
    <w:p w14:paraId="1A187653" w14:textId="77777777" w:rsidR="00557F8E" w:rsidRDefault="00493F38" w:rsidP="00557F8E">
      <w:pPr>
        <w:rPr>
          <w:b/>
          <w:bCs/>
          <w:u w:val="single"/>
        </w:rPr>
      </w:pPr>
      <w:r w:rsidRPr="00493F38">
        <w:rPr>
          <w:b/>
          <w:bCs/>
          <w:u w:val="single"/>
        </w:rPr>
        <w:t xml:space="preserve">Entering pressure coefficients </w:t>
      </w:r>
    </w:p>
    <w:p w14:paraId="486EA542" w14:textId="77777777" w:rsidR="00557F8E" w:rsidRDefault="00557F8E" w:rsidP="00557F8E">
      <w:pPr>
        <w:rPr>
          <w:b/>
          <w:bCs/>
          <w:u w:val="single"/>
        </w:rPr>
      </w:pPr>
    </w:p>
    <w:p w14:paraId="614CAA24" w14:textId="378019E8" w:rsidR="00557F8E" w:rsidRPr="009176D3" w:rsidRDefault="00557F8E" w:rsidP="00557F8E">
      <w:r>
        <w:t xml:space="preserve">After each cruise, and creation of the deployment depths document, you must run the </w:t>
      </w:r>
      <w:proofErr w:type="spellStart"/>
      <w:r w:rsidRPr="00814E01">
        <w:rPr>
          <w:i/>
          <w:iCs/>
          <w:color w:val="FF0000"/>
        </w:rPr>
        <w:t>caldip_coefficient_calculation.m</w:t>
      </w:r>
      <w:proofErr w:type="spellEnd"/>
      <w:r>
        <w:rPr>
          <w:color w:val="FF0000"/>
        </w:rPr>
        <w:t xml:space="preserve"> </w:t>
      </w:r>
      <w:r>
        <w:t>script again for the previous cruise but with the next deployment depths</w:t>
      </w:r>
    </w:p>
    <w:p w14:paraId="2D6EA3DC" w14:textId="55281F1D" w:rsidR="00493F38" w:rsidRPr="00493F38" w:rsidRDefault="00493F38" w:rsidP="00493F38">
      <w:pPr>
        <w:rPr>
          <w:b/>
          <w:bCs/>
          <w:u w:val="single"/>
        </w:rPr>
      </w:pPr>
    </w:p>
    <w:p w14:paraId="05DDCB4D" w14:textId="2025EDCA" w:rsidR="00493F38" w:rsidRDefault="00493F38" w:rsidP="00493F38">
      <w:pPr>
        <w:rPr>
          <w:i/>
          <w:iCs/>
        </w:rPr>
      </w:pPr>
      <w:r w:rsidRPr="00493F38">
        <w:rPr>
          <w:i/>
          <w:iCs/>
        </w:rPr>
        <w:t>Each cruise has two sets of columns, one set for deployment and another set for recovery. Each set consist of a column for the mooring in the form MMMM_DD_YYYY, where MMMM is the mooring id (e.g. rteb1), DD is the deployment number (</w:t>
      </w:r>
      <w:proofErr w:type="spellStart"/>
      <w:r w:rsidRPr="00493F38">
        <w:rPr>
          <w:i/>
          <w:iCs/>
        </w:rPr>
        <w:t>e.g</w:t>
      </w:r>
      <w:proofErr w:type="spellEnd"/>
      <w:r w:rsidRPr="00493F38">
        <w:rPr>
          <w:i/>
          <w:iCs/>
        </w:rPr>
        <w:t xml:space="preserve"> 02), and YYYY is the year. In the recovery column </w:t>
      </w:r>
      <w:r w:rsidRPr="00493F38">
        <w:rPr>
          <w:i/>
          <w:iCs/>
        </w:rPr>
        <w:lastRenderedPageBreak/>
        <w:t>you should enter the mooring that the instrument was recovered from including the deployment number and year of that deployment. In the recovery column, you should enter the mooring that the instrument was then deployed and the future deployment number and year. For example, instrument 1234 was recovered from rteb1_01_2020 and was deployed on ib3_02_2022.</w:t>
      </w:r>
    </w:p>
    <w:p w14:paraId="6A203213" w14:textId="702DFEFB" w:rsidR="00557F8E" w:rsidRDefault="00557F8E" w:rsidP="00493F38">
      <w:pPr>
        <w:rPr>
          <w:i/>
          <w:iCs/>
        </w:rPr>
      </w:pPr>
    </w:p>
    <w:p w14:paraId="2F9BDB98" w14:textId="40D92776" w:rsidR="00557F8E" w:rsidRPr="00493F38" w:rsidRDefault="00557F8E" w:rsidP="00493F38">
      <w:pPr>
        <w:rPr>
          <w:i/>
          <w:iCs/>
        </w:rPr>
      </w:pPr>
      <w:proofErr w:type="spellStart"/>
      <w:r>
        <w:rPr>
          <w:i/>
          <w:iCs/>
        </w:rPr>
        <w:t>dp</w:t>
      </w:r>
      <w:proofErr w:type="spellEnd"/>
      <w:r>
        <w:rPr>
          <w:i/>
          <w:iCs/>
        </w:rPr>
        <w:t xml:space="preserve"> is the interpolated and average pressure difference from bottle depths, </w:t>
      </w:r>
      <w:proofErr w:type="spellStart"/>
      <w:r>
        <w:rPr>
          <w:i/>
          <w:iCs/>
        </w:rPr>
        <w:t>dp_ext</w:t>
      </w:r>
      <w:proofErr w:type="spellEnd"/>
      <w:r>
        <w:rPr>
          <w:i/>
          <w:iCs/>
        </w:rPr>
        <w:t xml:space="preserve"> is the extrapolated difference if the CTD is shallower than the instrument deployment depth</w:t>
      </w:r>
    </w:p>
    <w:p w14:paraId="3E6EA58C" w14:textId="77777777" w:rsidR="00493F38" w:rsidRDefault="00493F38" w:rsidP="00493F38"/>
    <w:p w14:paraId="23AB1E2E" w14:textId="1AB4433F" w:rsidR="00006886" w:rsidRDefault="00006886" w:rsidP="00006886">
      <w:pPr>
        <w:spacing w:line="264" w:lineRule="auto"/>
      </w:pPr>
      <w:r>
        <w:t xml:space="preserve">d) </w:t>
      </w:r>
      <w:r w:rsidR="004E5A3D">
        <w:t xml:space="preserve">Set-up the scripts that apply the calibration corrections </w:t>
      </w:r>
      <w:proofErr w:type="gramStart"/>
      <w:r w:rsidR="004E5A3D">
        <w:t>( in</w:t>
      </w:r>
      <w:proofErr w:type="gramEnd"/>
      <w:r w:rsidR="004E5A3D">
        <w:t xml:space="preserve"> </w:t>
      </w:r>
      <w:proofErr w:type="spellStart"/>
      <w:r w:rsidR="004E5A3D" w:rsidRPr="00006886">
        <w:rPr>
          <w:i/>
          <w:iCs/>
          <w:color w:val="FF0000"/>
        </w:rPr>
        <w:t>osnap</w:t>
      </w:r>
      <w:proofErr w:type="spellEnd"/>
      <w:r w:rsidR="004E5A3D" w:rsidRPr="00006886">
        <w:rPr>
          <w:i/>
          <w:iCs/>
          <w:color w:val="FF0000"/>
        </w:rPr>
        <w:t>/exec/$cruise/</w:t>
      </w:r>
      <w:proofErr w:type="spellStart"/>
      <w:r w:rsidR="00340387" w:rsidRPr="00006886">
        <w:rPr>
          <w:i/>
          <w:iCs/>
          <w:color w:val="FF0000"/>
        </w:rPr>
        <w:t>delayed_processing_script</w:t>
      </w:r>
      <w:proofErr w:type="spellEnd"/>
      <w:r w:rsidR="004E5A3D" w:rsidRPr="00006886">
        <w:rPr>
          <w:i/>
          <w:iCs/>
          <w:color w:val="FF0000"/>
        </w:rPr>
        <w:t xml:space="preserve">/ </w:t>
      </w:r>
      <w:proofErr w:type="spellStart"/>
      <w:r w:rsidR="004E5A3D" w:rsidRPr="00006886">
        <w:rPr>
          <w:i/>
          <w:iCs/>
          <w:color w:val="FF0000"/>
        </w:rPr>
        <w:t>mcat_final_calibration</w:t>
      </w:r>
      <w:proofErr w:type="spellEnd"/>
      <w:r w:rsidR="004E5A3D" w:rsidRPr="00006886">
        <w:rPr>
          <w:i/>
          <w:iCs/>
          <w:color w:val="FF0000"/>
        </w:rPr>
        <w:t>/</w:t>
      </w:r>
      <w:proofErr w:type="spellStart"/>
      <w:r w:rsidR="004E5A3D" w:rsidRPr="00006886">
        <w:rPr>
          <w:i/>
          <w:iCs/>
          <w:color w:val="FF0000"/>
        </w:rPr>
        <w:t>microcat_apply_cal_plus_rbr_idr_osnap.m</w:t>
      </w:r>
      <w:proofErr w:type="spellEnd"/>
      <w:r w:rsidR="004E5A3D">
        <w:t xml:space="preserve">). </w:t>
      </w:r>
    </w:p>
    <w:p w14:paraId="2E6617FB" w14:textId="09E7FB94" w:rsidR="004E5A3D" w:rsidRDefault="004E5A3D" w:rsidP="004833BE">
      <w:r>
        <w:t>Particularly:</w:t>
      </w:r>
    </w:p>
    <w:p w14:paraId="1DB2B9C0" w14:textId="217834D1" w:rsidR="004E5A3D" w:rsidRDefault="004E5A3D" w:rsidP="004833BE">
      <w:pPr>
        <w:pStyle w:val="ListParagraph"/>
        <w:numPr>
          <w:ilvl w:val="1"/>
          <w:numId w:val="30"/>
        </w:numPr>
        <w:spacing w:line="264" w:lineRule="auto"/>
      </w:pPr>
      <w:r>
        <w:t xml:space="preserve">the string formats for the reading of the .csv files </w:t>
      </w:r>
      <w:proofErr w:type="gramStart"/>
      <w:r>
        <w:t>has to</w:t>
      </w:r>
      <w:proofErr w:type="gramEnd"/>
      <w:r>
        <w:t xml:space="preserve"> be edited according to the number of columns in the csv files (variable </w:t>
      </w:r>
      <w:proofErr w:type="spellStart"/>
      <w:r w:rsidRPr="00006886">
        <w:rPr>
          <w:i/>
          <w:iCs/>
        </w:rPr>
        <w:t>strformat</w:t>
      </w:r>
      <w:proofErr w:type="spellEnd"/>
      <w:r>
        <w:t xml:space="preserve"> in the header of the script). </w:t>
      </w:r>
    </w:p>
    <w:p w14:paraId="6C8CABC0" w14:textId="6B5CCDF3" w:rsidR="004E5A3D" w:rsidRDefault="004E5A3D" w:rsidP="004833BE">
      <w:pPr>
        <w:pStyle w:val="ListParagraph"/>
        <w:numPr>
          <w:ilvl w:val="1"/>
          <w:numId w:val="30"/>
        </w:numPr>
        <w:spacing w:line="264" w:lineRule="auto"/>
      </w:pPr>
      <w:r>
        <w:t xml:space="preserve">the reference CTD loaded for the QC plots. The cruises used for the plots are defined by the variable </w:t>
      </w:r>
      <w:proofErr w:type="spellStart"/>
      <w:r w:rsidRPr="00006886">
        <w:rPr>
          <w:i/>
          <w:iCs/>
        </w:rPr>
        <w:t>ctd_ref_cruises</w:t>
      </w:r>
      <w:proofErr w:type="spellEnd"/>
      <w:r>
        <w:t xml:space="preserve">, then the user </w:t>
      </w:r>
      <w:proofErr w:type="gramStart"/>
      <w:r>
        <w:t>has to</w:t>
      </w:r>
      <w:proofErr w:type="gramEnd"/>
      <w:r>
        <w:t xml:space="preserve">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proofErr w:type="gramStart"/>
      <w:r w:rsidRPr="00C56CF9">
        <w:t>The end result</w:t>
      </w:r>
      <w:proofErr w:type="gramEnd"/>
      <w:r w:rsidRPr="00C56CF9">
        <w:t xml:space="preserve">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35" w:name="_Toc108243100"/>
      <w:r>
        <w:t xml:space="preserve">Gridding of the data: creation of a lowpass </w:t>
      </w:r>
      <w:proofErr w:type="gramStart"/>
      <w:r>
        <w:t>filtered,</w:t>
      </w:r>
      <w:proofErr w:type="gramEnd"/>
      <w:r>
        <w:t xml:space="preserve"> regular gridded data set.</w:t>
      </w:r>
      <w:bookmarkEnd w:id="235"/>
    </w:p>
    <w:p w14:paraId="05D235F8" w14:textId="378EE22E"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r w:rsidR="00C6233B">
        <w:rPr>
          <w:i/>
          <w:iCs/>
        </w:rPr>
        <w:t>MCAT\</w:t>
      </w:r>
      <w:proofErr w:type="spellStart"/>
      <w:r w:rsidRPr="00FF528B">
        <w:rPr>
          <w:i/>
          <w:iCs/>
          <w:color w:val="FF0000"/>
        </w:rPr>
        <w:t>grid_osnap_mcat_data.m</w:t>
      </w:r>
      <w:proofErr w:type="spellEnd"/>
    </w:p>
    <w:p w14:paraId="6C6D2B28" w14:textId="7F87D52D" w:rsidR="004E5A3D" w:rsidRDefault="004E5A3D" w:rsidP="00C6233B">
      <w:pPr>
        <w:pStyle w:val="BodyText"/>
        <w:numPr>
          <w:ilvl w:val="0"/>
          <w:numId w:val="11"/>
        </w:numPr>
      </w:pPr>
      <w:r>
        <w:t>Check initialisation parameters listed in that script.</w:t>
      </w:r>
    </w:p>
    <w:p w14:paraId="397C25D6" w14:textId="77777777" w:rsidR="00510EFD" w:rsidRPr="00510EFD"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w:t>
      </w:r>
      <w:proofErr w:type="spellStart"/>
      <w:r>
        <w:t>microcat</w:t>
      </w:r>
      <w:proofErr w:type="spellEnd"/>
      <w:r>
        <w:t xml:space="preserve"> order. </w:t>
      </w:r>
    </w:p>
    <w:p w14:paraId="05EA7C33" w14:textId="220874F8"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If you want to run the gridding on un-calibrated </w:t>
      </w:r>
      <w:proofErr w:type="gramStart"/>
      <w:r>
        <w:t>data</w:t>
      </w:r>
      <w:proofErr w:type="gramEnd"/>
      <w:r>
        <w:t xml:space="preserve"> you must update the instrument order and the uncomment </w:t>
      </w:r>
      <w:proofErr w:type="spellStart"/>
      <w:r w:rsidRPr="00C6233B">
        <w:rPr>
          <w:rFonts w:ascii="Courier New" w:eastAsiaTheme="minorHAnsi" w:hAnsi="Courier New" w:cs="Courier New"/>
          <w:color w:val="000000"/>
          <w:sz w:val="20"/>
          <w:szCs w:val="20"/>
          <w:lang w:eastAsia="en-US" w:bidi="ar-SA"/>
        </w:rPr>
        <w:t>p_hydrogrid.mc_int</w:t>
      </w:r>
      <w:proofErr w:type="spellEnd"/>
      <w:r w:rsidRPr="00C6233B">
        <w:rPr>
          <w:rFonts w:ascii="Courier New" w:eastAsiaTheme="minorHAnsi" w:hAnsi="Courier New" w:cs="Courier New"/>
          <w:color w:val="000000"/>
          <w:sz w:val="20"/>
          <w:szCs w:val="20"/>
          <w:lang w:eastAsia="en-US" w:bidi="ar-SA"/>
        </w:rPr>
        <w:t xml:space="preserve"> </w:t>
      </w:r>
      <w:r>
        <w:t>uncomment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lastRenderedPageBreak/>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w:t>
      </w:r>
      <w:proofErr w:type="gramStart"/>
      <w:r>
        <w:t xml:space="preserve">in  </w:t>
      </w:r>
      <w:r w:rsidRPr="000C47BC">
        <w:rPr>
          <w:i/>
          <w:iCs/>
          <w:color w:val="00B050"/>
        </w:rPr>
        <w:t>~</w:t>
      </w:r>
      <w:proofErr w:type="gramEnd"/>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36" w:name="_Hlk48134907"/>
      <w:r>
        <w:t xml:space="preserve"> </w:t>
      </w:r>
      <w:bookmarkStart w:id="237" w:name="_Toc108243101"/>
      <w:r>
        <w:t xml:space="preserve">merging of the several years of deployment (and if </w:t>
      </w:r>
      <w:proofErr w:type="gramStart"/>
      <w:r>
        <w:t>necessary</w:t>
      </w:r>
      <w:proofErr w:type="gramEnd"/>
      <w:r>
        <w:t xml:space="preserve"> moorings)</w:t>
      </w:r>
      <w:bookmarkEnd w:id="237"/>
      <w:r>
        <w:t xml:space="preserve"> </w:t>
      </w:r>
      <w:bookmarkEnd w:id="236"/>
    </w:p>
    <w:p w14:paraId="4D091508" w14:textId="77777777" w:rsidR="004E5A3D" w:rsidRPr="000C47BC" w:rsidRDefault="004E5A3D" w:rsidP="004E5A3D">
      <w:pPr>
        <w:pStyle w:val="BodyText"/>
        <w:rPr>
          <w:i/>
          <w:iCs/>
          <w:color w:val="0070C0"/>
        </w:rPr>
      </w:pPr>
      <w:r>
        <w:t xml:space="preserve">First, we </w:t>
      </w:r>
      <w:proofErr w:type="gramStart"/>
      <w:r>
        <w:t>have to</w:t>
      </w:r>
      <w:proofErr w:type="gramEnd"/>
      <w:r>
        <w:t xml:space="preserve">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proofErr w:type="gramStart"/>
      <w:r>
        <w:t>e,g</w:t>
      </w:r>
      <w:proofErr w:type="spellEnd"/>
      <w:proofErr w:type="gram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6FDB10A8" w:rsidR="004E5A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(e.g. for osnap3, changes fileID2 -&gt; fileID3, T2 -&gt; T3, etc…); change the figure and titles (l326-331-336-341); and change concatenation.</w:t>
      </w:r>
    </w:p>
    <w:p w14:paraId="421AF30B" w14:textId="7B7E5556" w:rsidR="00A77F9D" w:rsidRPr="0046023D" w:rsidRDefault="00A77F9D" w:rsidP="0046023D">
      <w:pPr>
        <w:pStyle w:val="BodyText"/>
      </w:pPr>
      <w:r>
        <w:t>-</w:t>
      </w:r>
      <w:proofErr w:type="gramStart"/>
      <w:r>
        <w:t xml:space="preserve">Run  </w:t>
      </w:r>
      <w:proofErr w:type="spellStart"/>
      <w:r w:rsidRPr="007E185A">
        <w:rPr>
          <w:i/>
          <w:iCs/>
          <w:color w:val="FF0000"/>
        </w:rPr>
        <w:t>grid</w:t>
      </w:r>
      <w:proofErr w:type="gramEnd"/>
      <w:r w:rsidRPr="007E185A">
        <w:rPr>
          <w:i/>
          <w:iCs/>
          <w:color w:val="FF0000"/>
        </w:rPr>
        <w:t>_osnap_mcat_data.m</w:t>
      </w:r>
      <w:proofErr w:type="spellEnd"/>
      <w:r>
        <w:t xml:space="preserve"> . This calls </w:t>
      </w:r>
      <w:proofErr w:type="spellStart"/>
      <w:r w:rsidRPr="007E185A">
        <w:rPr>
          <w:i/>
          <w:iCs/>
          <w:color w:val="FF0000"/>
        </w:rPr>
        <w:t>merge_osnap_data_west.m</w:t>
      </w:r>
      <w:proofErr w:type="spellEnd"/>
      <w:r w:rsidRPr="007E185A">
        <w:rPr>
          <w:color w:val="FF0000"/>
        </w:rPr>
        <w:t xml:space="preserve"> </w:t>
      </w:r>
      <w:r>
        <w:t xml:space="preserve">or </w:t>
      </w:r>
      <w:proofErr w:type="spellStart"/>
      <w:r w:rsidRPr="007E185A">
        <w:rPr>
          <w:i/>
          <w:iCs/>
          <w:color w:val="FF0000"/>
        </w:rPr>
        <w:t>merge_osnap_data_east.m</w:t>
      </w:r>
      <w:proofErr w:type="spellEnd"/>
      <w:r>
        <w:rPr>
          <w:i/>
          <w:iCs/>
          <w:color w:val="FF0000"/>
        </w:rPr>
        <w:t xml:space="preserve"> </w:t>
      </w:r>
      <w:r>
        <w:t>depending on the mooring option you select.  You are prompted to select the individual deployments to concatenate.</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lastRenderedPageBreak/>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proofErr w:type="gramStart"/>
            <w:r>
              <w:t>T,C</w:t>
            </w:r>
            <w:proofErr w:type="gramEnd"/>
            <w:r>
              <w:t>,S,P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proofErr w:type="gramStart"/>
            <w:r>
              <w:t>T,S</w:t>
            </w:r>
            <w:proofErr w:type="gramEnd"/>
            <w:r>
              <w:t>,Pf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proofErr w:type="gramStart"/>
            <w:r>
              <w:t>T,S</w:t>
            </w:r>
            <w:proofErr w:type="gramEnd"/>
            <w:r>
              <w:t>,Pfs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proofErr w:type="gramStart"/>
            <w:r>
              <w:t>T,S</w:t>
            </w:r>
            <w:proofErr w:type="gramEnd"/>
            <w:r>
              <w:t>,PGfs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proofErr w:type="gramStart"/>
            <w:r>
              <w:t>T,S</w:t>
            </w:r>
            <w:proofErr w:type="gramEnd"/>
            <w:r>
              <w:t>,Pfs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proofErr w:type="gramStart"/>
            <w:r>
              <w:t>T,S</w:t>
            </w:r>
            <w:proofErr w:type="gramEnd"/>
            <w:r>
              <w:t>,PGfs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proofErr w:type="gramStart"/>
            <w:r>
              <w:t>T,SGfs</w:t>
            </w:r>
            <w:proofErr w:type="gramEnd"/>
            <w:r>
              <w:t>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38" w:name="_Toc108243102"/>
      <w:r w:rsidRPr="004E5A3D">
        <w:rPr>
          <w:rStyle w:val="Emphasis"/>
          <w:i w:val="0"/>
          <w:iCs w:val="0"/>
        </w:rPr>
        <w:lastRenderedPageBreak/>
        <w:t>Processing of moored current meter and ADCP data</w:t>
      </w:r>
      <w:bookmarkEnd w:id="238"/>
    </w:p>
    <w:p w14:paraId="0BFA87FB" w14:textId="7B09916C" w:rsidR="004E5A3D" w:rsidRDefault="004E5A3D" w:rsidP="004E5A3D">
      <w:pPr>
        <w:pStyle w:val="Heading2"/>
      </w:pPr>
      <w:bookmarkStart w:id="239" w:name="_Toc108243103"/>
      <w:r>
        <w:t>Introduction</w:t>
      </w:r>
      <w:bookmarkEnd w:id="239"/>
    </w:p>
    <w:p w14:paraId="253F4D5A" w14:textId="6BCD71D7" w:rsidR="004E5A3D" w:rsidRDefault="004E5A3D" w:rsidP="004E5A3D">
      <w:pPr>
        <w:pStyle w:val="BodyText"/>
      </w:pPr>
      <w:r>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439538A5" w:rsidR="004E5A3D" w:rsidRDefault="004E5A3D" w:rsidP="004E5A3D">
      <w:pPr>
        <w:pStyle w:val="BodyText"/>
      </w:pPr>
      <w:r>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40" w:name="_Toc108243104"/>
      <w:r>
        <w:t>Nortek current meter data processing</w:t>
      </w:r>
      <w:bookmarkEnd w:id="240"/>
    </w:p>
    <w:p w14:paraId="3FCDEE40" w14:textId="49AC5B4F" w:rsidR="004E5A3D" w:rsidRDefault="004E5A3D" w:rsidP="004E5A3D">
      <w:pPr>
        <w:pStyle w:val="Heading3"/>
      </w:pPr>
      <w:bookmarkStart w:id="241" w:name="__DdeLink__622_259069805"/>
      <w:bookmarkStart w:id="242" w:name="_Toc108243105"/>
      <w:r>
        <w:t xml:space="preserve">Stage0 – Data Download </w:t>
      </w:r>
      <w:bookmarkEnd w:id="241"/>
      <w:r>
        <w:t>(done during the cruise $CRUISE)</w:t>
      </w:r>
      <w:bookmarkEnd w:id="242"/>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proofErr w:type="gramStart"/>
      <w:r>
        <w:rPr>
          <w:i/>
          <w:iCs/>
        </w:rPr>
        <w:t>nortek</w:t>
      </w:r>
      <w:proofErr w:type="spellEnd"/>
      <w:r>
        <w:rPr>
          <w:i/>
          <w:iCs/>
        </w:rPr>
        <w:t xml:space="preserve"> .</w:t>
      </w:r>
      <w:proofErr w:type="gramEnd"/>
      <w:r>
        <w:rPr>
          <w:i/>
          <w:iCs/>
        </w:rPr>
        <w:t xml:space="preserve">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proofErr w:type="gramStart"/>
      <w:r>
        <w:t>, .</w:t>
      </w:r>
      <w:proofErr w:type="spellStart"/>
      <w:r>
        <w:t>aqd</w:t>
      </w:r>
      <w:proofErr w:type="spellEnd"/>
      <w:proofErr w:type="gram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243" w:name="_Toc108243106"/>
      <w:r>
        <w:t>Stage1 – Conversion to standard RDB format and basic statistics</w:t>
      </w:r>
      <w:bookmarkEnd w:id="243"/>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r w:rsidRPr="004E4D97">
        <w:rPr>
          <w:i/>
          <w:color w:val="FF0000"/>
        </w:rPr>
        <w:t>startup_$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 xml:space="preserve">A text file containing the serial numbers of the Nortek on the mooring and the filenames containing the data </w:t>
      </w:r>
      <w:proofErr w:type="gramStart"/>
      <w:r>
        <w:t>has to</w:t>
      </w:r>
      <w:proofErr w:type="gramEnd"/>
      <w:r>
        <w:t xml:space="preserve">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244" w:name="_Toc108243107"/>
      <w:r>
        <w:lastRenderedPageBreak/>
        <w:t>Stage2 – Trimming of data, summary plots</w:t>
      </w:r>
      <w:bookmarkEnd w:id="244"/>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245" w:name="_Toc108243108"/>
      <w:r>
        <w:t>Stage3 – Data editing, speed of sound correction, magnetic declination correction, data filtering</w:t>
      </w:r>
      <w:bookmarkEnd w:id="245"/>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w:t>
      </w:r>
      <w:proofErr w:type="gramStart"/>
      <w:r>
        <w:t>has to</w:t>
      </w:r>
      <w:proofErr w:type="gramEnd"/>
      <w:r>
        <w:t xml:space="preserve">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Further manual editing </w:t>
      </w:r>
      <w:proofErr w:type="gramStart"/>
      <w:r w:rsidRPr="00B37657">
        <w:rPr>
          <w:rFonts w:ascii="Courier New" w:hAnsi="Courier New" w:cs="Courier New"/>
          <w:sz w:val="20"/>
          <w:szCs w:val="20"/>
        </w:rPr>
        <w:t>required?</w:t>
      </w:r>
      <w:proofErr w:type="gramEnd"/>
      <w:r w:rsidRPr="00B37657">
        <w:rPr>
          <w:rFonts w:ascii="Courier New" w:hAnsi="Courier New" w:cs="Courier New"/>
          <w:sz w:val="20"/>
          <w:szCs w:val="20"/>
        </w:rPr>
        <w:t xml:space="preserve">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Further manual editing </w:t>
      </w:r>
      <w:proofErr w:type="gramStart"/>
      <w:r w:rsidRPr="00B37657">
        <w:rPr>
          <w:rFonts w:ascii="Courier New" w:hAnsi="Courier New" w:cs="Courier New"/>
          <w:sz w:val="20"/>
          <w:szCs w:val="20"/>
        </w:rPr>
        <w:t>required?</w:t>
      </w:r>
      <w:proofErr w:type="gramEnd"/>
      <w:r w:rsidRPr="00B37657">
        <w:rPr>
          <w:rFonts w:ascii="Courier New" w:hAnsi="Courier New" w:cs="Courier New"/>
          <w:sz w:val="20"/>
          <w:szCs w:val="20"/>
        </w:rPr>
        <w:t xml:space="preserve">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w:t>
      </w:r>
      <w:proofErr w:type="gramStart"/>
      <w:r>
        <w:t>oscillations, and</w:t>
      </w:r>
      <w:proofErr w:type="gramEnd"/>
      <w:r>
        <w:t xml:space="preserve">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w:t>
      </w:r>
      <w:proofErr w:type="gramStart"/>
      <w:r>
        <w:t xml:space="preserve">in  </w:t>
      </w:r>
      <w:r w:rsidRPr="00A92C9F">
        <w:rPr>
          <w:color w:val="0070C0"/>
        </w:rPr>
        <w:t>~</w:t>
      </w:r>
      <w:proofErr w:type="gramEnd"/>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246" w:name="_Toc108243109"/>
      <w:r>
        <w:lastRenderedPageBreak/>
        <w:t>Stage 4 – Data gridding of individual deployment</w:t>
      </w:r>
      <w:bookmarkEnd w:id="246"/>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proofErr w:type="gramStart"/>
      <w:r w:rsidRPr="003E1C1D">
        <w:rPr>
          <w:color w:val="000000"/>
        </w:rPr>
        <w:t>in</w:t>
      </w:r>
      <w:r w:rsidRPr="008B79E5">
        <w:rPr>
          <w:i/>
          <w:iCs/>
          <w:color w:val="00B050"/>
        </w:rPr>
        <w:t xml:space="preserve">  ~</w:t>
      </w:r>
      <w:proofErr w:type="gramEnd"/>
      <w:r w:rsidRPr="008B79E5">
        <w:rPr>
          <w:i/>
          <w:iCs/>
          <w:color w:val="00B050"/>
        </w:rPr>
        <w:t>\</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247" w:name="_Toc108243110"/>
      <w:proofErr w:type="spellStart"/>
      <w:r>
        <w:lastRenderedPageBreak/>
        <w:t>DeepSeapHOx</w:t>
      </w:r>
      <w:proofErr w:type="spellEnd"/>
      <w:r>
        <w:t xml:space="preserve"> Data Processing</w:t>
      </w:r>
      <w:bookmarkEnd w:id="247"/>
      <w:r>
        <w:t xml:space="preserve"> </w:t>
      </w:r>
    </w:p>
    <w:p w14:paraId="0E229F4A" w14:textId="0B7A83F6" w:rsidR="0046023D" w:rsidRDefault="0046023D" w:rsidP="0046023D">
      <w:pPr>
        <w:pStyle w:val="Heading2"/>
      </w:pPr>
      <w:bookmarkStart w:id="248" w:name="_Toc108243111"/>
      <w:r>
        <w:t>Stage 0 – Data Download</w:t>
      </w:r>
      <w:bookmarkEnd w:id="248"/>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249" w:name="_Toc108243112"/>
      <w:r>
        <w:t>Stage 1 – Conversion to standard RDB format</w:t>
      </w:r>
      <w:bookmarkEnd w:id="249"/>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proofErr w:type="gramStart"/>
      <w:r>
        <w:rPr>
          <w:i/>
          <w:iCs/>
          <w:sz w:val="22"/>
          <w:szCs w:val="22"/>
        </w:rPr>
        <w:t>/ .</w:t>
      </w:r>
      <w:proofErr w:type="gramEnd"/>
      <w:r>
        <w:rPr>
          <w:i/>
          <w:iCs/>
          <w:sz w:val="22"/>
          <w:szCs w:val="22"/>
        </w:rPr>
        <w:t xml:space="preserve">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w:t>
      </w:r>
      <w:proofErr w:type="gramStart"/>
      <w:r>
        <w:rPr>
          <w:sz w:val="22"/>
          <w:szCs w:val="22"/>
        </w:rPr>
        <w:t>has to</w:t>
      </w:r>
      <w:proofErr w:type="gramEnd"/>
      <w:r>
        <w:rPr>
          <w:sz w:val="22"/>
          <w:szCs w:val="22"/>
        </w:rPr>
        <w:t xml:space="preserve">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250" w:name="_Toc108243113"/>
      <w:r>
        <w:lastRenderedPageBreak/>
        <w:t>Data reports tools</w:t>
      </w:r>
      <w:bookmarkEnd w:id="250"/>
    </w:p>
    <w:p w14:paraId="5546EDD9" w14:textId="77777777" w:rsidR="00D110D7" w:rsidRPr="00CB5305" w:rsidRDefault="00D110D7" w:rsidP="00D110D7">
      <w:pPr>
        <w:pStyle w:val="BodyText"/>
      </w:pPr>
      <w:r>
        <w:t xml:space="preserve">A set of scripts can be used to quickly generated summary statistics and figures for each mooring. These scripts can be run for stage 2 data (.use files) or stage 3 data </w:t>
      </w:r>
      <w:proofErr w:type="gramStart"/>
      <w:r>
        <w:t>(.</w:t>
      </w:r>
      <w:proofErr w:type="spellStart"/>
      <w:r>
        <w:t>microcat</w:t>
      </w:r>
      <w:proofErr w:type="spellEnd"/>
      <w:proofErr w:type="gramEnd"/>
      <w:r>
        <w:t xml:space="preserve"> and .</w:t>
      </w:r>
      <w:proofErr w:type="spellStart"/>
      <w:r>
        <w:t>edt</w:t>
      </w:r>
      <w:proofErr w:type="spellEnd"/>
      <w:r>
        <w:t xml:space="preserve"> files). The scripts and functions are under </w:t>
      </w:r>
      <w:proofErr w:type="spellStart"/>
      <w:r w:rsidRPr="00DE37E7">
        <w:rPr>
          <w:i/>
        </w:rPr>
        <w:t>osnap</w:t>
      </w:r>
      <w:proofErr w:type="spellEnd"/>
      <w:r w:rsidRPr="00DE37E7">
        <w:rPr>
          <w:i/>
        </w:rPr>
        <w:t>/exec/dy120/</w:t>
      </w:r>
      <w:proofErr w:type="spellStart"/>
      <w:r w:rsidRPr="00DE37E7">
        <w:rPr>
          <w:i/>
        </w:rPr>
        <w:t>data_report_tool</w:t>
      </w:r>
      <w:proofErr w:type="spellEnd"/>
      <w:proofErr w:type="gramStart"/>
      <w:r w:rsidRPr="00DE37E7">
        <w:rPr>
          <w:i/>
        </w:rPr>
        <w:t>/</w:t>
      </w:r>
      <w:r>
        <w:rPr>
          <w:i/>
        </w:rPr>
        <w:t xml:space="preserve"> .</w:t>
      </w:r>
      <w:proofErr w:type="gramEnd"/>
      <w:r>
        <w:rPr>
          <w:i/>
        </w:rPr>
        <w:t xml:space="preserve">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proofErr w:type="gramStart"/>
      <w:r w:rsidRPr="00DE37E7">
        <w:rPr>
          <w:i/>
        </w:rPr>
        <w:t>datareports</w:t>
      </w:r>
      <w:proofErr w:type="spellEnd"/>
      <w:r>
        <w:rPr>
          <w:i/>
        </w:rPr>
        <w:t xml:space="preserve"> .</w:t>
      </w:r>
      <w:proofErr w:type="gramEnd"/>
      <w:r>
        <w:rPr>
          <w:i/>
        </w:rPr>
        <w:t xml:space="preserve">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proofErr w:type="gramStart"/>
      <w:r>
        <w:rPr>
          <w:i/>
          <w:color w:val="000000" w:themeColor="text1"/>
        </w:rPr>
        <w:t>/ .</w:t>
      </w:r>
      <w:proofErr w:type="gramEnd"/>
      <w:r>
        <w:rPr>
          <w:i/>
          <w:color w:val="000000" w:themeColor="text1"/>
        </w:rPr>
        <w:t xml:space="preserve">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 xml:space="preserve">a useful wrapper script as it allows to plot time-series </w:t>
      </w:r>
      <w:proofErr w:type="gramStart"/>
      <w:r>
        <w:t>of  multiple</w:t>
      </w:r>
      <w:proofErr w:type="gramEnd"/>
      <w:r>
        <w:t xml:space="preserv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lastRenderedPageBreak/>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6">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lastRenderedPageBreak/>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28">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w:t>
      </w:r>
      <w:proofErr w:type="gramStart"/>
      <w:r w:rsidRPr="008764F1">
        <w:rPr>
          <w:i/>
        </w:rPr>
        <w:t>m</w:t>
      </w:r>
      <w:proofErr w:type="spellEnd"/>
      <w:r>
        <w:t xml:space="preserve"> .</w:t>
      </w:r>
      <w:proofErr w:type="gramEnd"/>
      <w:r>
        <w:t xml:space="preserve">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bookmarkStart w:id="251" w:name="_Toc108243114"/>
      <w:r>
        <w:lastRenderedPageBreak/>
        <w:t xml:space="preserve">Export to </w:t>
      </w:r>
      <w:proofErr w:type="spellStart"/>
      <w:r>
        <w:t>oceansites</w:t>
      </w:r>
      <w:proofErr w:type="spellEnd"/>
      <w:r>
        <w:t xml:space="preserve"> format [if required]</w:t>
      </w:r>
      <w:bookmarkEnd w:id="251"/>
    </w:p>
    <w:p w14:paraId="2F09606B" w14:textId="77777777" w:rsidR="00605F92" w:rsidRDefault="00605F92" w:rsidP="00605F92">
      <w:pPr>
        <w:pStyle w:val="BodyText"/>
        <w:jc w:val="left"/>
        <w:rPr>
          <w:i/>
          <w:iCs/>
          <w:color w:val="FF0000"/>
        </w:rPr>
      </w:pPr>
      <w:r>
        <w:t xml:space="preserve">The mooring data are annually submitted to Feili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w:t>
      </w:r>
      <w:proofErr w:type="gramStart"/>
      <w:r>
        <w:t>Nortek  =</w:t>
      </w:r>
      <w:proofErr w:type="gramEnd"/>
      <w:r>
        <w:t xml:space="preserve">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252" w:name="_Toc108243115"/>
      <w:r>
        <w:t xml:space="preserve">Export to </w:t>
      </w:r>
      <w:proofErr w:type="spellStart"/>
      <w:r>
        <w:t>NetCDF</w:t>
      </w:r>
      <w:proofErr w:type="spellEnd"/>
      <w:r>
        <w:t xml:space="preserve"> for CLASS data working group</w:t>
      </w:r>
      <w:bookmarkEnd w:id="252"/>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proofErr w:type="gramStart"/>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proofErr w:type="gramEnd"/>
      <w:r w:rsidRPr="00FF528B">
        <w:rPr>
          <w:color w:val="FF0000"/>
        </w:rPr>
        <w:t xml:space="preserve"> </w:t>
      </w:r>
      <w:r>
        <w:t>to reflect the most recently processed data</w:t>
      </w:r>
      <w:r w:rsidR="00D5510E">
        <w:t xml:space="preserve"> and r</w:t>
      </w:r>
      <w:r>
        <w:t>un</w:t>
      </w:r>
      <w:r w:rsidR="00D5510E">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253" w:name="_Toc108243116"/>
      <w:r>
        <w:t>Appendix: Historical and OSNAP CTD profiles close to the moorings</w:t>
      </w:r>
      <w:bookmarkEnd w:id="253"/>
    </w:p>
    <w:p w14:paraId="6620F7B7" w14:textId="77777777" w:rsidR="0046023D" w:rsidRDefault="0046023D" w:rsidP="0046023D">
      <w:pPr>
        <w:pStyle w:val="Heading3"/>
      </w:pPr>
      <w:bookmarkStart w:id="254" w:name="_Toc108243117"/>
      <w:r>
        <w:t>RTEB1</w:t>
      </w:r>
      <w:bookmarkEnd w:id="25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27FD84A2">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255" w:name="_Toc108243118"/>
      <w:r>
        <w:t>RTWB1</w:t>
      </w:r>
      <w:bookmarkEnd w:id="255"/>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4E36D105">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1E697193">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256" w:name="_Toc108243119"/>
      <w:r>
        <w:lastRenderedPageBreak/>
        <w:t>RTWB2</w:t>
      </w:r>
      <w:bookmarkEnd w:id="256"/>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5DCD0C9B">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0D004112">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257" w:name="_Toc108243120"/>
      <w:r>
        <w:lastRenderedPageBreak/>
        <w:t>RTADCP1</w:t>
      </w:r>
      <w:bookmarkEnd w:id="257"/>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7D8907E1">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7059DF2">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015568">
      <w:headerReference w:type="default" r:id="rId37"/>
      <w:footerReference w:type="default" r:id="rId38"/>
      <w:pgSz w:w="11906" w:h="16838"/>
      <w:pgMar w:top="1693" w:right="1134" w:bottom="1693" w:left="1134" w:header="1134" w:footer="1134"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Yvonne Firing" w:date="2024-05-24T07:42:00Z" w:initials="YF">
    <w:p w14:paraId="36B73AAA" w14:textId="77777777" w:rsidR="00A55177" w:rsidRDefault="00A55177" w:rsidP="00A55177">
      <w:r>
        <w:rPr>
          <w:rStyle w:val="CommentReference"/>
        </w:rPr>
        <w:annotationRef/>
      </w:r>
      <w:r>
        <w:rPr>
          <w:rFonts w:cs="Mangal"/>
          <w:color w:val="000000"/>
          <w:sz w:val="20"/>
          <w:szCs w:val="18"/>
        </w:rPr>
        <w:t>This is essential before changing branches but not before using the toolbox (someone could choose to use the current state they’ve downloaded and not track changes). Maybe “recommended”?</w:t>
      </w:r>
    </w:p>
  </w:comment>
  <w:comment w:id="129" w:author="Yvonne Firing" w:date="2024-05-24T07:46:00Z" w:initials="YF">
    <w:p w14:paraId="496DCCF0" w14:textId="77777777" w:rsidR="00A55177" w:rsidRDefault="00A55177" w:rsidP="00A55177">
      <w:r>
        <w:rPr>
          <w:rStyle w:val="CommentReference"/>
        </w:rPr>
        <w:annotationRef/>
      </w:r>
      <w:r>
        <w:rPr>
          <w:rFonts w:cs="Mangal"/>
          <w:color w:val="000000"/>
          <w:sz w:val="20"/>
          <w:szCs w:val="18"/>
        </w:rPr>
        <w:t>Are we still going to do this in cases where there’s only one cruise branch going at a time (so its complete history merges into the main branch)?</w:t>
      </w:r>
    </w:p>
  </w:comment>
  <w:comment w:id="177" w:author="Yvonne Firing" w:date="2024-05-24T08:13:00Z" w:initials="YF">
    <w:p w14:paraId="7BF10708" w14:textId="77777777" w:rsidR="00DB4BC8" w:rsidRDefault="00DB4BC8" w:rsidP="00DB4BC8">
      <w:r>
        <w:rPr>
          <w:rStyle w:val="CommentReference"/>
        </w:rPr>
        <w:annotationRef/>
      </w:r>
      <w:r>
        <w:rPr>
          <w:rFonts w:cs="Mangal"/>
          <w:color w:val="000000"/>
          <w:sz w:val="20"/>
          <w:szCs w:val="18"/>
        </w:rPr>
        <w:t>I am assuming the repo clone is called m_moorproc_toolbox and is thus kept separate from the data directories (though there may be symlinks to replicate the old OSNAP directory structure)</w:t>
      </w:r>
    </w:p>
  </w:comment>
  <w:comment w:id="182" w:author="Yvonne Firing" w:date="2024-05-24T08:10:00Z" w:initials="YF">
    <w:p w14:paraId="40BA0138" w14:textId="44141851" w:rsidR="00DB4BC8" w:rsidRDefault="00DB4BC8" w:rsidP="00DB4BC8">
      <w:r>
        <w:rPr>
          <w:rStyle w:val="CommentReference"/>
        </w:rPr>
        <w:annotationRef/>
      </w:r>
      <w:r>
        <w:rPr>
          <w:rFonts w:cs="Mangal"/>
          <w:sz w:val="20"/>
          <w:szCs w:val="18"/>
        </w:rPr>
        <w:t xml:space="preserve">I realise we need to make this more flexible — mexec is not required everywhere but some places probably assume it? </w:t>
      </w:r>
    </w:p>
  </w:comment>
  <w:comment w:id="204" w:author="Firing, Yvonne L." w:date="2022-12-14T09:59:00Z" w:initials="FYL">
    <w:p w14:paraId="5EA23D44" w14:textId="6AC68E46" w:rsidR="003365A2" w:rsidRDefault="008C4E49" w:rsidP="000A6910">
      <w:r>
        <w:rPr>
          <w:rStyle w:val="CommentReference"/>
        </w:rPr>
        <w:annotationRef/>
      </w:r>
      <w:r w:rsidR="003365A2">
        <w:rPr>
          <w:rFonts w:cs="Mangal"/>
          <w:sz w:val="20"/>
          <w:szCs w:val="18"/>
        </w:rPr>
        <w:t>In this paragraph/section is “osnap” pathgit from the startup file? All the output gets put in the git repo? (Not under pathosnap)?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73AAA" w15:done="0"/>
  <w15:commentEx w15:paraId="496DCCF0" w15:done="0"/>
  <w15:commentEx w15:paraId="7BF10708" w15:done="0"/>
  <w15:commentEx w15:paraId="40BA0138" w15:done="0"/>
  <w15:commentEx w15:paraId="5EA23D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2DD9F4" w16cex:dateUtc="2024-05-24T06:42:00Z"/>
  <w16cex:commentExtensible w16cex:durableId="70C7AC7E" w16cex:dateUtc="2024-05-24T06:46:00Z"/>
  <w16cex:commentExtensible w16cex:durableId="56F7C133" w16cex:dateUtc="2024-05-24T07:13:00Z"/>
  <w16cex:commentExtensible w16cex:durableId="18745847" w16cex:dateUtc="2024-05-24T07:10:00Z"/>
  <w16cex:commentExtensible w16cex:durableId="27441D0E" w16cex:dateUtc="2022-12-14T0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73AAA" w16cid:durableId="3A2DD9F4"/>
  <w16cid:commentId w16cid:paraId="496DCCF0" w16cid:durableId="70C7AC7E"/>
  <w16cid:commentId w16cid:paraId="7BF10708" w16cid:durableId="56F7C133"/>
  <w16cid:commentId w16cid:paraId="40BA0138" w16cid:durableId="18745847"/>
  <w16cid:commentId w16cid:paraId="5EA23D44" w16cid:durableId="27441D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52CA8" w14:textId="77777777" w:rsidR="00DE4E99" w:rsidRDefault="00DE4E99" w:rsidP="004E5A3D">
      <w:r>
        <w:separator/>
      </w:r>
    </w:p>
  </w:endnote>
  <w:endnote w:type="continuationSeparator" w:id="0">
    <w:p w14:paraId="24BE89C5" w14:textId="77777777" w:rsidR="00DE4E99" w:rsidRDefault="00DE4E99" w:rsidP="004E5A3D">
      <w:r>
        <w:continuationSeparator/>
      </w:r>
    </w:p>
  </w:endnote>
  <w:endnote w:type="continuationNotice" w:id="1">
    <w:p w14:paraId="7C03C1DC" w14:textId="77777777" w:rsidR="00DE4E99" w:rsidRDefault="00DE4E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Droid Sans Fallback">
    <w:altName w:val="Cambria"/>
    <w:panose1 w:val="020B0604020202020204"/>
    <w:charset w:val="01"/>
    <w:family w:val="auto"/>
    <w:pitch w:val="variable"/>
  </w:font>
  <w:font w:name="FreeSans">
    <w:altName w:val="Calibri"/>
    <w:panose1 w:val="020B0604020202020204"/>
    <w:charset w:val="01"/>
    <w:family w:val="auto"/>
    <w:pitch w:val="variable"/>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73DFC" w14:textId="77777777" w:rsidR="003A74E5" w:rsidRDefault="003A74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7A020" w14:textId="77777777" w:rsidR="00DE4E99" w:rsidRDefault="00DE4E99" w:rsidP="004E5A3D">
      <w:r>
        <w:separator/>
      </w:r>
    </w:p>
  </w:footnote>
  <w:footnote w:type="continuationSeparator" w:id="0">
    <w:p w14:paraId="2549A498" w14:textId="77777777" w:rsidR="00DE4E99" w:rsidRDefault="00DE4E99" w:rsidP="004E5A3D">
      <w:r>
        <w:continuationSeparator/>
      </w:r>
    </w:p>
  </w:footnote>
  <w:footnote w:type="continuationNotice" w:id="1">
    <w:p w14:paraId="400346AF" w14:textId="77777777" w:rsidR="00DE4E99" w:rsidRDefault="00DE4E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7A8AC" w14:textId="235E520C" w:rsidR="008648F4" w:rsidRDefault="00000000" w:rsidP="008648F4">
    <w:pPr>
      <w:pStyle w:val="Header"/>
      <w:jc w:val="center"/>
    </w:pPr>
    <w:r>
      <w:fldChar w:fldCharType="begin"/>
    </w:r>
    <w:r>
      <w:instrText xml:space="preserve"> TITLE </w:instrText>
    </w:r>
    <w:r>
      <w:fldChar w:fldCharType="separate"/>
    </w:r>
    <w:r w:rsidR="00460CE3">
      <w:t>OSNAP-CLASS mooring processing toolbox</w:t>
    </w:r>
    <w:r>
      <w:fldChar w:fldCharType="end"/>
    </w:r>
    <w:r w:rsidR="00460CE3">
      <w:tab/>
      <w:t>Version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5406D0"/>
    <w:multiLevelType w:val="hybridMultilevel"/>
    <w:tmpl w:val="9E7C985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1453D7"/>
    <w:multiLevelType w:val="hybridMultilevel"/>
    <w:tmpl w:val="56FEEA8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240D69"/>
    <w:multiLevelType w:val="hybridMultilevel"/>
    <w:tmpl w:val="58006A38"/>
    <w:lvl w:ilvl="0" w:tplc="3808D9F0">
      <w:start w:val="1"/>
      <w:numFmt w:val="bullet"/>
      <w:lvlText w:val="-"/>
      <w:lvlJc w:val="left"/>
      <w:pPr>
        <w:ind w:left="720" w:hanging="360"/>
      </w:pPr>
      <w:rPr>
        <w:rFonts w:ascii="Liberation Serif" w:eastAsia="Droid Sans Fallback" w:hAnsi="Liberation Serif" w:cs="Free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FC5EB9"/>
    <w:multiLevelType w:val="hybridMultilevel"/>
    <w:tmpl w:val="B4106D46"/>
    <w:lvl w:ilvl="0" w:tplc="D1CAE57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6225A3"/>
    <w:multiLevelType w:val="hybridMultilevel"/>
    <w:tmpl w:val="1A966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661673"/>
    <w:multiLevelType w:val="hybridMultilevel"/>
    <w:tmpl w:val="CA6C11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74621D"/>
    <w:multiLevelType w:val="hybridMultilevel"/>
    <w:tmpl w:val="A1D04020"/>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5E5A2D"/>
    <w:multiLevelType w:val="hybridMultilevel"/>
    <w:tmpl w:val="C6F4F416"/>
    <w:lvl w:ilvl="0" w:tplc="321E17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FE785B"/>
    <w:multiLevelType w:val="hybridMultilevel"/>
    <w:tmpl w:val="5AEEE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107D7A"/>
    <w:multiLevelType w:val="hybridMultilevel"/>
    <w:tmpl w:val="955C6F08"/>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D7793A"/>
    <w:multiLevelType w:val="hybridMultilevel"/>
    <w:tmpl w:val="E80E0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AB806B6"/>
    <w:multiLevelType w:val="hybridMultilevel"/>
    <w:tmpl w:val="AFC8073E"/>
    <w:lvl w:ilvl="0" w:tplc="068C8B68">
      <w:start w:val="1"/>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1B23B9"/>
    <w:multiLevelType w:val="hybridMultilevel"/>
    <w:tmpl w:val="66E4C2E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8652D1C"/>
    <w:multiLevelType w:val="hybridMultilevel"/>
    <w:tmpl w:val="D2F81754"/>
    <w:lvl w:ilvl="0" w:tplc="ABB4CA2E">
      <w:start w:val="1"/>
      <w:numFmt w:val="lowerLetter"/>
      <w:lvlText w:val="%1)"/>
      <w:lvlJc w:val="left"/>
      <w:pPr>
        <w:ind w:left="720" w:hanging="360"/>
      </w:pPr>
      <w:rPr>
        <w:color w:val="auto"/>
      </w:rPr>
    </w:lvl>
    <w:lvl w:ilvl="1" w:tplc="58B0D754">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D428D8"/>
    <w:multiLevelType w:val="hybridMultilevel"/>
    <w:tmpl w:val="22E86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86551F"/>
    <w:multiLevelType w:val="hybridMultilevel"/>
    <w:tmpl w:val="1FAC7396"/>
    <w:lvl w:ilvl="0" w:tplc="67268DA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D2E3DA3"/>
    <w:multiLevelType w:val="hybridMultilevel"/>
    <w:tmpl w:val="9C4A6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C802E6"/>
    <w:multiLevelType w:val="hybridMultilevel"/>
    <w:tmpl w:val="8FA8CC5E"/>
    <w:lvl w:ilvl="0" w:tplc="683663E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4153D5"/>
    <w:multiLevelType w:val="hybridMultilevel"/>
    <w:tmpl w:val="ACC228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601713"/>
    <w:multiLevelType w:val="hybridMultilevel"/>
    <w:tmpl w:val="04CC57B2"/>
    <w:lvl w:ilvl="0" w:tplc="45B81760">
      <w:start w:val="1"/>
      <w:numFmt w:val="low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6" w15:restartNumberingAfterBreak="0">
    <w:nsid w:val="56AE16B0"/>
    <w:multiLevelType w:val="hybridMultilevel"/>
    <w:tmpl w:val="C5BAE8D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B504A62"/>
    <w:multiLevelType w:val="hybridMultilevel"/>
    <w:tmpl w:val="C3CAA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F4716C"/>
    <w:multiLevelType w:val="hybridMultilevel"/>
    <w:tmpl w:val="371A3D1C"/>
    <w:lvl w:ilvl="0" w:tplc="11B4682E">
      <w:start w:val="1"/>
      <w:numFmt w:val="bullet"/>
      <w:lvlText w:val="-"/>
      <w:lvlJc w:val="left"/>
      <w:pPr>
        <w:ind w:left="720" w:hanging="360"/>
      </w:pPr>
      <w:rPr>
        <w:rFonts w:ascii="Liberation Serif" w:eastAsia="Droid Sans Fallback"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1"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F27517"/>
    <w:multiLevelType w:val="hybridMultilevel"/>
    <w:tmpl w:val="63529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34"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06106B5"/>
    <w:multiLevelType w:val="hybridMultilevel"/>
    <w:tmpl w:val="AB6A7C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5569000">
    <w:abstractNumId w:val="0"/>
  </w:num>
  <w:num w:numId="2" w16cid:durableId="545991724">
    <w:abstractNumId w:val="9"/>
  </w:num>
  <w:num w:numId="3" w16cid:durableId="2117286655">
    <w:abstractNumId w:val="30"/>
  </w:num>
  <w:num w:numId="4" w16cid:durableId="1165363058">
    <w:abstractNumId w:val="25"/>
  </w:num>
  <w:num w:numId="5" w16cid:durableId="410589510">
    <w:abstractNumId w:val="33"/>
  </w:num>
  <w:num w:numId="6" w16cid:durableId="1405640274">
    <w:abstractNumId w:val="34"/>
  </w:num>
  <w:num w:numId="7" w16cid:durableId="1863007276">
    <w:abstractNumId w:val="16"/>
  </w:num>
  <w:num w:numId="8" w16cid:durableId="2068532103">
    <w:abstractNumId w:val="10"/>
  </w:num>
  <w:num w:numId="9" w16cid:durableId="202641128">
    <w:abstractNumId w:val="31"/>
  </w:num>
  <w:num w:numId="10" w16cid:durableId="2106343059">
    <w:abstractNumId w:val="13"/>
  </w:num>
  <w:num w:numId="11" w16cid:durableId="1733192326">
    <w:abstractNumId w:val="28"/>
  </w:num>
  <w:num w:numId="12" w16cid:durableId="1747222014">
    <w:abstractNumId w:val="27"/>
  </w:num>
  <w:num w:numId="13" w16cid:durableId="950552317">
    <w:abstractNumId w:val="8"/>
  </w:num>
  <w:num w:numId="14" w16cid:durableId="1464274265">
    <w:abstractNumId w:val="18"/>
  </w:num>
  <w:num w:numId="15" w16cid:durableId="1912158382">
    <w:abstractNumId w:val="24"/>
  </w:num>
  <w:num w:numId="16" w16cid:durableId="731394912">
    <w:abstractNumId w:val="17"/>
  </w:num>
  <w:num w:numId="17" w16cid:durableId="1097479859">
    <w:abstractNumId w:val="20"/>
  </w:num>
  <w:num w:numId="18" w16cid:durableId="646713388">
    <w:abstractNumId w:val="14"/>
  </w:num>
  <w:num w:numId="19" w16cid:durableId="255334388">
    <w:abstractNumId w:val="12"/>
  </w:num>
  <w:num w:numId="20" w16cid:durableId="1243759563">
    <w:abstractNumId w:val="7"/>
  </w:num>
  <w:num w:numId="21" w16cid:durableId="1322346722">
    <w:abstractNumId w:val="15"/>
  </w:num>
  <w:num w:numId="22" w16cid:durableId="1142846713">
    <w:abstractNumId w:val="19"/>
  </w:num>
  <w:num w:numId="23" w16cid:durableId="120925464">
    <w:abstractNumId w:val="3"/>
  </w:num>
  <w:num w:numId="24" w16cid:durableId="170337899">
    <w:abstractNumId w:val="6"/>
  </w:num>
  <w:num w:numId="25" w16cid:durableId="902759279">
    <w:abstractNumId w:val="4"/>
  </w:num>
  <w:num w:numId="26" w16cid:durableId="1469518892">
    <w:abstractNumId w:val="2"/>
  </w:num>
  <w:num w:numId="27" w16cid:durableId="1787039458">
    <w:abstractNumId w:val="22"/>
  </w:num>
  <w:num w:numId="28" w16cid:durableId="75564254">
    <w:abstractNumId w:val="35"/>
  </w:num>
  <w:num w:numId="29" w16cid:durableId="1283876362">
    <w:abstractNumId w:val="23"/>
  </w:num>
  <w:num w:numId="30" w16cid:durableId="177744894">
    <w:abstractNumId w:val="26"/>
  </w:num>
  <w:num w:numId="31" w16cid:durableId="494959364">
    <w:abstractNumId w:val="5"/>
  </w:num>
  <w:num w:numId="32" w16cid:durableId="355424727">
    <w:abstractNumId w:val="32"/>
  </w:num>
  <w:num w:numId="33" w16cid:durableId="624308935">
    <w:abstractNumId w:val="11"/>
  </w:num>
  <w:num w:numId="34" w16cid:durableId="1447579464">
    <w:abstractNumId w:val="21"/>
  </w:num>
  <w:num w:numId="35" w16cid:durableId="97721692">
    <w:abstractNumId w:val="29"/>
  </w:num>
  <w:num w:numId="36" w16cid:durableId="22191173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tin Burmeister">
    <w15:presenceInfo w15:providerId="AD" w15:userId="S::SA07KB@sams.ac.uk::36ee710c-25aa-4549-8dac-543caa2d2369"/>
  </w15:person>
  <w15:person w15:author="Yvonne Firing">
    <w15:presenceInfo w15:providerId="AD" w15:userId="S::yvonng@noc.ac.uk::1bd5e8f1-ff2c-41d5-ad87-c2c4c42e9497"/>
  </w15:person>
  <w15:person w15:author="Firing, Yvonne L.">
    <w15:presenceInfo w15:providerId="AD" w15:userId="S::yvonng@noc.ac.uk::1bd5e8f1-ff2c-41d5-ad87-c2c4c42e94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6886"/>
    <w:rsid w:val="00007F66"/>
    <w:rsid w:val="00015568"/>
    <w:rsid w:val="00020DBC"/>
    <w:rsid w:val="00027769"/>
    <w:rsid w:val="00050EA5"/>
    <w:rsid w:val="00057D2A"/>
    <w:rsid w:val="000B5139"/>
    <w:rsid w:val="000F4F2A"/>
    <w:rsid w:val="00116082"/>
    <w:rsid w:val="00134DE9"/>
    <w:rsid w:val="001433AD"/>
    <w:rsid w:val="00144868"/>
    <w:rsid w:val="001451FF"/>
    <w:rsid w:val="001705FA"/>
    <w:rsid w:val="001B1646"/>
    <w:rsid w:val="00242E4D"/>
    <w:rsid w:val="00281F5A"/>
    <w:rsid w:val="00292008"/>
    <w:rsid w:val="002935E5"/>
    <w:rsid w:val="002B3B1D"/>
    <w:rsid w:val="002C1559"/>
    <w:rsid w:val="00331839"/>
    <w:rsid w:val="003331B0"/>
    <w:rsid w:val="003365A2"/>
    <w:rsid w:val="00340387"/>
    <w:rsid w:val="003714CA"/>
    <w:rsid w:val="003924AF"/>
    <w:rsid w:val="003A553B"/>
    <w:rsid w:val="003A74E5"/>
    <w:rsid w:val="003B71C3"/>
    <w:rsid w:val="0041601B"/>
    <w:rsid w:val="00425858"/>
    <w:rsid w:val="00426A4C"/>
    <w:rsid w:val="00445594"/>
    <w:rsid w:val="00451E7D"/>
    <w:rsid w:val="0046023D"/>
    <w:rsid w:val="00460CE3"/>
    <w:rsid w:val="0047405C"/>
    <w:rsid w:val="004824F5"/>
    <w:rsid w:val="004833BE"/>
    <w:rsid w:val="00493A16"/>
    <w:rsid w:val="00493F38"/>
    <w:rsid w:val="004A5F1A"/>
    <w:rsid w:val="004B4A21"/>
    <w:rsid w:val="004E5A3D"/>
    <w:rsid w:val="004F52F1"/>
    <w:rsid w:val="00510EFD"/>
    <w:rsid w:val="00523D03"/>
    <w:rsid w:val="00525514"/>
    <w:rsid w:val="00531F65"/>
    <w:rsid w:val="005400A9"/>
    <w:rsid w:val="0054381D"/>
    <w:rsid w:val="00557F8E"/>
    <w:rsid w:val="00562E1A"/>
    <w:rsid w:val="00577B1C"/>
    <w:rsid w:val="00590212"/>
    <w:rsid w:val="00593713"/>
    <w:rsid w:val="00595A0A"/>
    <w:rsid w:val="005A0D81"/>
    <w:rsid w:val="00605F92"/>
    <w:rsid w:val="00606497"/>
    <w:rsid w:val="00644E0E"/>
    <w:rsid w:val="0064579C"/>
    <w:rsid w:val="006815E6"/>
    <w:rsid w:val="00692D37"/>
    <w:rsid w:val="006C1554"/>
    <w:rsid w:val="00710247"/>
    <w:rsid w:val="007129CB"/>
    <w:rsid w:val="00727536"/>
    <w:rsid w:val="00734B93"/>
    <w:rsid w:val="007552FB"/>
    <w:rsid w:val="00755421"/>
    <w:rsid w:val="00773996"/>
    <w:rsid w:val="007837EE"/>
    <w:rsid w:val="007C621B"/>
    <w:rsid w:val="007E5465"/>
    <w:rsid w:val="007F2F82"/>
    <w:rsid w:val="007F4207"/>
    <w:rsid w:val="00813874"/>
    <w:rsid w:val="00814830"/>
    <w:rsid w:val="008240A9"/>
    <w:rsid w:val="0084673B"/>
    <w:rsid w:val="008648F4"/>
    <w:rsid w:val="00874F69"/>
    <w:rsid w:val="00895EA2"/>
    <w:rsid w:val="00896556"/>
    <w:rsid w:val="008C2510"/>
    <w:rsid w:val="008C4E49"/>
    <w:rsid w:val="009176D3"/>
    <w:rsid w:val="00921B4C"/>
    <w:rsid w:val="009349FE"/>
    <w:rsid w:val="0093791F"/>
    <w:rsid w:val="00942714"/>
    <w:rsid w:val="00954774"/>
    <w:rsid w:val="009622A2"/>
    <w:rsid w:val="00996743"/>
    <w:rsid w:val="009C4F01"/>
    <w:rsid w:val="009C7FC6"/>
    <w:rsid w:val="009D1017"/>
    <w:rsid w:val="009E70F2"/>
    <w:rsid w:val="00A24F44"/>
    <w:rsid w:val="00A2557B"/>
    <w:rsid w:val="00A34F50"/>
    <w:rsid w:val="00A55177"/>
    <w:rsid w:val="00A62182"/>
    <w:rsid w:val="00A76435"/>
    <w:rsid w:val="00A77F9D"/>
    <w:rsid w:val="00A862CB"/>
    <w:rsid w:val="00A86F7F"/>
    <w:rsid w:val="00A93271"/>
    <w:rsid w:val="00AF39BE"/>
    <w:rsid w:val="00B12417"/>
    <w:rsid w:val="00B23AD4"/>
    <w:rsid w:val="00B2546B"/>
    <w:rsid w:val="00B30762"/>
    <w:rsid w:val="00B40296"/>
    <w:rsid w:val="00B56D71"/>
    <w:rsid w:val="00B7382B"/>
    <w:rsid w:val="00B74AF9"/>
    <w:rsid w:val="00BE202E"/>
    <w:rsid w:val="00BE22D7"/>
    <w:rsid w:val="00C6233B"/>
    <w:rsid w:val="00C850C3"/>
    <w:rsid w:val="00C854F0"/>
    <w:rsid w:val="00C90547"/>
    <w:rsid w:val="00CB230D"/>
    <w:rsid w:val="00D110D7"/>
    <w:rsid w:val="00D21843"/>
    <w:rsid w:val="00D53A40"/>
    <w:rsid w:val="00D5510E"/>
    <w:rsid w:val="00DB4BC8"/>
    <w:rsid w:val="00DB6415"/>
    <w:rsid w:val="00DC659C"/>
    <w:rsid w:val="00DE4686"/>
    <w:rsid w:val="00DE4E99"/>
    <w:rsid w:val="00E01521"/>
    <w:rsid w:val="00E02D3A"/>
    <w:rsid w:val="00E51C97"/>
    <w:rsid w:val="00E74257"/>
    <w:rsid w:val="00E9591D"/>
    <w:rsid w:val="00EA2325"/>
    <w:rsid w:val="00EC0212"/>
    <w:rsid w:val="00EC6BCD"/>
    <w:rsid w:val="00F06D24"/>
    <w:rsid w:val="00F133E5"/>
    <w:rsid w:val="00F2430C"/>
    <w:rsid w:val="00F4196A"/>
    <w:rsid w:val="00FB71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 w:type="paragraph" w:styleId="Revision">
    <w:name w:val="Revision"/>
    <w:hidden/>
    <w:uiPriority w:val="99"/>
    <w:semiHidden/>
    <w:rsid w:val="003924AF"/>
    <w:pPr>
      <w:spacing w:after="0" w:line="240" w:lineRule="auto"/>
    </w:pPr>
    <w:rPr>
      <w:rFonts w:ascii="Liberation Serif" w:eastAsia="Droid Sans Fallback" w:hAnsi="Liberation Serif" w:cs="Mangal"/>
      <w:sz w:val="24"/>
      <w:szCs w:val="21"/>
      <w:lang w:eastAsia="zh-CN" w:bidi="hi-IN"/>
    </w:rPr>
  </w:style>
  <w:style w:type="character" w:styleId="CommentReference">
    <w:name w:val="annotation reference"/>
    <w:basedOn w:val="DefaultParagraphFont"/>
    <w:uiPriority w:val="99"/>
    <w:semiHidden/>
    <w:unhideWhenUsed/>
    <w:rsid w:val="008C4E49"/>
    <w:rPr>
      <w:sz w:val="16"/>
      <w:szCs w:val="16"/>
    </w:rPr>
  </w:style>
  <w:style w:type="paragraph" w:styleId="CommentText">
    <w:name w:val="annotation text"/>
    <w:basedOn w:val="Normal"/>
    <w:link w:val="CommentTextChar"/>
    <w:uiPriority w:val="99"/>
    <w:semiHidden/>
    <w:unhideWhenUsed/>
    <w:rsid w:val="008C4E49"/>
    <w:rPr>
      <w:rFonts w:cs="Mangal"/>
      <w:sz w:val="20"/>
      <w:szCs w:val="18"/>
    </w:rPr>
  </w:style>
  <w:style w:type="character" w:customStyle="1" w:styleId="CommentTextChar">
    <w:name w:val="Comment Text Char"/>
    <w:basedOn w:val="DefaultParagraphFont"/>
    <w:link w:val="CommentText"/>
    <w:uiPriority w:val="99"/>
    <w:semiHidden/>
    <w:rsid w:val="008C4E49"/>
    <w:rPr>
      <w:rFonts w:ascii="Liberation Serif" w:eastAsia="Droid Sans Fallback" w:hAnsi="Liberation Serif" w:cs="Mangal"/>
      <w:sz w:val="20"/>
      <w:szCs w:val="18"/>
      <w:lang w:eastAsia="zh-CN" w:bidi="hi-IN"/>
    </w:rPr>
  </w:style>
  <w:style w:type="paragraph" w:styleId="CommentSubject">
    <w:name w:val="annotation subject"/>
    <w:basedOn w:val="CommentText"/>
    <w:next w:val="CommentText"/>
    <w:link w:val="CommentSubjectChar"/>
    <w:uiPriority w:val="99"/>
    <w:semiHidden/>
    <w:unhideWhenUsed/>
    <w:rsid w:val="008C4E49"/>
    <w:rPr>
      <w:b/>
      <w:bCs/>
    </w:rPr>
  </w:style>
  <w:style w:type="character" w:customStyle="1" w:styleId="CommentSubjectChar">
    <w:name w:val="Comment Subject Char"/>
    <w:basedOn w:val="CommentTextChar"/>
    <w:link w:val="CommentSubject"/>
    <w:uiPriority w:val="99"/>
    <w:semiHidden/>
    <w:rsid w:val="008C4E49"/>
    <w:rPr>
      <w:rFonts w:ascii="Liberation Serif" w:eastAsia="Droid Sans Fallback" w:hAnsi="Liberation Serif" w:cs="Mangal"/>
      <w:b/>
      <w:bCs/>
      <w:sz w:val="20"/>
      <w:szCs w:val="1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book/en/v2/Getting-Started-Installing-Git" TargetMode="External"/><Relationship Id="rId18" Type="http://schemas.openxmlformats.org/officeDocument/2006/relationships/image" Target="media/image5.png"/><Relationship Id="rId26" Type="http://schemas.openxmlformats.org/officeDocument/2006/relationships/image" Target="media/image4.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hyperlink" Target="https://gist.github.com/lhoupert/01daa22e0b2a4171c20a291df14e661b" TargetMode="External"/><Relationship Id="rId32" Type="http://schemas.openxmlformats.org/officeDocument/2006/relationships/image" Target="media/image12.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s://github.com/lhoupert/m_moorproc_toolbox.git" TargetMode="External"/><Relationship Id="rId23" Type="http://schemas.openxmlformats.org/officeDocument/2006/relationships/hyperlink" Target="https://git-scm.com/docs/giteveryday" TargetMode="External"/><Relationship Id="rId28" Type="http://schemas.openxmlformats.org/officeDocument/2006/relationships/image" Target="media/image8.png"/><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hyperlink" Target="https://www.asmeurer.com/git-workflow/"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mobaxterm.mobatek.net" TargetMode="External"/><Relationship Id="rId22" Type="http://schemas.openxmlformats.org/officeDocument/2006/relationships/hyperlink" Target="https://www.asmeurer.com/git-workflow/" TargetMode="External"/><Relationship Id="rId27" Type="http://schemas.openxmlformats.org/officeDocument/2006/relationships/image" Target="media/image6.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hyperlink" Target="https://training.github.com/downloads/github-git-cheat-sheet.pdf" TargetMode="External"/><Relationship Id="rId33" Type="http://schemas.openxmlformats.org/officeDocument/2006/relationships/image" Target="media/image1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Kristin.burmeister@sams.ac.uk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2591</TotalTime>
  <Pages>33</Pages>
  <Words>7067</Words>
  <Characters>40288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m_moorproc_toolbox</vt:lpstr>
    </vt:vector>
  </TitlesOfParts>
  <Company/>
  <LinksUpToDate>false</LinksUpToDate>
  <CharactersWithSpaces>47261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m_moorproc_toolbox</dc:title>
  <dc:subject>Version 1.2</dc:subject>
  <dc:creator>Lewis Drysdale</dc:creator>
  <cp:keywords/>
  <dc:description/>
  <cp:lastModifiedBy>Yvonne Firing</cp:lastModifiedBy>
  <cp:revision>1</cp:revision>
  <cp:lastPrinted>2021-01-13T15:20:00Z</cp:lastPrinted>
  <dcterms:created xsi:type="dcterms:W3CDTF">2021-01-21T15:15:00Z</dcterms:created>
  <dcterms:modified xsi:type="dcterms:W3CDTF">2024-05-24T07:20:00Z</dcterms:modified>
</cp:coreProperties>
</file>