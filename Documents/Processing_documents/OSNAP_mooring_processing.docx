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C0F49C1" w14:textId="796F1D97" w:rsidR="00A862CB" w:rsidRDefault="002B3B1D" w:rsidP="00A862CB">
                                <w:pPr>
                                  <w:jc w:val="right"/>
                                  <w:rPr>
                                    <w:ins w:id="0" w:author="Kristin Burmeister" w:date="2024-05-14T10:59:00Z" w16du:dateUtc="2024-05-14T09:59:00Z"/>
                                    <w:b/>
                                    <w:bCs/>
                                    <w:caps/>
                                    <w:color w:val="4472C4" w:themeColor="accent1"/>
                                    <w:sz w:val="40"/>
                                    <w:szCs w:val="40"/>
                                  </w:rPr>
                                </w:pPr>
                                <w:r w:rsidRPr="002B3B1D">
                                  <w:rPr>
                                    <w:b/>
                                    <w:bCs/>
                                    <w:caps/>
                                    <w:color w:val="4472C4" w:themeColor="accent1"/>
                                    <w:sz w:val="40"/>
                                    <w:szCs w:val="40"/>
                                  </w:rPr>
                                  <w:t>OSNAP-CLASS version</w:t>
                                </w:r>
                              </w:p>
                              <w:p w14:paraId="52DDE70B" w14:textId="62118AE8" w:rsidR="00A862CB" w:rsidRDefault="00A862CB" w:rsidP="00A862CB">
                                <w:pPr>
                                  <w:jc w:val="right"/>
                                  <w:rPr>
                                    <w:ins w:id="1" w:author="Kristin Burmeister" w:date="2024-05-14T10:59:00Z" w16du:dateUtc="2024-05-14T09:59:00Z"/>
                                    <w:b/>
                                    <w:bCs/>
                                    <w:caps/>
                                    <w:color w:val="4472C4" w:themeColor="accent1"/>
                                    <w:sz w:val="40"/>
                                    <w:szCs w:val="40"/>
                                  </w:rPr>
                                </w:pPr>
                              </w:p>
                              <w:p w14:paraId="35D4D433" w14:textId="491D4994" w:rsidR="00A862CB" w:rsidRPr="00A862CB" w:rsidRDefault="00A862CB" w:rsidP="00A862CB">
                                <w:pPr>
                                  <w:jc w:val="right"/>
                                  <w:rPr>
                                    <w:b/>
                                    <w:bCs/>
                                    <w:caps/>
                                    <w:color w:val="4472C4" w:themeColor="accent1"/>
                                    <w:sz w:val="40"/>
                                    <w:szCs w:val="40"/>
                                    <w:rPrChange w:id="2" w:author="Kristin Burmeister" w:date="2024-05-14T10:59:00Z" w16du:dateUtc="2024-05-14T09:59:00Z">
                                      <w:rPr>
                                        <w:b/>
                                        <w:bCs/>
                                        <w:smallCaps/>
                                        <w:color w:val="404040" w:themeColor="text1" w:themeTint="BF"/>
                                        <w:sz w:val="40"/>
                                        <w:szCs w:val="40"/>
                                      </w:rPr>
                                    </w:rPrChange>
                                  </w:rPr>
                                </w:pPr>
                                <w:ins w:id="3" w:author="Kristin Burmeister" w:date="2024-05-14T10:59:00Z" w16du:dateUtc="2024-05-14T09:59:00Z">
                                  <w:r>
                                    <w:rPr>
                                      <w:b/>
                                      <w:bCs/>
                                      <w:caps/>
                                      <w:color w:val="4472C4" w:themeColor="accent1"/>
                                      <w:sz w:val="40"/>
                                      <w:szCs w:val="40"/>
                                    </w:rPr>
                                    <w:t xml:space="preserve">Please note: this Document is </w:t>
                                  </w:r>
                                </w:ins>
                                <w:ins w:id="4" w:author="Kristin Burmeister" w:date="2024-05-14T11:00:00Z" w16du:dateUtc="2024-05-14T10:00:00Z">
                                  <w:r w:rsidR="00A76435">
                                    <w:rPr>
                                      <w:b/>
                                      <w:bCs/>
                                      <w:caps/>
                                      <w:color w:val="4472C4" w:themeColor="accent1"/>
                                      <w:sz w:val="40"/>
                                      <w:szCs w:val="40"/>
                                    </w:rPr>
                                    <w:t>a Life Document</w:t>
                                  </w:r>
                                </w:ins>
                                <w:ins w:id="5" w:author="Kristin Burmeister" w:date="2024-05-14T10:59:00Z" w16du:dateUtc="2024-05-14T09:59:00Z">
                                  <w:r>
                                    <w:rPr>
                                      <w:b/>
                                      <w:bCs/>
                                      <w:caps/>
                                      <w:color w:val="4472C4" w:themeColor="accent1"/>
                                      <w:sz w:val="40"/>
                                      <w:szCs w:val="40"/>
                                    </w:rPr>
                                    <w:t xml:space="preserve"> and might not always reflect the most current </w:t>
                                  </w:r>
                                </w:ins>
                                <w:ins w:id="6" w:author="Kristin Burmeister" w:date="2024-05-14T11:00:00Z" w16du:dateUtc="2024-05-14T10:00:00Z">
                                  <w:r w:rsidR="00A76435">
                                    <w:rPr>
                                      <w:b/>
                                      <w:bCs/>
                                      <w:caps/>
                                      <w:color w:val="4472C4" w:themeColor="accent1"/>
                                      <w:sz w:val="40"/>
                                      <w:szCs w:val="40"/>
                                    </w:rPr>
                                    <w:t>changes of the toolbox</w:t>
                                  </w:r>
                                </w:ins>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C0F49C1" w14:textId="796F1D97" w:rsidR="00A862CB" w:rsidRDefault="002B3B1D" w:rsidP="00A862CB">
                          <w:pPr>
                            <w:jc w:val="right"/>
                            <w:rPr>
                              <w:ins w:id="7" w:author="Kristin Burmeister" w:date="2024-05-14T10:59:00Z" w16du:dateUtc="2024-05-14T09:59:00Z"/>
                              <w:b/>
                              <w:bCs/>
                              <w:caps/>
                              <w:color w:val="4472C4" w:themeColor="accent1"/>
                              <w:sz w:val="40"/>
                              <w:szCs w:val="40"/>
                            </w:rPr>
                          </w:pPr>
                          <w:r w:rsidRPr="002B3B1D">
                            <w:rPr>
                              <w:b/>
                              <w:bCs/>
                              <w:caps/>
                              <w:color w:val="4472C4" w:themeColor="accent1"/>
                              <w:sz w:val="40"/>
                              <w:szCs w:val="40"/>
                            </w:rPr>
                            <w:t>OSNAP-CLASS version</w:t>
                          </w:r>
                        </w:p>
                        <w:p w14:paraId="52DDE70B" w14:textId="62118AE8" w:rsidR="00A862CB" w:rsidRDefault="00A862CB" w:rsidP="00A862CB">
                          <w:pPr>
                            <w:jc w:val="right"/>
                            <w:rPr>
                              <w:ins w:id="8" w:author="Kristin Burmeister" w:date="2024-05-14T10:59:00Z" w16du:dateUtc="2024-05-14T09:59:00Z"/>
                              <w:b/>
                              <w:bCs/>
                              <w:caps/>
                              <w:color w:val="4472C4" w:themeColor="accent1"/>
                              <w:sz w:val="40"/>
                              <w:szCs w:val="40"/>
                            </w:rPr>
                          </w:pPr>
                        </w:p>
                        <w:p w14:paraId="35D4D433" w14:textId="491D4994" w:rsidR="00A862CB" w:rsidRPr="00A862CB" w:rsidRDefault="00A862CB" w:rsidP="00A862CB">
                          <w:pPr>
                            <w:jc w:val="right"/>
                            <w:rPr>
                              <w:b/>
                              <w:bCs/>
                              <w:caps/>
                              <w:color w:val="4472C4" w:themeColor="accent1"/>
                              <w:sz w:val="40"/>
                              <w:szCs w:val="40"/>
                              <w:rPrChange w:id="9" w:author="Kristin Burmeister" w:date="2024-05-14T10:59:00Z" w16du:dateUtc="2024-05-14T09:59:00Z">
                                <w:rPr>
                                  <w:b/>
                                  <w:bCs/>
                                  <w:smallCaps/>
                                  <w:color w:val="404040" w:themeColor="text1" w:themeTint="BF"/>
                                  <w:sz w:val="40"/>
                                  <w:szCs w:val="40"/>
                                </w:rPr>
                              </w:rPrChange>
                            </w:rPr>
                          </w:pPr>
                          <w:ins w:id="10" w:author="Kristin Burmeister" w:date="2024-05-14T10:59:00Z" w16du:dateUtc="2024-05-14T09:59:00Z">
                            <w:r>
                              <w:rPr>
                                <w:b/>
                                <w:bCs/>
                                <w:caps/>
                                <w:color w:val="4472C4" w:themeColor="accent1"/>
                                <w:sz w:val="40"/>
                                <w:szCs w:val="40"/>
                              </w:rPr>
                              <w:t xml:space="preserve">Please note: this Document is </w:t>
                            </w:r>
                          </w:ins>
                          <w:ins w:id="11" w:author="Kristin Burmeister" w:date="2024-05-14T11:00:00Z" w16du:dateUtc="2024-05-14T10:00:00Z">
                            <w:r w:rsidR="00A76435">
                              <w:rPr>
                                <w:b/>
                                <w:bCs/>
                                <w:caps/>
                                <w:color w:val="4472C4" w:themeColor="accent1"/>
                                <w:sz w:val="40"/>
                                <w:szCs w:val="40"/>
                              </w:rPr>
                              <w:t>a Life Document</w:t>
                            </w:r>
                          </w:ins>
                          <w:ins w:id="12" w:author="Kristin Burmeister" w:date="2024-05-14T10:59:00Z" w16du:dateUtc="2024-05-14T09:59:00Z">
                            <w:r>
                              <w:rPr>
                                <w:b/>
                                <w:bCs/>
                                <w:caps/>
                                <w:color w:val="4472C4" w:themeColor="accent1"/>
                                <w:sz w:val="40"/>
                                <w:szCs w:val="40"/>
                              </w:rPr>
                              <w:t xml:space="preserve"> and might not always reflect the most current </w:t>
                            </w:r>
                          </w:ins>
                          <w:ins w:id="13" w:author="Kristin Burmeister" w:date="2024-05-14T11:00:00Z" w16du:dateUtc="2024-05-14T10:00:00Z">
                            <w:r w:rsidR="00A76435">
                              <w:rPr>
                                <w:b/>
                                <w:bCs/>
                                <w:caps/>
                                <w:color w:val="4472C4" w:themeColor="accent1"/>
                                <w:sz w:val="40"/>
                                <w:szCs w:val="40"/>
                              </w:rPr>
                              <w:t>changes of the toolbox</w:t>
                            </w:r>
                          </w:ins>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46A6D193" w:rsidR="00460CE3" w:rsidRDefault="002B3B1D">
                                <w:pPr>
                                  <w:pStyle w:val="NoSpacing"/>
                                  <w:jc w:val="right"/>
                                  <w:rPr>
                                    <w:color w:val="595959" w:themeColor="text1" w:themeTint="A6"/>
                                    <w:sz w:val="18"/>
                                    <w:szCs w:val="18"/>
                                  </w:rPr>
                                </w:pPr>
                                <w:r>
                                  <w:t>Lewis Drysdale, Loic Houpert, Sam Jones</w:t>
                                </w:r>
                                <w:ins w:id="14" w:author="Kristin Burmeister" w:date="2024-05-14T11:00:00Z" w16du:dateUtc="2024-05-14T10:00:00Z">
                                  <w:r w:rsidR="00A76435">
                                    <w:t>, Kristin Burmeister, Yvonne Firing</w:t>
                                  </w:r>
                                </w:ins>
                              </w:p>
                              <w:p w14:paraId="5F6EFEA4" w14:textId="48B75EDF" w:rsidR="00460CE3" w:rsidRDefault="00A7643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ins w:id="15" w:author="Kristin Burmeister" w:date="2024-05-14T11:00:00Z" w16du:dateUtc="2024-05-14T10:00:00Z">
                                      <w:r>
                                        <w:rPr>
                                          <w:color w:val="595959" w:themeColor="text1" w:themeTint="A6"/>
                                          <w:sz w:val="18"/>
                                          <w:szCs w:val="18"/>
                                        </w:rPr>
                                        <w:t>Kristin.burmeister@sams.ac.uk</w:t>
                                      </w:r>
                                    </w:ins>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46A6D193" w:rsidR="00460CE3" w:rsidRDefault="002B3B1D">
                          <w:pPr>
                            <w:pStyle w:val="NoSpacing"/>
                            <w:jc w:val="right"/>
                            <w:rPr>
                              <w:color w:val="595959" w:themeColor="text1" w:themeTint="A6"/>
                              <w:sz w:val="18"/>
                              <w:szCs w:val="18"/>
                            </w:rPr>
                          </w:pPr>
                          <w:r>
                            <w:t>Lewis Drysdale, Loic Houpert, Sam Jones</w:t>
                          </w:r>
                          <w:ins w:id="16" w:author="Kristin Burmeister" w:date="2024-05-14T11:00:00Z" w16du:dateUtc="2024-05-14T10:00:00Z">
                            <w:r w:rsidR="00A76435">
                              <w:t>, Kristin Burmeister, Yvonne Firing</w:t>
                            </w:r>
                          </w:ins>
                        </w:p>
                        <w:p w14:paraId="5F6EFEA4" w14:textId="48B75EDF" w:rsidR="00460CE3" w:rsidRDefault="00A7643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ins w:id="17" w:author="Kristin Burmeister" w:date="2024-05-14T11:00:00Z" w16du:dateUtc="2024-05-14T10:00:00Z">
                                <w:r>
                                  <w:rPr>
                                    <w:color w:val="595959" w:themeColor="text1" w:themeTint="A6"/>
                                    <w:sz w:val="18"/>
                                    <w:szCs w:val="18"/>
                                  </w:rPr>
                                  <w:t>Kristin.burmeister@sams.ac.uk</w:t>
                                </w:r>
                              </w:ins>
                            </w:sdtContent>
                          </w:sdt>
                        </w:p>
                      </w:txbxContent>
                    </v:textbox>
                    <w10:wrap type="square" anchorx="page" anchory="page"/>
                  </v:shape>
                </w:pict>
              </mc:Fallback>
            </mc:AlternateContent>
          </w:r>
        </w:p>
        <w:p w14:paraId="65184682" w14:textId="4DA13ABA"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rPr>
          <w:ins w:id="18" w:author="Kristin Burmeister" w:date="2024-05-14T10:45:00Z" w16du:dateUtc="2024-05-14T09:45:00Z"/>
        </w:rPr>
      </w:pPr>
      <w:bookmarkStart w:id="19" w:name="_Toc108243078"/>
      <w:r>
        <w:t>Setup and version control</w:t>
      </w:r>
      <w:bookmarkEnd w:id="19"/>
    </w:p>
    <w:p w14:paraId="79C578BE" w14:textId="77777777" w:rsidR="00426A4C" w:rsidRDefault="00426A4C" w:rsidP="00426A4C">
      <w:pPr>
        <w:pStyle w:val="BodyText"/>
        <w:rPr>
          <w:ins w:id="20" w:author="Kristin Burmeister" w:date="2024-05-14T10:45:00Z" w16du:dateUtc="2024-05-14T09:45:00Z"/>
        </w:rPr>
      </w:pPr>
      <w:ins w:id="21" w:author="Kristin Burmeister" w:date="2024-05-14T10:45:00Z" w16du:dateUtc="2024-05-14T09:45:00Z">
        <w:r>
          <w:t xml:space="preserve">Before using the toolbox and making any changes to branches it is essential that any user gains a basic understanding of git and </w:t>
        </w:r>
        <w:proofErr w:type="spellStart"/>
        <w:r>
          <w:t>github</w:t>
        </w:r>
        <w:proofErr w:type="spellEnd"/>
        <w:r>
          <w:t>, which can be found here:</w:t>
        </w:r>
      </w:ins>
    </w:p>
    <w:p w14:paraId="182A911A" w14:textId="76C96CDF" w:rsidR="00426A4C" w:rsidRDefault="00426A4C" w:rsidP="00426A4C">
      <w:pPr>
        <w:pStyle w:val="BodyText"/>
        <w:rPr>
          <w:ins w:id="22" w:author="Kristin Burmeister" w:date="2024-05-14T10:45:00Z" w16du:dateUtc="2024-05-14T09:45:00Z"/>
        </w:rPr>
      </w:pPr>
      <w:ins w:id="23" w:author="Kristin Burmeister" w:date="2024-05-14T10:45:00Z" w16du:dateUtc="2024-05-14T09:45:00Z">
        <w:r>
          <w:fldChar w:fldCharType="begin"/>
        </w:r>
        <w:r>
          <w:instrText>HYPERLINK "</w:instrText>
        </w:r>
        <w:r>
          <w:instrText>https://docs.github.com/en/get-started</w:instrText>
        </w:r>
        <w:r>
          <w:instrText>"</w:instrText>
        </w:r>
        <w:r>
          <w:fldChar w:fldCharType="separate"/>
        </w:r>
        <w:r w:rsidRPr="008D2A3E">
          <w:rPr>
            <w:rStyle w:val="Hyperlink"/>
          </w:rPr>
          <w:t>https://docs.github.com/en/get-started</w:t>
        </w:r>
        <w:r>
          <w:fldChar w:fldCharType="end"/>
        </w:r>
      </w:ins>
    </w:p>
    <w:p w14:paraId="489F7C74" w14:textId="77777777" w:rsidR="00426A4C" w:rsidRPr="00426A4C" w:rsidRDefault="00426A4C" w:rsidP="00426A4C">
      <w:pPr>
        <w:pStyle w:val="BodyText"/>
        <w:pPrChange w:id="24" w:author="Kristin Burmeister" w:date="2024-05-14T10:45:00Z" w16du:dateUtc="2024-05-14T09:45:00Z">
          <w:pPr>
            <w:pStyle w:val="Heading1"/>
            <w:numPr>
              <w:numId w:val="0"/>
            </w:numPr>
            <w:tabs>
              <w:tab w:val="clear" w:pos="0"/>
            </w:tabs>
          </w:pPr>
        </w:pPrChange>
      </w:pPr>
    </w:p>
    <w:p w14:paraId="6D416CF6" w14:textId="0585E694" w:rsidR="00531F65" w:rsidRPr="00531F65" w:rsidRDefault="00531F65" w:rsidP="00531F65">
      <w:pPr>
        <w:pStyle w:val="Heading2"/>
      </w:pPr>
      <w:bookmarkStart w:id="25" w:name="_Toc108243079"/>
      <w:r>
        <w:t>Git</w:t>
      </w:r>
      <w:bookmarkEnd w:id="25"/>
    </w:p>
    <w:p w14:paraId="41F74ADE" w14:textId="4BC37C56" w:rsidR="00426A4C" w:rsidRDefault="00426A4C" w:rsidP="00426A4C">
      <w:pPr>
        <w:pStyle w:val="BodyText"/>
        <w:rPr>
          <w:ins w:id="26" w:author="Kristin Burmeister" w:date="2024-05-14T10:45:00Z" w16du:dateUtc="2024-05-14T09:45:00Z"/>
        </w:rPr>
      </w:pPr>
      <w:ins w:id="27" w:author="Kristin Burmeister" w:date="2024-05-14T10:46:00Z" w16du:dateUtc="2024-05-14T09:46:00Z">
        <w:r w:rsidRPr="00426A4C">
          <w:t xml:space="preserve">This toolbox is managed using git. The master branch should be the last working version used, </w:t>
        </w:r>
        <w:proofErr w:type="gramStart"/>
        <w:r w:rsidRPr="00426A4C">
          <w:t>updated</w:t>
        </w:r>
        <w:proofErr w:type="gramEnd"/>
        <w:r w:rsidRPr="00426A4C">
          <w:t xml:space="preserve"> and revised since the last mooring cruise. The master branch is </w:t>
        </w:r>
        <w:proofErr w:type="gramStart"/>
        <w:r w:rsidRPr="00426A4C">
          <w:t>protected</w:t>
        </w:r>
        <w:proofErr w:type="gramEnd"/>
        <w:r w:rsidRPr="00426A4C">
          <w:t xml:space="preserve"> and changes can only be merge via pull requests which are then revised by the administrators of the repository. The following strategy is used to manage the repository.</w:t>
        </w:r>
      </w:ins>
    </w:p>
    <w:p w14:paraId="05C2C882" w14:textId="77777777" w:rsidR="00426A4C" w:rsidRDefault="00426A4C" w:rsidP="00426A4C">
      <w:pPr>
        <w:pStyle w:val="BodyText"/>
        <w:rPr>
          <w:ins w:id="28" w:author="Kristin Burmeister" w:date="2024-05-14T10:46:00Z" w16du:dateUtc="2024-05-14T09:46:00Z"/>
        </w:rPr>
      </w:pPr>
    </w:p>
    <w:p w14:paraId="47000E80" w14:textId="62585652" w:rsidR="00426A4C" w:rsidRDefault="00426A4C" w:rsidP="00020DBC">
      <w:pPr>
        <w:pStyle w:val="Heading3"/>
        <w:rPr>
          <w:ins w:id="29" w:author="Kristin Burmeister" w:date="2024-05-14T10:45:00Z" w16du:dateUtc="2024-05-14T09:45:00Z"/>
        </w:rPr>
        <w:pPrChange w:id="30" w:author="Kristin Burmeister" w:date="2024-05-14T10:46:00Z" w16du:dateUtc="2024-05-14T09:46:00Z">
          <w:pPr>
            <w:pStyle w:val="BodyText"/>
          </w:pPr>
        </w:pPrChange>
      </w:pPr>
      <w:ins w:id="31" w:author="Kristin Burmeister" w:date="2024-05-14T10:45:00Z" w16du:dateUtc="2024-05-14T09:45:00Z">
        <w:r>
          <w:t>Updating the master branch with latest cruise branch</w:t>
        </w:r>
      </w:ins>
    </w:p>
    <w:p w14:paraId="59AFD374" w14:textId="35C9CC39" w:rsidR="00020DBC" w:rsidRDefault="00020DBC" w:rsidP="00020DBC">
      <w:pPr>
        <w:rPr>
          <w:ins w:id="32" w:author="Kristin Burmeister" w:date="2024-05-14T10:48:00Z" w16du:dateUtc="2024-05-14T09:48:00Z"/>
        </w:rPr>
      </w:pPr>
      <w:ins w:id="33" w:author="Kristin Burmeister" w:date="2024-05-14T10:47:00Z" w16du:dateUtc="2024-05-14T09:47:00Z">
        <w:r>
          <w:t>This</w:t>
        </w:r>
      </w:ins>
      <w:ins w:id="34" w:author="Kristin Burmeister" w:date="2024-05-14T10:48:00Z" w16du:dateUtc="2024-05-14T09:48:00Z">
        <w:r>
          <w:t xml:space="preserve"> should be normal </w:t>
        </w:r>
        <w:proofErr w:type="gramStart"/>
        <w:r>
          <w:t>text</w:t>
        </w:r>
        <w:proofErr w:type="gramEnd"/>
      </w:ins>
    </w:p>
    <w:p w14:paraId="67FBEF82" w14:textId="77777777" w:rsidR="00020DBC" w:rsidRDefault="00020DBC" w:rsidP="00020DBC">
      <w:pPr>
        <w:rPr>
          <w:ins w:id="35" w:author="Kristin Burmeister" w:date="2024-05-14T10:48:00Z" w16du:dateUtc="2024-05-14T09:48:00Z"/>
        </w:rPr>
      </w:pPr>
    </w:p>
    <w:p w14:paraId="3B611AA8" w14:textId="128241F3" w:rsidR="00020DBC" w:rsidRDefault="00020DBC" w:rsidP="00020DBC">
      <w:pPr>
        <w:pStyle w:val="ListParagraph"/>
        <w:numPr>
          <w:ilvl w:val="0"/>
          <w:numId w:val="33"/>
        </w:numPr>
        <w:rPr>
          <w:ins w:id="36" w:author="Kristin Burmeister" w:date="2024-05-14T10:48:00Z" w16du:dateUtc="2024-05-14T09:48:00Z"/>
        </w:rPr>
      </w:pPr>
      <w:ins w:id="37" w:author="Kristin Burmeister" w:date="2024-05-14T10:48:00Z" w16du:dateUtc="2024-05-14T09:48:00Z">
        <w:r>
          <w:t>Before each cruise, users of this mooring processing toolbox should request a new branch from the master branch. Before the users make any changes, they should rename their working branch to reflect the upcoming cruise. E.g. for the cruise JC238 the branch name should be 'JC238'.</w:t>
        </w:r>
      </w:ins>
    </w:p>
    <w:p w14:paraId="17485FFF" w14:textId="3662DDEC" w:rsidR="00020DBC" w:rsidRDefault="00020DBC" w:rsidP="00020DBC">
      <w:pPr>
        <w:pStyle w:val="ListParagraph"/>
        <w:numPr>
          <w:ilvl w:val="0"/>
          <w:numId w:val="33"/>
        </w:numPr>
        <w:rPr>
          <w:ins w:id="38" w:author="Kristin Burmeister" w:date="2024-05-14T10:48:00Z" w16du:dateUtc="2024-05-14T09:48:00Z"/>
        </w:rPr>
      </w:pPr>
      <w:ins w:id="39" w:author="Kristin Burmeister" w:date="2024-05-14T10:48:00Z" w16du:dateUtc="2024-05-14T09:48:00Z">
        <w:r>
          <w:t>To keep the master branch up to date, a pull request to merge the cruise branch with the master branch should be raised following good housekeeping practices (below)</w:t>
        </w:r>
      </w:ins>
    </w:p>
    <w:p w14:paraId="4E977F9F" w14:textId="3D309CB6" w:rsidR="00020DBC" w:rsidRDefault="00020DBC" w:rsidP="00020DBC">
      <w:pPr>
        <w:pStyle w:val="ListParagraph"/>
        <w:rPr>
          <w:ins w:id="40" w:author="Kristin Burmeister" w:date="2024-05-14T10:48:00Z" w16du:dateUtc="2024-05-14T09:48:00Z"/>
        </w:rPr>
        <w:pPrChange w:id="41" w:author="Kristin Burmeister" w:date="2024-05-14T10:48:00Z" w16du:dateUtc="2024-05-14T09:48:00Z">
          <w:pPr>
            <w:pStyle w:val="ListParagraph"/>
            <w:numPr>
              <w:numId w:val="33"/>
            </w:numPr>
            <w:ind w:hanging="360"/>
          </w:pPr>
        </w:pPrChange>
      </w:pPr>
      <w:ins w:id="42" w:author="Kristin Burmeister" w:date="2024-05-14T10:48:00Z" w16du:dateUtc="2024-05-14T09:48:00Z">
        <w:r>
          <w:t>a) Directly after the cruise to push any important on-cruise changes</w:t>
        </w:r>
      </w:ins>
    </w:p>
    <w:p w14:paraId="2507C344" w14:textId="54240020" w:rsidR="00020DBC" w:rsidRDefault="00020DBC" w:rsidP="00020DBC">
      <w:pPr>
        <w:pStyle w:val="ListParagraph"/>
        <w:rPr>
          <w:ins w:id="43" w:author="Kristin Burmeister" w:date="2024-05-14T10:48:00Z" w16du:dateUtc="2024-05-14T09:48:00Z"/>
        </w:rPr>
        <w:pPrChange w:id="44" w:author="Kristin Burmeister" w:date="2024-05-14T10:48:00Z" w16du:dateUtc="2024-05-14T09:48:00Z">
          <w:pPr>
            <w:pStyle w:val="ListParagraph"/>
            <w:numPr>
              <w:numId w:val="33"/>
            </w:numPr>
            <w:ind w:hanging="360"/>
          </w:pPr>
        </w:pPrChange>
      </w:pPr>
      <w:ins w:id="45" w:author="Kristin Burmeister" w:date="2024-05-14T10:48:00Z" w16du:dateUtc="2024-05-14T09:48:00Z">
        <w:r>
          <w:t xml:space="preserve">b) After on land post-processing when the calibration of the single </w:t>
        </w:r>
        <w:proofErr w:type="spellStart"/>
        <w:r>
          <w:t>intruments</w:t>
        </w:r>
        <w:proofErr w:type="spellEnd"/>
        <w:r>
          <w:t xml:space="preserve"> </w:t>
        </w:r>
        <w:proofErr w:type="gramStart"/>
        <w:r>
          <w:t>are</w:t>
        </w:r>
        <w:proofErr w:type="gramEnd"/>
        <w:r>
          <w:t xml:space="preserve"> finalised and there will be no changes anymore.</w:t>
        </w:r>
      </w:ins>
    </w:p>
    <w:p w14:paraId="35DACCA3" w14:textId="175F4411" w:rsidR="00020DBC" w:rsidRDefault="00020DBC" w:rsidP="00020DBC">
      <w:pPr>
        <w:pStyle w:val="ListParagraph"/>
        <w:numPr>
          <w:ilvl w:val="0"/>
          <w:numId w:val="33"/>
        </w:numPr>
        <w:rPr>
          <w:ins w:id="46" w:author="Kristin Burmeister" w:date="2024-05-14T10:48:00Z" w16du:dateUtc="2024-05-14T09:48:00Z"/>
        </w:rPr>
      </w:pPr>
      <w:ins w:id="47" w:author="Kristin Burmeister" w:date="2024-05-14T10:48:00Z" w16du:dateUtc="2024-05-14T09:48:00Z">
        <w:r>
          <w:t>One of the repository administrators who is not the creator of the branch will review the pull request and check the changes made.</w:t>
        </w:r>
      </w:ins>
    </w:p>
    <w:p w14:paraId="25E96740" w14:textId="1CD773F9" w:rsidR="00020DBC" w:rsidRDefault="00020DBC" w:rsidP="00020DBC">
      <w:pPr>
        <w:pStyle w:val="ListParagraph"/>
        <w:numPr>
          <w:ilvl w:val="0"/>
          <w:numId w:val="33"/>
        </w:numPr>
        <w:rPr>
          <w:ins w:id="48" w:author="Kristin Burmeister" w:date="2024-05-14T10:48:00Z" w16du:dateUtc="2024-05-14T09:48:00Z"/>
        </w:rPr>
      </w:pPr>
      <w:ins w:id="49" w:author="Kristin Burmeister" w:date="2024-05-14T10:48:00Z" w16du:dateUtc="2024-05-14T09:48:00Z">
        <w:r>
          <w:t xml:space="preserve">If the reviewer finds no </w:t>
        </w:r>
        <w:proofErr w:type="gramStart"/>
        <w:r>
          <w:t>issues</w:t>
        </w:r>
        <w:proofErr w:type="gramEnd"/>
        <w:r>
          <w:t xml:space="preserve"> they will continue to 5. If there are issues or even merge conflicts the reviewer will block the pull request and raise either discussions within the pull request or issues to be addressed by the branch creator. These are open </w:t>
        </w:r>
        <w:proofErr w:type="gramStart"/>
        <w:r>
          <w:t>discussion</w:t>
        </w:r>
        <w:proofErr w:type="gramEnd"/>
        <w:r>
          <w:t xml:space="preserve"> and any contributor are encourage to take part in them to find the best solution. Once an agreement is reached and the creator implemented any </w:t>
        </w:r>
        <w:proofErr w:type="spellStart"/>
        <w:r>
          <w:t>nessecary</w:t>
        </w:r>
        <w:proofErr w:type="spellEnd"/>
        <w:r>
          <w:t xml:space="preserve"> changes and any merge conflicts are resolved steps 2-4 will be repeated.</w:t>
        </w:r>
      </w:ins>
    </w:p>
    <w:p w14:paraId="48BA3D0D" w14:textId="24EAEA28" w:rsidR="00020DBC" w:rsidRDefault="00020DBC" w:rsidP="00020DBC">
      <w:pPr>
        <w:pStyle w:val="ListParagraph"/>
        <w:numPr>
          <w:ilvl w:val="0"/>
          <w:numId w:val="33"/>
        </w:numPr>
        <w:rPr>
          <w:ins w:id="50" w:author="Kristin Burmeister" w:date="2024-05-14T10:50:00Z" w16du:dateUtc="2024-05-14T09:50:00Z"/>
        </w:rPr>
      </w:pPr>
      <w:ins w:id="51" w:author="Kristin Burmeister" w:date="2024-05-14T10:48:00Z" w16du:dateUtc="2024-05-14T09:48:00Z">
        <w:r>
          <w:t>If everything is ok the reviewer can verified the pull request and merge the cruise and master branch.</w:t>
        </w:r>
      </w:ins>
    </w:p>
    <w:p w14:paraId="70B01965" w14:textId="2F7A6FD5" w:rsidR="002C1559" w:rsidRDefault="009622A2" w:rsidP="00020DBC">
      <w:pPr>
        <w:pStyle w:val="ListParagraph"/>
        <w:numPr>
          <w:ilvl w:val="0"/>
          <w:numId w:val="33"/>
        </w:numPr>
        <w:rPr>
          <w:ins w:id="52" w:author="Kristin Burmeister" w:date="2024-05-14T10:47:00Z" w16du:dateUtc="2024-05-14T09:47:00Z"/>
        </w:rPr>
        <w:pPrChange w:id="53" w:author="Kristin Burmeister" w:date="2024-05-14T10:48:00Z" w16du:dateUtc="2024-05-14T09:48:00Z">
          <w:pPr>
            <w:pStyle w:val="BodyText"/>
          </w:pPr>
        </w:pPrChange>
      </w:pPr>
      <w:ins w:id="54" w:author="Kristin Burmeister" w:date="2024-05-14T10:52:00Z" w16du:dateUtc="2024-05-14T09:52:00Z">
        <w:r w:rsidRPr="009622A2">
          <w:t>If the cruise branch is finalised and no further changes are expected</w:t>
        </w:r>
      </w:ins>
      <w:ins w:id="55" w:author="Kristin Burmeister" w:date="2024-05-14T10:51:00Z" w16du:dateUtc="2024-05-14T09:51:00Z">
        <w:r w:rsidR="002C1559">
          <w:t>, it will be locked by one of the administrators making it read only and pro</w:t>
        </w:r>
      </w:ins>
      <w:ins w:id="56" w:author="Kristin Burmeister" w:date="2024-05-14T10:52:00Z" w16du:dateUtc="2024-05-14T09:52:00Z">
        <w:r w:rsidR="002C1559">
          <w:t>tecting it from being deleted.</w:t>
        </w:r>
      </w:ins>
    </w:p>
    <w:p w14:paraId="12F31263" w14:textId="77777777" w:rsidR="00426A4C" w:rsidRDefault="00426A4C" w:rsidP="00426A4C">
      <w:pPr>
        <w:pStyle w:val="BodyText"/>
        <w:rPr>
          <w:ins w:id="57" w:author="Kristin Burmeister" w:date="2024-05-14T10:45:00Z" w16du:dateUtc="2024-05-14T09:45:00Z"/>
        </w:rPr>
      </w:pPr>
    </w:p>
    <w:p w14:paraId="121509EE" w14:textId="0636F9C5" w:rsidR="00426A4C" w:rsidRDefault="00426A4C" w:rsidP="00B12417">
      <w:pPr>
        <w:pStyle w:val="Heading3"/>
        <w:rPr>
          <w:ins w:id="58" w:author="Kristin Burmeister" w:date="2024-05-14T10:45:00Z" w16du:dateUtc="2024-05-14T09:45:00Z"/>
        </w:rPr>
        <w:pPrChange w:id="59" w:author="Kristin Burmeister" w:date="2024-05-14T10:49:00Z" w16du:dateUtc="2024-05-14T09:49:00Z">
          <w:pPr>
            <w:pStyle w:val="BodyText"/>
          </w:pPr>
        </w:pPrChange>
      </w:pPr>
      <w:ins w:id="60" w:author="Kristin Burmeister" w:date="2024-05-14T10:45:00Z" w16du:dateUtc="2024-05-14T09:45:00Z">
        <w:r>
          <w:t>Working on board</w:t>
        </w:r>
      </w:ins>
    </w:p>
    <w:p w14:paraId="4C2A9826" w14:textId="344AD072" w:rsidR="00426A4C" w:rsidRDefault="00426A4C" w:rsidP="00B12417">
      <w:pPr>
        <w:pStyle w:val="BodyText"/>
        <w:numPr>
          <w:ilvl w:val="0"/>
          <w:numId w:val="36"/>
        </w:numPr>
        <w:rPr>
          <w:ins w:id="61" w:author="Kristin Burmeister" w:date="2024-05-14T10:45:00Z" w16du:dateUtc="2024-05-14T09:45:00Z"/>
        </w:rPr>
        <w:pPrChange w:id="62" w:author="Kristin Burmeister" w:date="2024-05-14T10:50:00Z" w16du:dateUtc="2024-05-14T09:50:00Z">
          <w:pPr>
            <w:pStyle w:val="BodyText"/>
          </w:pPr>
        </w:pPrChange>
      </w:pPr>
      <w:ins w:id="63" w:author="Kristin Burmeister" w:date="2024-05-14T10:45:00Z" w16du:dateUtc="2024-05-14T09:45:00Z">
        <w:r>
          <w:t xml:space="preserve">A copy of the cruise branch should be physically taken on the ship (i.e. </w:t>
        </w:r>
        <w:proofErr w:type="spellStart"/>
        <w:r>
          <w:t>osnap</w:t>
        </w:r>
        <w:proofErr w:type="spellEnd"/>
        <w:r>
          <w:t xml:space="preserve">/exec/$cruise/) as the internet connection cannot be </w:t>
        </w:r>
        <w:proofErr w:type="spellStart"/>
        <w:r>
          <w:t>quarantied</w:t>
        </w:r>
        <w:proofErr w:type="spellEnd"/>
        <w:r>
          <w:t xml:space="preserve"> on the ship.</w:t>
        </w:r>
      </w:ins>
    </w:p>
    <w:p w14:paraId="191BB57C" w14:textId="6E4D07CD" w:rsidR="00426A4C" w:rsidRDefault="00426A4C" w:rsidP="00B12417">
      <w:pPr>
        <w:pStyle w:val="BodyText"/>
        <w:numPr>
          <w:ilvl w:val="0"/>
          <w:numId w:val="36"/>
        </w:numPr>
        <w:rPr>
          <w:ins w:id="64" w:author="Kristin Burmeister" w:date="2024-05-14T10:45:00Z" w16du:dateUtc="2024-05-14T09:45:00Z"/>
        </w:rPr>
        <w:pPrChange w:id="65" w:author="Kristin Burmeister" w:date="2024-05-14T10:50:00Z" w16du:dateUtc="2024-05-14T09:50:00Z">
          <w:pPr>
            <w:pStyle w:val="BodyText"/>
          </w:pPr>
        </w:pPrChange>
      </w:pPr>
      <w:ins w:id="66" w:author="Kristin Burmeister" w:date="2024-05-14T10:45:00Z" w16du:dateUtc="2024-05-14T09:45:00Z">
        <w:r>
          <w:t>The data (archived from previous cruise) is not kept on git and effort should be made to make sure that the most recent version is copied prior to the cruise/processing. Once the cruise is complete the cruise branch should be pushed to the remote repository (if not already happened during the cruise due to connection problems).</w:t>
        </w:r>
      </w:ins>
    </w:p>
    <w:p w14:paraId="570E1B0E" w14:textId="77777777" w:rsidR="00426A4C" w:rsidRDefault="00426A4C" w:rsidP="00426A4C">
      <w:pPr>
        <w:pStyle w:val="BodyText"/>
        <w:rPr>
          <w:ins w:id="67" w:author="Kristin Burmeister" w:date="2024-05-14T10:45:00Z" w16du:dateUtc="2024-05-14T09:45:00Z"/>
        </w:rPr>
      </w:pPr>
    </w:p>
    <w:p w14:paraId="5330CD17" w14:textId="3619850E" w:rsidR="00426A4C" w:rsidRDefault="00426A4C" w:rsidP="002C1559">
      <w:pPr>
        <w:pStyle w:val="Heading3"/>
        <w:rPr>
          <w:ins w:id="68" w:author="Kristin Burmeister" w:date="2024-05-14T10:45:00Z" w16du:dateUtc="2024-05-14T09:45:00Z"/>
        </w:rPr>
        <w:pPrChange w:id="69" w:author="Kristin Burmeister" w:date="2024-05-14T10:50:00Z" w16du:dateUtc="2024-05-14T09:50:00Z">
          <w:pPr>
            <w:pStyle w:val="BodyText"/>
          </w:pPr>
        </w:pPrChange>
      </w:pPr>
      <w:ins w:id="70" w:author="Kristin Burmeister" w:date="2024-05-14T10:45:00Z" w16du:dateUtc="2024-05-14T09:45:00Z">
        <w:r>
          <w:t>Housekeeping</w:t>
        </w:r>
      </w:ins>
    </w:p>
    <w:p w14:paraId="54E1A5FD" w14:textId="1238BF81" w:rsidR="002B3B1D" w:rsidDel="00426A4C" w:rsidRDefault="00426A4C" w:rsidP="00426A4C">
      <w:pPr>
        <w:pStyle w:val="BodyText"/>
        <w:jc w:val="left"/>
        <w:rPr>
          <w:del w:id="71" w:author="Kristin Burmeister" w:date="2024-05-14T10:45:00Z" w16du:dateUtc="2024-05-14T09:45:00Z"/>
        </w:rPr>
      </w:pPr>
      <w:ins w:id="72" w:author="Kristin Burmeister" w:date="2024-05-14T10:45:00Z" w16du:dateUtc="2024-05-14T09:45:00Z">
        <w:r>
          <w:t xml:space="preserve">It might be </w:t>
        </w:r>
        <w:proofErr w:type="spellStart"/>
        <w:r>
          <w:t>nessecary</w:t>
        </w:r>
        <w:proofErr w:type="spellEnd"/>
        <w:r>
          <w:t xml:space="preserve"> to create feature branches from the cruise branches to solve certain issues (e.g. 'JC238-revise-CM-merging'). When merging the cruise branch into the master branch, any feature branches for the cruise branch should be merged with the cruise branch and deleted so that there is only one branch per cruise. After the final merging (2.b) the cruise branch will be locked by one of the administrators making is read only and no changes can be made.</w:t>
        </w:r>
      </w:ins>
      <w:del w:id="73" w:author="Kristin Burmeister" w:date="2024-05-14T10:45:00Z" w16du:dateUtc="2024-05-14T09:45:00Z">
        <w:r w:rsidR="004E5A3D" w:rsidDel="00426A4C">
          <w:delText>Users of the osnap mooring processing toolbox should request a new branch from the latest post cruise updated maste</w:delText>
        </w:r>
        <w:r w:rsidR="002B3B1D" w:rsidDel="00426A4C">
          <w:delText>r</w:delText>
        </w:r>
        <w:r w:rsidR="004E5A3D" w:rsidDel="00426A4C">
          <w:delText xml:space="preserve">. This should be the last working version used and updated since the last mooring cruise and the branch should be renamed to reflect the upcoming cruise. A copy of this branch should be physically taken on the ship (i.e. </w:delText>
        </w:r>
        <w:r w:rsidR="004E5A3D" w:rsidRPr="00A30E43" w:rsidDel="00426A4C">
          <w:rPr>
            <w:i/>
            <w:iCs/>
            <w:color w:val="FF0000"/>
          </w:rPr>
          <w:delText>osnap/exec/$cruise/</w:delText>
        </w:r>
        <w:r w:rsidR="004E5A3D" w:rsidDel="00426A4C">
          <w:delText xml:space="preserve">). </w:delText>
        </w:r>
      </w:del>
    </w:p>
    <w:p w14:paraId="77DAEFD9" w14:textId="4C947518" w:rsidR="00007F66" w:rsidDel="00426A4C" w:rsidRDefault="004E5A3D" w:rsidP="0046023D">
      <w:pPr>
        <w:pStyle w:val="BodyText"/>
        <w:jc w:val="left"/>
        <w:rPr>
          <w:del w:id="74" w:author="Kristin Burmeister" w:date="2024-05-14T10:45:00Z" w16du:dateUtc="2024-05-14T09:45:00Z"/>
        </w:rPr>
      </w:pPr>
      <w:del w:id="75" w:author="Kristin Burmeister" w:date="2024-05-14T10:45:00Z" w16du:dateUtc="2024-05-14T09:45:00Z">
        <w:r w:rsidDel="00426A4C">
          <w:delTex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delText>
        </w:r>
      </w:del>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76" w:name="_Toc108243080"/>
      <w:r>
        <w:t>Git setup</w:t>
      </w:r>
      <w:bookmarkEnd w:id="76"/>
    </w:p>
    <w:p w14:paraId="0C9E024B" w14:textId="77777777" w:rsidR="008240A9" w:rsidRDefault="008240A9" w:rsidP="00EA2325">
      <w:pPr>
        <w:pStyle w:val="BodyText"/>
      </w:pPr>
      <w:r>
        <w:t xml:space="preserve">If you want to set up a local copy of the project git repository to contribute to the </w:t>
      </w:r>
      <w:proofErr w:type="gramStart"/>
      <w:r>
        <w:t>project</w:t>
      </w:r>
      <w:proofErr w:type="gramEnd"/>
      <w:r>
        <w:t xml:space="preserve">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10"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 xml:space="preserve">Open a terminal, move in your working directory (e.g.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r>
        <w:t xml:space="preserve">Or,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1"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77" w:name="_Toc108243081"/>
      <w:r>
        <w:t>Check the local and remote branches</w:t>
      </w:r>
      <w:bookmarkEnd w:id="77"/>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remotes  on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78" w:name="_Toc108243082"/>
      <w:r>
        <w:t>Making changes</w:t>
      </w:r>
      <w:bookmarkEnd w:id="78"/>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In the example below we want to work on the branch postdy120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pull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docs-cleanup</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 xml:space="preserve">”git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79" w:name="_Toc108243083"/>
      <w:r>
        <w:rPr>
          <w:lang w:val="en-US"/>
        </w:rPr>
        <w:t xml:space="preserve">Push changes on </w:t>
      </w:r>
      <w:r w:rsidR="0047405C">
        <w:rPr>
          <w:lang w:val="en-US"/>
        </w:rPr>
        <w:t xml:space="preserve">the original </w:t>
      </w:r>
      <w:r>
        <w:rPr>
          <w:lang w:val="en-US"/>
        </w:rPr>
        <w:t>remote repository</w:t>
      </w:r>
      <w:bookmarkEnd w:id="79"/>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80" w:name="_Toc108243084"/>
      <w:r>
        <w:t>More on Git</w:t>
      </w:r>
      <w:bookmarkEnd w:id="80"/>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81" w:name="_Toc108243085"/>
      <w:r>
        <w:t>Setup and run locally</w:t>
      </w:r>
      <w:bookmarkEnd w:id="81"/>
    </w:p>
    <w:p w14:paraId="2A272918" w14:textId="4347F589" w:rsidR="00590212" w:rsidRDefault="00590212" w:rsidP="00FB71F9">
      <w:pPr>
        <w:pStyle w:val="Heading3"/>
        <w:jc w:val="left"/>
      </w:pPr>
      <w:bookmarkStart w:id="82" w:name="_Toc108243086"/>
      <w:r>
        <w:t>Get the most recent version of the toolbox</w:t>
      </w:r>
      <w:bookmarkEnd w:id="82"/>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83" w:name="_Toc108243087"/>
      <w:r>
        <w:t>Create a branch for you</w:t>
      </w:r>
      <w:r w:rsidR="00E74257">
        <w:t>r development</w:t>
      </w:r>
      <w:bookmarkEnd w:id="83"/>
      <w:r w:rsidR="00E74257">
        <w:t xml:space="preserve"> </w:t>
      </w:r>
    </w:p>
    <w:p w14:paraId="0D0BCB4A" w14:textId="11007848" w:rsidR="00996743" w:rsidRDefault="004F52F1" w:rsidP="00590212">
      <w:pPr>
        <w:pStyle w:val="BodyText"/>
      </w:pPr>
      <w:r>
        <w:t>Before modifying the code, you should create a new branch. More information are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84" w:name="_Toc108243088"/>
      <w:r>
        <w:t xml:space="preserve">Set up the toolbox in your </w:t>
      </w:r>
      <w:proofErr w:type="spellStart"/>
      <w:r>
        <w:t>matlab</w:t>
      </w:r>
      <w:proofErr w:type="spellEnd"/>
      <w:r>
        <w:t xml:space="preserve"> path</w:t>
      </w:r>
      <w:bookmarkEnd w:id="84"/>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Open the startup  file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85" w:name="_Toc108243089"/>
      <w:r w:rsidRPr="00DB6415">
        <w:t xml:space="preserve">Real-time and delayed-time processing of </w:t>
      </w:r>
      <w:proofErr w:type="spellStart"/>
      <w:r w:rsidRPr="00DB6415">
        <w:t>microCAT</w:t>
      </w:r>
      <w:proofErr w:type="spellEnd"/>
      <w:r w:rsidRPr="00DB6415">
        <w:t xml:space="preserve"> data</w:t>
      </w:r>
      <w:bookmarkEnd w:id="85"/>
    </w:p>
    <w:p w14:paraId="64CFF9E0" w14:textId="769AFE78" w:rsidR="00DB6415" w:rsidRPr="00DB6415" w:rsidRDefault="00DB6415" w:rsidP="00DB6415">
      <w:pPr>
        <w:pStyle w:val="Heading2"/>
      </w:pPr>
      <w:bookmarkStart w:id="86" w:name="_Toc108243090"/>
      <w:r w:rsidRPr="00DB6415">
        <w:t>Introduction</w:t>
      </w:r>
      <w:bookmarkEnd w:id="86"/>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Gridding of the data: creation of a lowpass filtered, regular gridded data set</w:t>
      </w:r>
    </w:p>
    <w:p w14:paraId="49D1F741" w14:textId="77777777" w:rsidR="004E5A3D" w:rsidRDefault="004E5A3D" w:rsidP="004E5A3D">
      <w:pPr>
        <w:spacing w:line="264" w:lineRule="auto"/>
        <w:rPr>
          <w:b/>
          <w:bCs/>
        </w:rPr>
      </w:pPr>
    </w:p>
    <w:p w14:paraId="170760C4" w14:textId="4C270653" w:rsidR="004E5A3D" w:rsidRDefault="004E5A3D" w:rsidP="004E5A3D">
      <w:pPr>
        <w:spacing w:line="264" w:lineRule="auto"/>
        <w:rPr>
          <w:b/>
          <w:bCs/>
        </w:rPr>
      </w:pPr>
      <w:r>
        <w:rPr>
          <w:b/>
          <w:bCs/>
        </w:rPr>
        <w:t>NOTE: the OSNAP data structure separates executable scripts (</w:t>
      </w:r>
      <w:commentRangeStart w:id="87"/>
      <w:proofErr w:type="spellStart"/>
      <w:r w:rsidRPr="00FE4C6E">
        <w:rPr>
          <w:b/>
          <w:bCs/>
          <w:i/>
          <w:iCs/>
        </w:rPr>
        <w:t>osnap</w:t>
      </w:r>
      <w:commentRangeEnd w:id="87"/>
      <w:proofErr w:type="spellEnd"/>
      <w:r w:rsidR="008C4E49">
        <w:rPr>
          <w:rStyle w:val="CommentReference"/>
          <w:rFonts w:cs="Mangal"/>
        </w:rPr>
        <w:commentReference w:id="87"/>
      </w:r>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w:t>
      </w:r>
      <w:r w:rsidR="008C4E49">
        <w:rPr>
          <w:b/>
          <w:bCs/>
        </w:rPr>
        <w:t xml:space="preserve">(or directory) names and paths </w:t>
      </w:r>
      <w:r>
        <w:rPr>
          <w:b/>
          <w:bCs/>
        </w:rPr>
        <w:t xml:space="preserve">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88" w:name="_Toc108243091"/>
      <w:r>
        <w:t>Set up directory structure</w:t>
      </w:r>
      <w:bookmarkEnd w:id="88"/>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89" w:name="_Toc108243092"/>
      <w:r>
        <w:t>Processing scripts:</w:t>
      </w:r>
      <w:bookmarkEnd w:id="89"/>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90" w:name="_Toc108243093"/>
      <w:r w:rsidRPr="0046023D">
        <w:t>Shipboard calibration files</w:t>
      </w:r>
      <w:bookmarkEnd w:id="90"/>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r>
        <w:t xml:space="preserve">) ;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 xml:space="preserve">/cast???/  </w:t>
      </w:r>
      <w:r w:rsidR="004E5A3D">
        <w:t>(where</w:t>
      </w:r>
      <w:r w:rsidR="004E5A3D" w:rsidRPr="007552FB">
        <w:rPr>
          <w:i/>
          <w:iCs/>
        </w:rPr>
        <w:t xml:space="preserve"> ???</w:t>
      </w:r>
      <w:r w:rsidR="004E5A3D">
        <w:t xml:space="preserve">  is the cast number), and move in this directory the raw data file (.hex,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 xml:space="preserve">$moorname$info.dat </w:t>
      </w:r>
      <w:r>
        <w:t xml:space="preserve"> for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r w:rsidRPr="00116082">
        <w:rPr>
          <w:i/>
          <w:iCs/>
        </w:rPr>
        <w:t xml:space="preserve">/ </w:t>
      </w:r>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(e.g.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91" w:name="_Toc108243094"/>
      <w:r>
        <w:t xml:space="preserve">Processing of the moored </w:t>
      </w:r>
      <w:proofErr w:type="spellStart"/>
      <w:r>
        <w:t>microcat</w:t>
      </w:r>
      <w:bookmarkEnd w:id="91"/>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/mc_call_2_$cruise.m</w:t>
      </w:r>
      <w:r w:rsidRPr="00AF39BE">
        <w:rPr>
          <w:i/>
          <w:iCs/>
        </w:rPr>
        <w:t xml:space="preserve"> </w:t>
      </w:r>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 xml:space="preserve">/microcat_raw2use_003_with_ODO.m </w:t>
      </w:r>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92" w:name="_Toc108243095"/>
      <w:r w:rsidR="008648F4">
        <w:br w:type="page"/>
      </w:r>
    </w:p>
    <w:p w14:paraId="05E68173" w14:textId="5C7C3389" w:rsidR="004E5A3D" w:rsidRDefault="004E5A3D" w:rsidP="008648F4">
      <w:pPr>
        <w:pStyle w:val="Heading2"/>
      </w:pPr>
      <w:r>
        <w:t xml:space="preserve">Lowered </w:t>
      </w:r>
      <w:proofErr w:type="spellStart"/>
      <w:r>
        <w:t>microcat</w:t>
      </w:r>
      <w:proofErr w:type="spellEnd"/>
      <w:r>
        <w:t xml:space="preserve"> processing after the shipboard calibration casts</w:t>
      </w:r>
      <w:bookmarkEnd w:id="92"/>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r w:rsidR="004E5A3D" w:rsidRPr="00987031">
        <w:rPr>
          <w:i/>
          <w:iCs/>
          <w:color w:val="0070C0"/>
          <w:highlight w:val="white"/>
        </w:rPr>
        <w:t>/</w:t>
      </w:r>
      <w:r w:rsidR="004E5A3D">
        <w:rPr>
          <w:i/>
          <w:iCs/>
          <w:highlight w:val="white"/>
        </w:rPr>
        <w:t xml:space="preserve"> </w:t>
      </w:r>
      <w:r w:rsidR="004E5A3D" w:rsidRPr="00BB7439">
        <w:rPr>
          <w:iCs/>
          <w:highlight w:val="white"/>
        </w:rPr>
        <w:t>,</w:t>
      </w:r>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replaced)  </w:t>
      </w:r>
      <w:r w:rsidR="004E5A3D">
        <w:rPr>
          <w:highlight w:val="white"/>
        </w:rPr>
        <w:t xml:space="preserve">files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have to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93" w:name="__DdeLink__4655_1346685515"/>
      <w:r w:rsidRPr="009A7B2A">
        <w:rPr>
          <w:i/>
          <w:iCs/>
          <w:color w:val="FF0000"/>
          <w:highlight w:val="white"/>
        </w:rPr>
        <w:t>cruise</w:t>
      </w:r>
      <w:bookmarkEnd w:id="93"/>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94" w:name="_Toc108243096"/>
      <w:r>
        <w:t xml:space="preserve">Delayed mode processing of the </w:t>
      </w:r>
      <w:proofErr w:type="spellStart"/>
      <w:r>
        <w:t>microcat</w:t>
      </w:r>
      <w:proofErr w:type="spellEnd"/>
      <w:r>
        <w:t xml:space="preserve"> data</w:t>
      </w:r>
      <w:r w:rsidR="00896556">
        <w:t>.</w:t>
      </w:r>
      <w:bookmarkEnd w:id="94"/>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95" w:name="_Toc108243097"/>
      <w:r>
        <w:t>Set-up metadata files</w:t>
      </w:r>
      <w:bookmarkEnd w:id="95"/>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96" w:name="_Toc108243098"/>
      <w:r>
        <w:t>Calculation of accurate nominal depth of the mooring instruments, update of the metadata files</w:t>
      </w:r>
      <w:bookmarkEnd w:id="96"/>
    </w:p>
    <w:p w14:paraId="3C06F3D2" w14:textId="7A20FD9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w:t>
      </w:r>
      <w:proofErr w:type="gramStart"/>
      <w:r>
        <w:t>stage</w:t>
      </w:r>
      <w:proofErr w:type="gramEnd"/>
      <w:r>
        <w:t xml:space="preserv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562E1A">
        <w:rPr>
          <w:i/>
        </w:rPr>
        <w:t xml:space="preserve">Note this just updates the ‘nominal depth’ which is used for metadata and file </w:t>
      </w:r>
      <w:proofErr w:type="gramStart"/>
      <w:r w:rsidRPr="00562E1A">
        <w:rPr>
          <w:i/>
        </w:rPr>
        <w:t>organisation, but</w:t>
      </w:r>
      <w:proofErr w:type="gramEnd"/>
      <w:r w:rsidRPr="00562E1A">
        <w:rPr>
          <w:i/>
        </w:rPr>
        <w:t xml:space="preserve"> will not impact the final data product.</w:t>
      </w:r>
      <w:r>
        <w:t xml:space="preserve">  </w:t>
      </w:r>
    </w:p>
    <w:p w14:paraId="639CDC63" w14:textId="77777777" w:rsidR="008C2510" w:rsidRDefault="008C2510" w:rsidP="008C2510"/>
    <w:p w14:paraId="6DE1D1A6" w14:textId="69325826" w:rsidR="004E5A3D" w:rsidRDefault="004E5A3D" w:rsidP="004833BE">
      <w:r>
        <w:t xml:space="preserve">The gridding algorithm pulls info directly from the pressure record for example.  Run the function </w:t>
      </w:r>
      <w:r w:rsidRPr="008C2510">
        <w:rPr>
          <w:i/>
          <w:iCs/>
          <w:color w:val="FF0000"/>
        </w:rPr>
        <w:t>ctd_instrdpth2.m</w:t>
      </w:r>
      <w:r w:rsidRPr="008C2510">
        <w:rPr>
          <w:i/>
          <w:iCs/>
        </w:rPr>
        <w:t xml:space="preserve"> </w:t>
      </w:r>
      <w:r>
        <w:t>for each mooring.</w:t>
      </w:r>
      <w:r w:rsidR="008C2510">
        <w:t xml:space="preserve"> (the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97" w:name="_Toc108243099"/>
      <w:r>
        <w:t>Calculation of the pre- or post- deployment conductivity and temperature calibration coefficients</w:t>
      </w:r>
      <w:bookmarkEnd w:id="97"/>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w:t>
      </w:r>
      <w:proofErr w:type="gramStart"/>
      <w:r>
        <w:t>have to</w:t>
      </w:r>
      <w:proofErr w:type="gramEnd"/>
      <w:r>
        <w:t xml:space="preserve"> be edit in the beginning of the </w:t>
      </w:r>
    </w:p>
    <w:p w14:paraId="105073D9" w14:textId="3A439482" w:rsidR="00DE4686" w:rsidRDefault="004E5A3D" w:rsidP="004E5A3D">
      <w:pPr>
        <w:spacing w:line="264" w:lineRule="auto"/>
      </w:pPr>
      <w:proofErr w:type="spellStart"/>
      <w:r>
        <w:rPr>
          <w:i/>
          <w:iCs/>
        </w:rPr>
        <w:t>caldip_coefficient_calculation.m</w:t>
      </w:r>
      <w:proofErr w:type="spellEnd"/>
      <w:r>
        <w:t xml:space="preserve"> script. </w:t>
      </w:r>
    </w:p>
    <w:p w14:paraId="359BE0B2" w14:textId="77777777" w:rsidR="00DE4686" w:rsidRDefault="00DE4686" w:rsidP="004E5A3D">
      <w:pPr>
        <w:spacing w:line="264" w:lineRule="auto"/>
      </w:pPr>
    </w:p>
    <w:p w14:paraId="53BD3CD7" w14:textId="77777777" w:rsidR="00DE4686" w:rsidRDefault="00DE4686" w:rsidP="00DE4686">
      <w:pPr>
        <w:spacing w:line="264" w:lineRule="auto"/>
      </w:pPr>
      <w:r>
        <w:t>Key parameters:</w:t>
      </w:r>
    </w:p>
    <w:p w14:paraId="15D1BE07" w14:textId="6C230290" w:rsidR="00DE4686" w:rsidRDefault="00DE4686" w:rsidP="00DE4686">
      <w:pPr>
        <w:pStyle w:val="ListParagraph"/>
        <w:numPr>
          <w:ilvl w:val="0"/>
          <w:numId w:val="32"/>
        </w:numPr>
        <w:spacing w:line="264" w:lineRule="auto"/>
      </w:pPr>
      <w:proofErr w:type="spellStart"/>
      <w:r w:rsidRPr="00DE4686">
        <w:rPr>
          <w:b/>
          <w:bCs/>
          <w:i/>
          <w:iCs/>
        </w:rPr>
        <w:t>P_</w:t>
      </w:r>
      <w:proofErr w:type="gramStart"/>
      <w:r w:rsidRPr="00DE4686">
        <w:rPr>
          <w:b/>
          <w:bCs/>
          <w:i/>
          <w:iCs/>
        </w:rPr>
        <w:t>insitucal.interval</w:t>
      </w:r>
      <w:proofErr w:type="gramEnd"/>
      <w:r w:rsidRPr="00DE4686">
        <w:rPr>
          <w:b/>
          <w:bCs/>
          <w:i/>
          <w:iCs/>
        </w:rPr>
        <w:t>_move</w:t>
      </w:r>
      <w:proofErr w:type="spellEnd"/>
      <w:r>
        <w:t xml:space="preserve"> – this is the time </w:t>
      </w:r>
      <w:proofErr w:type="spellStart"/>
      <w:r>
        <w:t>intyerval</w:t>
      </w:r>
      <w:proofErr w:type="spellEnd"/>
      <w:r>
        <w:t xml:space="preserve"> </w:t>
      </w:r>
      <w:r w:rsidRPr="00DE4686">
        <w:t>n which data are selected for each bottle stop</w:t>
      </w:r>
    </w:p>
    <w:p w14:paraId="373B5715" w14:textId="77777777" w:rsidR="00DE4686" w:rsidRDefault="00DE4686" w:rsidP="00DE4686">
      <w:pPr>
        <w:spacing w:line="264" w:lineRule="auto"/>
      </w:pPr>
    </w:p>
    <w:p w14:paraId="0D0D40B6" w14:textId="2A73CAE4" w:rsidR="004E5A3D" w:rsidRDefault="004E5A3D" w:rsidP="00DE4686">
      <w:pPr>
        <w:spacing w:line="264" w:lineRule="auto"/>
      </w:pPr>
      <w:r>
        <w:t>b) Setup the paths to the data files in insitu_cal_osnap</w:t>
      </w:r>
      <w:r w:rsidR="007E5465">
        <w:t>2</w:t>
      </w:r>
      <w:r>
        <w:t>.m (by adding an entry for the cruise in the if/else part)</w:t>
      </w:r>
      <w:r w:rsidR="00896556">
        <w:t>. Make sure that</w:t>
      </w:r>
    </w:p>
    <w:p w14:paraId="074FA50A" w14:textId="18553E1A" w:rsidR="009176D3" w:rsidRDefault="009176D3" w:rsidP="001705FA">
      <w:pPr>
        <w:spacing w:line="264" w:lineRule="auto"/>
      </w:pPr>
      <w:r>
        <w:t xml:space="preserve">c) </w:t>
      </w:r>
      <w:r w:rsidR="004E5A3D">
        <w:t xml:space="preserve">Run </w:t>
      </w:r>
      <w:proofErr w:type="spellStart"/>
      <w:r w:rsidR="004E5A3D" w:rsidRPr="009176D3">
        <w:rPr>
          <w:i/>
          <w:iCs/>
        </w:rPr>
        <w:t>caldip_coefficient_calculation.m</w:t>
      </w:r>
      <w:proofErr w:type="spellEnd"/>
      <w:r w:rsidR="004E5A3D" w:rsidRPr="009176D3">
        <w:rPr>
          <w:i/>
          <w:iCs/>
        </w:rPr>
        <w:t xml:space="preserve"> </w:t>
      </w:r>
      <w:r w:rsidR="004E5A3D">
        <w:t xml:space="preserve">for each </w:t>
      </w:r>
      <w:proofErr w:type="spellStart"/>
      <w:r w:rsidR="004E5A3D">
        <w:t>caldip</w:t>
      </w:r>
      <w:proofErr w:type="spellEnd"/>
      <w:r w:rsidR="004E5A3D">
        <w:t xml:space="preserve"> </w:t>
      </w:r>
      <w:proofErr w:type="gramStart"/>
      <w:r w:rsidR="004E5A3D">
        <w:t>cast,</w:t>
      </w:r>
      <w:proofErr w:type="gramEnd"/>
      <w:r w:rsidR="004E5A3D">
        <w:t xml:space="preserve"> the user can adjust the options for the figure at the beginning of the script. The script produces plots and a table of the calibration coefficients in </w:t>
      </w:r>
      <w:proofErr w:type="spellStart"/>
      <w:r w:rsidR="004E5A3D" w:rsidRPr="009176D3">
        <w:rPr>
          <w:i/>
          <w:iCs/>
          <w:color w:val="0070C0"/>
        </w:rPr>
        <w:t>osnap</w:t>
      </w:r>
      <w:proofErr w:type="spellEnd"/>
      <w:r w:rsidR="004E5A3D" w:rsidRPr="009176D3">
        <w:rPr>
          <w:i/>
          <w:iCs/>
          <w:color w:val="0070C0"/>
        </w:rPr>
        <w:t>/data/moor/</w:t>
      </w:r>
      <w:proofErr w:type="spellStart"/>
      <w:r w:rsidR="004E5A3D" w:rsidRPr="009176D3">
        <w:rPr>
          <w:i/>
          <w:iCs/>
          <w:color w:val="0070C0"/>
        </w:rPr>
        <w:t>proc_calib</w:t>
      </w:r>
      <w:proofErr w:type="spellEnd"/>
      <w:r w:rsidR="004E5A3D" w:rsidRPr="009176D3">
        <w:rPr>
          <w:i/>
          <w:iCs/>
          <w:color w:val="0070C0"/>
        </w:rPr>
        <w:t>/$cruise/</w:t>
      </w:r>
      <w:proofErr w:type="spellStart"/>
      <w:r w:rsidR="004E5A3D" w:rsidRPr="009176D3">
        <w:rPr>
          <w:i/>
          <w:iCs/>
          <w:color w:val="0070C0"/>
        </w:rPr>
        <w:t>cal_dip</w:t>
      </w:r>
      <w:proofErr w:type="spellEnd"/>
      <w:r w:rsidR="004E5A3D" w:rsidRPr="009176D3">
        <w:rPr>
          <w:i/>
          <w:iCs/>
          <w:color w:val="0070C0"/>
        </w:rPr>
        <w:t>/</w:t>
      </w:r>
      <w:proofErr w:type="spellStart"/>
      <w:r w:rsidR="004E5A3D" w:rsidRPr="009176D3">
        <w:rPr>
          <w:i/>
          <w:iCs/>
          <w:color w:val="0070C0"/>
        </w:rPr>
        <w:t>microcat</w:t>
      </w:r>
      <w:proofErr w:type="spellEnd"/>
      <w:r w:rsidR="004E5A3D" w:rsidRPr="009176D3">
        <w:rPr>
          <w:i/>
          <w:iCs/>
          <w:color w:val="0070C0"/>
        </w:rPr>
        <w:t>/$</w:t>
      </w:r>
      <w:proofErr w:type="spellStart"/>
      <w:r w:rsidR="004E5A3D" w:rsidRPr="009176D3">
        <w:rPr>
          <w:i/>
          <w:iCs/>
          <w:color w:val="0070C0"/>
        </w:rPr>
        <w:t>castnber</w:t>
      </w:r>
      <w:proofErr w:type="spellEnd"/>
      <w:r w:rsidR="004E5A3D" w:rsidRPr="009176D3">
        <w:rPr>
          <w:i/>
          <w:iCs/>
          <w:color w:val="0070C0"/>
        </w:rPr>
        <w:t>/</w:t>
      </w:r>
      <w:r w:rsidR="004E5A3D" w:rsidRPr="009176D3">
        <w:rPr>
          <w:i/>
          <w:iCs/>
        </w:rPr>
        <w:t>.</w:t>
      </w:r>
      <w:r w:rsidR="004E5A3D">
        <w:t xml:space="preserve"> The calibration coefficients are then manually entered into 3 CSV format database in </w:t>
      </w:r>
      <w:proofErr w:type="spellStart"/>
      <w:r w:rsidR="004E5A3D" w:rsidRPr="009176D3">
        <w:rPr>
          <w:i/>
          <w:iCs/>
          <w:color w:val="00B050"/>
        </w:rPr>
        <w:t>osnap</w:t>
      </w:r>
      <w:proofErr w:type="spellEnd"/>
      <w:r w:rsidR="004E5A3D" w:rsidRPr="009176D3">
        <w:rPr>
          <w:i/>
          <w:iCs/>
          <w:color w:val="00B050"/>
        </w:rPr>
        <w:t>/data/moor/</w:t>
      </w:r>
      <w:proofErr w:type="spellStart"/>
      <w:r w:rsidR="004E5A3D" w:rsidRPr="009176D3">
        <w:rPr>
          <w:i/>
          <w:iCs/>
          <w:color w:val="00B050"/>
        </w:rPr>
        <w:t>cal_coef</w:t>
      </w:r>
      <w:proofErr w:type="spellEnd"/>
      <w:r w:rsidR="004E5A3D" w:rsidRPr="009176D3">
        <w:rPr>
          <w:i/>
          <w:iCs/>
          <w:color w:val="00B050"/>
        </w:rPr>
        <w:t>/</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w:t>
      </w:r>
      <w:proofErr w:type="gramStart"/>
      <w:r w:rsidR="004E5A3D">
        <w:t>ultimately</w:t>
      </w:r>
      <w:proofErr w:type="gramEnd"/>
      <w:r w:rsidR="004E5A3D">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proofErr w:type="gramStart"/>
      <w:r w:rsidR="00460CE3" w:rsidRPr="009176D3">
        <w:rPr>
          <w:i/>
          <w:iCs/>
          <w:color w:val="00B050"/>
        </w:rPr>
        <w:t>microcat_pres.csv</w:t>
      </w:r>
      <w:r w:rsidR="00460CE3" w:rsidRPr="00460CE3">
        <w:t xml:space="preserve"> </w:t>
      </w:r>
      <w:r w:rsidR="00460CE3">
        <w:t>,</w:t>
      </w:r>
      <w:proofErr w:type="gramEnd"/>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4FAA8CB4" w14:textId="67406BA6" w:rsidR="00493F38" w:rsidRDefault="00493F38" w:rsidP="00493F38"/>
    <w:p w14:paraId="1A187653" w14:textId="77777777" w:rsidR="00557F8E" w:rsidRDefault="00493F38" w:rsidP="00557F8E">
      <w:pPr>
        <w:rPr>
          <w:b/>
          <w:bCs/>
          <w:u w:val="single"/>
        </w:rPr>
      </w:pPr>
      <w:r w:rsidRPr="00493F38">
        <w:rPr>
          <w:b/>
          <w:bCs/>
          <w:u w:val="single"/>
        </w:rPr>
        <w:t xml:space="preserve">Entering pressure coefficients </w:t>
      </w:r>
    </w:p>
    <w:p w14:paraId="486EA542" w14:textId="77777777" w:rsidR="00557F8E" w:rsidRDefault="00557F8E" w:rsidP="00557F8E">
      <w:pPr>
        <w:rPr>
          <w:b/>
          <w:bCs/>
          <w:u w:val="single"/>
        </w:rPr>
      </w:pPr>
    </w:p>
    <w:p w14:paraId="614CAA24" w14:textId="378019E8" w:rsidR="00557F8E" w:rsidRPr="009176D3" w:rsidRDefault="00557F8E" w:rsidP="00557F8E">
      <w:r>
        <w:t xml:space="preserve">After each cruise, and creation of the deployment depths document, you must run the </w:t>
      </w:r>
      <w:proofErr w:type="spellStart"/>
      <w:r w:rsidRPr="00814E01">
        <w:rPr>
          <w:i/>
          <w:iCs/>
          <w:color w:val="FF0000"/>
        </w:rPr>
        <w:t>caldip_coefficient_calculation.m</w:t>
      </w:r>
      <w:proofErr w:type="spellEnd"/>
      <w:r>
        <w:rPr>
          <w:color w:val="FF0000"/>
        </w:rPr>
        <w:t xml:space="preserve"> </w:t>
      </w:r>
      <w:r>
        <w:t xml:space="preserve">script again for the previous cruise but with the next deployment </w:t>
      </w:r>
      <w:proofErr w:type="gramStart"/>
      <w:r>
        <w:t>depths</w:t>
      </w:r>
      <w:proofErr w:type="gramEnd"/>
    </w:p>
    <w:p w14:paraId="2D6EA3DC" w14:textId="55281F1D" w:rsidR="00493F38" w:rsidRPr="00493F38" w:rsidRDefault="00493F38" w:rsidP="00493F38">
      <w:pPr>
        <w:rPr>
          <w:b/>
          <w:bCs/>
          <w:u w:val="single"/>
        </w:rPr>
      </w:pPr>
    </w:p>
    <w:p w14:paraId="05DDCB4D" w14:textId="2025EDCA" w:rsidR="00493F38" w:rsidRDefault="00493F38" w:rsidP="00493F38">
      <w:pPr>
        <w:rPr>
          <w:i/>
          <w:iCs/>
        </w:rPr>
      </w:pPr>
      <w:r w:rsidRPr="00493F38">
        <w:rPr>
          <w:i/>
          <w:iCs/>
        </w:rPr>
        <w:t>Each cruise has two sets of columns, one set for deployment and another set for recovery. Each set consist of a column for the mooring in the form MMMM_DD_YYYY, where MMMM is the mooring id (e.g. rteb1), DD is the deployment number (</w:t>
      </w:r>
      <w:proofErr w:type="spellStart"/>
      <w:r w:rsidRPr="00493F38">
        <w:rPr>
          <w:i/>
          <w:iCs/>
        </w:rPr>
        <w:t>e.g</w:t>
      </w:r>
      <w:proofErr w:type="spellEnd"/>
      <w:r w:rsidRPr="00493F38">
        <w:rPr>
          <w:i/>
          <w:iCs/>
        </w:rPr>
        <w:t xml:space="preserve"> 02), and YYYY is the year. In the recovery column 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6A203213" w14:textId="702DFEFB" w:rsidR="00557F8E" w:rsidRDefault="00557F8E" w:rsidP="00493F38">
      <w:pPr>
        <w:rPr>
          <w:i/>
          <w:iCs/>
        </w:rPr>
      </w:pPr>
    </w:p>
    <w:p w14:paraId="2F9BDB98" w14:textId="40D92776" w:rsidR="00557F8E" w:rsidRPr="00493F38" w:rsidRDefault="00557F8E" w:rsidP="00493F38">
      <w:pPr>
        <w:rPr>
          <w:i/>
          <w:iCs/>
        </w:rPr>
      </w:pPr>
      <w:proofErr w:type="spellStart"/>
      <w:r>
        <w:rPr>
          <w:i/>
          <w:iCs/>
        </w:rPr>
        <w:t>dp</w:t>
      </w:r>
      <w:proofErr w:type="spellEnd"/>
      <w:r>
        <w:rPr>
          <w:i/>
          <w:iCs/>
        </w:rPr>
        <w:t xml:space="preserve"> is the interpolated and average pressure difference from bottle depths, </w:t>
      </w:r>
      <w:proofErr w:type="spellStart"/>
      <w:r>
        <w:rPr>
          <w:i/>
          <w:iCs/>
        </w:rPr>
        <w:t>dp_ext</w:t>
      </w:r>
      <w:proofErr w:type="spellEnd"/>
      <w:r>
        <w:rPr>
          <w:i/>
          <w:iCs/>
        </w:rPr>
        <w:t xml:space="preserve"> is the extrapolated difference if the CTD is shallower than the instrument deployment </w:t>
      </w:r>
      <w:proofErr w:type="gramStart"/>
      <w:r>
        <w:rPr>
          <w:i/>
          <w:iCs/>
        </w:rPr>
        <w:t>depth</w:t>
      </w:r>
      <w:proofErr w:type="gramEnd"/>
    </w:p>
    <w:p w14:paraId="3E6EA58C" w14:textId="77777777" w:rsidR="00493F38" w:rsidRDefault="00493F38" w:rsidP="00493F38"/>
    <w:p w14:paraId="23AB1E2E" w14:textId="1AB4433F" w:rsidR="00006886" w:rsidRDefault="00006886" w:rsidP="00006886">
      <w:pPr>
        <w:spacing w:line="264" w:lineRule="auto"/>
      </w:pPr>
      <w:r>
        <w:t xml:space="preserve">d) </w:t>
      </w:r>
      <w:r w:rsidR="004E5A3D">
        <w:t xml:space="preserve">Set-up the scripts that apply the calibration corrections </w:t>
      </w:r>
      <w:proofErr w:type="gramStart"/>
      <w:r w:rsidR="004E5A3D">
        <w:t>( in</w:t>
      </w:r>
      <w:proofErr w:type="gramEnd"/>
      <w:r w:rsidR="004E5A3D">
        <w:t xml:space="preserve"> </w:t>
      </w:r>
      <w:proofErr w:type="spellStart"/>
      <w:r w:rsidR="004E5A3D" w:rsidRPr="00006886">
        <w:rPr>
          <w:i/>
          <w:iCs/>
          <w:color w:val="FF0000"/>
        </w:rPr>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4833BE">
      <w:r>
        <w:t>Particularly:</w:t>
      </w:r>
    </w:p>
    <w:p w14:paraId="1DB2B9C0" w14:textId="217834D1" w:rsidR="004E5A3D" w:rsidRDefault="004E5A3D" w:rsidP="004833BE">
      <w:pPr>
        <w:pStyle w:val="ListParagraph"/>
        <w:numPr>
          <w:ilvl w:val="1"/>
          <w:numId w:val="30"/>
        </w:numPr>
        <w:spacing w:line="264" w:lineRule="auto"/>
      </w:pPr>
      <w:r>
        <w:t xml:space="preserve">the string formats for the reading of the .csv files </w:t>
      </w:r>
      <w:proofErr w:type="gramStart"/>
      <w:r>
        <w:t>has to</w:t>
      </w:r>
      <w:proofErr w:type="gramEnd"/>
      <w:r>
        <w:t xml:space="preserve"> be edited according to the number of columns in the csv files (variable </w:t>
      </w:r>
      <w:proofErr w:type="spellStart"/>
      <w:r w:rsidRPr="00006886">
        <w:rPr>
          <w:i/>
          <w:iCs/>
        </w:rPr>
        <w:t>strformat</w:t>
      </w:r>
      <w:proofErr w:type="spellEnd"/>
      <w:r>
        <w:t xml:space="preserve"> in the header of the script). </w:t>
      </w:r>
    </w:p>
    <w:p w14:paraId="6C8CABC0" w14:textId="6B5CCDF3" w:rsidR="004E5A3D" w:rsidRDefault="004E5A3D" w:rsidP="004833BE">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xml:space="preserve">, then the user </w:t>
      </w:r>
      <w:proofErr w:type="gramStart"/>
      <w:r>
        <w:t>has to</w:t>
      </w:r>
      <w:proofErr w:type="gramEnd"/>
      <w:r>
        <w:t xml:space="preserve">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proofErr w:type="gramStart"/>
      <w:r w:rsidRPr="00C56CF9">
        <w:t>The end result</w:t>
      </w:r>
      <w:proofErr w:type="gramEnd"/>
      <w:r w:rsidRPr="00C56CF9">
        <w:t xml:space="preserve">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w:t>
      </w:r>
      <w:proofErr w:type="gramStart"/>
      <w:r w:rsidRPr="00E14019">
        <w:rPr>
          <w:color w:val="000000" w:themeColor="text1"/>
        </w:rPr>
        <w:t>date</w:t>
      </w:r>
      <w:proofErr w:type="gramEnd"/>
      <w:r w:rsidRPr="00E14019">
        <w:rPr>
          <w:color w:val="000000" w:themeColor="text1"/>
        </w:rPr>
        <w:t xml:space="preserv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98" w:name="_Toc108243100"/>
      <w:r>
        <w:t xml:space="preserve">Gridding of the data: creation of a lowpass </w:t>
      </w:r>
      <w:proofErr w:type="gramStart"/>
      <w:r>
        <w:t>filtered,</w:t>
      </w:r>
      <w:proofErr w:type="gramEnd"/>
      <w:r>
        <w:t xml:space="preserve"> regular gridded data set.</w:t>
      </w:r>
      <w:bookmarkEnd w:id="98"/>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w:t>
      </w:r>
      <w:proofErr w:type="gramStart"/>
      <w:r>
        <w:t xml:space="preserve">in  </w:t>
      </w:r>
      <w:r w:rsidRPr="000C47BC">
        <w:rPr>
          <w:i/>
          <w:iCs/>
          <w:color w:val="00B050"/>
        </w:rPr>
        <w:t>~</w:t>
      </w:r>
      <w:proofErr w:type="gramEnd"/>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99" w:name="_Hlk48134907"/>
      <w:r>
        <w:t xml:space="preserve"> </w:t>
      </w:r>
      <w:bookmarkStart w:id="100" w:name="_Toc108243101"/>
      <w:r>
        <w:t xml:space="preserve">merging of the several years of deployment (and if </w:t>
      </w:r>
      <w:proofErr w:type="gramStart"/>
      <w:r>
        <w:t>necessary</w:t>
      </w:r>
      <w:proofErr w:type="gramEnd"/>
      <w:r>
        <w:t xml:space="preserve"> moorings)</w:t>
      </w:r>
      <w:bookmarkEnd w:id="100"/>
      <w:r>
        <w:t xml:space="preserve"> </w:t>
      </w:r>
      <w:bookmarkEnd w:id="99"/>
    </w:p>
    <w:p w14:paraId="4D091508" w14:textId="77777777" w:rsidR="004E5A3D" w:rsidRPr="000C47BC" w:rsidRDefault="004E5A3D" w:rsidP="004E5A3D">
      <w:pPr>
        <w:pStyle w:val="BodyText"/>
        <w:rPr>
          <w:i/>
          <w:iCs/>
          <w:color w:val="0070C0"/>
        </w:rPr>
      </w:pPr>
      <w:r>
        <w:t xml:space="preserve">First, we </w:t>
      </w:r>
      <w:proofErr w:type="gramStart"/>
      <w:r>
        <w:t>have to</w:t>
      </w:r>
      <w:proofErr w:type="gramEnd"/>
      <w:r>
        <w:t xml:space="preserve">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proofErr w:type="gramStart"/>
      <w:r>
        <w:t>e,g</w:t>
      </w:r>
      <w:proofErr w:type="spellEnd"/>
      <w:proofErr w:type="gram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proofErr w:type="gramStart"/>
            <w:r>
              <w:t>T,C</w:t>
            </w:r>
            <w:proofErr w:type="gramEnd"/>
            <w:r>
              <w:t>,S,P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proofErr w:type="gramStart"/>
            <w:r>
              <w:t>T,S</w:t>
            </w:r>
            <w:proofErr w:type="gramEnd"/>
            <w:r>
              <w:t>,Pf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proofErr w:type="gramStart"/>
            <w:r>
              <w:t>T,S</w:t>
            </w:r>
            <w:proofErr w:type="gramEnd"/>
            <w:r>
              <w:t>,Pfs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proofErr w:type="gramStart"/>
            <w:r>
              <w:t>T,S</w:t>
            </w:r>
            <w:proofErr w:type="gramEnd"/>
            <w:r>
              <w:t>,PGfs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proofErr w:type="gramStart"/>
            <w:r>
              <w:t>T,S</w:t>
            </w:r>
            <w:proofErr w:type="gramEnd"/>
            <w:r>
              <w:t>,Pfs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proofErr w:type="gramStart"/>
            <w:r>
              <w:t>T,S</w:t>
            </w:r>
            <w:proofErr w:type="gramEnd"/>
            <w:r>
              <w:t>,PGfs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proofErr w:type="gramStart"/>
            <w:r>
              <w:t>T,SGfs</w:t>
            </w:r>
            <w:proofErr w:type="gramEnd"/>
            <w:r>
              <w:t>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101" w:name="_Toc108243102"/>
      <w:r w:rsidRPr="004E5A3D">
        <w:rPr>
          <w:rStyle w:val="Emphasis"/>
          <w:i w:val="0"/>
          <w:iCs w:val="0"/>
        </w:rPr>
        <w:t>Processing of moored current meter and ADCP data</w:t>
      </w:r>
      <w:bookmarkEnd w:id="101"/>
    </w:p>
    <w:p w14:paraId="0BFA87FB" w14:textId="7B09916C" w:rsidR="004E5A3D" w:rsidRDefault="004E5A3D" w:rsidP="004E5A3D">
      <w:pPr>
        <w:pStyle w:val="Heading2"/>
      </w:pPr>
      <w:bookmarkStart w:id="102" w:name="_Toc108243103"/>
      <w:r>
        <w:t>Introduction</w:t>
      </w:r>
      <w:bookmarkEnd w:id="102"/>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103" w:name="_Toc108243104"/>
      <w:r>
        <w:t>Nortek current meter data processing</w:t>
      </w:r>
      <w:bookmarkEnd w:id="103"/>
    </w:p>
    <w:p w14:paraId="3FCDEE40" w14:textId="49AC5B4F" w:rsidR="004E5A3D" w:rsidRDefault="004E5A3D" w:rsidP="004E5A3D">
      <w:pPr>
        <w:pStyle w:val="Heading3"/>
      </w:pPr>
      <w:bookmarkStart w:id="104" w:name="__DdeLink__622_259069805"/>
      <w:bookmarkStart w:id="105" w:name="_Toc108243105"/>
      <w:r>
        <w:t xml:space="preserve">Stage0 – Data Download </w:t>
      </w:r>
      <w:bookmarkEnd w:id="104"/>
      <w:r>
        <w:t>(done during the cruise $CRUISE)</w:t>
      </w:r>
      <w:bookmarkEnd w:id="105"/>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proofErr w:type="gramStart"/>
      <w:r>
        <w:rPr>
          <w:i/>
          <w:iCs/>
        </w:rPr>
        <w:t>nortek</w:t>
      </w:r>
      <w:proofErr w:type="spellEnd"/>
      <w:r>
        <w:rPr>
          <w:i/>
          <w:iCs/>
        </w:rPr>
        <w:t xml:space="preserve"> .</w:t>
      </w:r>
      <w:proofErr w:type="gramEnd"/>
      <w:r>
        <w:rPr>
          <w:i/>
          <w:iCs/>
        </w:rPr>
        <w:t xml:space="preserve">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proofErr w:type="gramStart"/>
      <w:r>
        <w:t>, .</w:t>
      </w:r>
      <w:proofErr w:type="spellStart"/>
      <w:r>
        <w:t>aqd</w:t>
      </w:r>
      <w:proofErr w:type="spellEnd"/>
      <w:proofErr w:type="gram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106" w:name="_Toc108243106"/>
      <w:r>
        <w:t>Stage1 – Conversion to standard RDB format and basic statistics</w:t>
      </w:r>
      <w:bookmarkEnd w:id="106"/>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r w:rsidRPr="004E4D97">
        <w:rPr>
          <w:i/>
          <w:color w:val="FF0000"/>
        </w:rPr>
        <w:t>startup_$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 xml:space="preserve">A text file containing the serial numbers of the Nortek on the mooring and the filenames containing the data </w:t>
      </w:r>
      <w:proofErr w:type="gramStart"/>
      <w:r>
        <w:t>has to</w:t>
      </w:r>
      <w:proofErr w:type="gramEnd"/>
      <w:r>
        <w:t xml:space="preserve">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107" w:name="_Toc108243107"/>
      <w:r>
        <w:t>Stage2 – Trimming of data, summary plots</w:t>
      </w:r>
      <w:bookmarkEnd w:id="107"/>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108" w:name="_Toc108243108"/>
      <w:r>
        <w:t>Stage3 – Data editing, speed of sound correction, magnetic declination correction, data filtering</w:t>
      </w:r>
      <w:bookmarkEnd w:id="108"/>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w:t>
      </w:r>
      <w:proofErr w:type="gramStart"/>
      <w:r>
        <w:t>has to</w:t>
      </w:r>
      <w:proofErr w:type="gramEnd"/>
      <w:r>
        <w:t xml:space="preserve">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w:t>
      </w:r>
    </w:p>
    <w:p w14:paraId="285C8D7E" w14:textId="77777777" w:rsidR="004E5A3D" w:rsidRDefault="004E5A3D" w:rsidP="004E5A3D">
      <w:pPr>
        <w:pStyle w:val="BodyText"/>
      </w:pPr>
    </w:p>
    <w:p w14:paraId="01ACEC99" w14:textId="77777777" w:rsidR="004E5A3D" w:rsidRDefault="004E5A3D" w:rsidP="004E5A3D">
      <w:pPr>
        <w:pStyle w:val="BodyText"/>
      </w:pPr>
      <w:r>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w:t>
      </w:r>
      <w:proofErr w:type="gramStart"/>
      <w:r>
        <w:t>oscillations, and</w:t>
      </w:r>
      <w:proofErr w:type="gramEnd"/>
      <w:r>
        <w:t xml:space="preserve">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109" w:name="_Toc108243109"/>
      <w:r>
        <w:t>Stage 4 – Data gridding of individual deployment</w:t>
      </w:r>
      <w:bookmarkEnd w:id="109"/>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proofErr w:type="gramStart"/>
      <w:r w:rsidRPr="003E1C1D">
        <w:rPr>
          <w:color w:val="000000"/>
        </w:rPr>
        <w:t>in</w:t>
      </w:r>
      <w:r w:rsidRPr="008B79E5">
        <w:rPr>
          <w:i/>
          <w:iCs/>
          <w:color w:val="00B050"/>
        </w:rPr>
        <w:t xml:space="preserve">  ~</w:t>
      </w:r>
      <w:proofErr w:type="gramEnd"/>
      <w:r w:rsidRPr="008B79E5">
        <w:rPr>
          <w:i/>
          <w:iCs/>
          <w:color w:val="00B050"/>
        </w:rPr>
        <w:t>\</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110" w:name="_Toc108243110"/>
      <w:proofErr w:type="spellStart"/>
      <w:r>
        <w:t>DeepSeapHOx</w:t>
      </w:r>
      <w:proofErr w:type="spellEnd"/>
      <w:r>
        <w:t xml:space="preserve"> Data Processing</w:t>
      </w:r>
      <w:bookmarkEnd w:id="110"/>
      <w:r>
        <w:t xml:space="preserve"> </w:t>
      </w:r>
    </w:p>
    <w:p w14:paraId="0E229F4A" w14:textId="0B7A83F6" w:rsidR="0046023D" w:rsidRDefault="0046023D" w:rsidP="0046023D">
      <w:pPr>
        <w:pStyle w:val="Heading2"/>
      </w:pPr>
      <w:bookmarkStart w:id="111" w:name="_Toc108243111"/>
      <w:r>
        <w:t>Stage 0 – Data Download</w:t>
      </w:r>
      <w:bookmarkEnd w:id="111"/>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112" w:name="_Toc108243112"/>
      <w:r>
        <w:t>Stage 1 – Conversion to standard RDB format</w:t>
      </w:r>
      <w:bookmarkEnd w:id="112"/>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proofErr w:type="gramStart"/>
      <w:r>
        <w:rPr>
          <w:i/>
          <w:iCs/>
          <w:sz w:val="22"/>
          <w:szCs w:val="22"/>
        </w:rPr>
        <w:t>/ .</w:t>
      </w:r>
      <w:proofErr w:type="gramEnd"/>
      <w:r>
        <w:rPr>
          <w:i/>
          <w:iCs/>
          <w:sz w:val="22"/>
          <w:szCs w:val="22"/>
        </w:rPr>
        <w:t xml:space="preserve">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w:t>
      </w:r>
      <w:proofErr w:type="gramStart"/>
      <w:r>
        <w:rPr>
          <w:sz w:val="22"/>
          <w:szCs w:val="22"/>
        </w:rPr>
        <w:t>has to</w:t>
      </w:r>
      <w:proofErr w:type="gramEnd"/>
      <w:r>
        <w:rPr>
          <w:sz w:val="22"/>
          <w:szCs w:val="22"/>
        </w:rPr>
        <w:t xml:space="preserve">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113" w:name="_Toc108243113"/>
      <w:r>
        <w:t>Data reports tools</w:t>
      </w:r>
      <w:bookmarkEnd w:id="113"/>
    </w:p>
    <w:p w14:paraId="5546EDD9" w14:textId="77777777" w:rsidR="00D110D7" w:rsidRPr="00CB5305" w:rsidRDefault="00D110D7" w:rsidP="00D110D7">
      <w:pPr>
        <w:pStyle w:val="BodyText"/>
      </w:pPr>
      <w:r>
        <w:t xml:space="preserve">A set of scripts can be used to quickly generated summary statistics and figures for each mooring. These scripts can be run for stage 2 data (.use files) or stage 3 data </w:t>
      </w:r>
      <w:proofErr w:type="gramStart"/>
      <w:r>
        <w:t>(.</w:t>
      </w:r>
      <w:proofErr w:type="spellStart"/>
      <w:r>
        <w:t>microcat</w:t>
      </w:r>
      <w:proofErr w:type="spellEnd"/>
      <w:proofErr w:type="gram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proofErr w:type="gramStart"/>
      <w:r w:rsidRPr="00DE37E7">
        <w:rPr>
          <w:i/>
        </w:rPr>
        <w:t>/</w:t>
      </w:r>
      <w:r>
        <w:rPr>
          <w:i/>
        </w:rPr>
        <w:t xml:space="preserve"> .</w:t>
      </w:r>
      <w:proofErr w:type="gramEnd"/>
      <w:r>
        <w:rPr>
          <w:i/>
        </w:rPr>
        <w:t xml:space="preserve">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proofErr w:type="gramStart"/>
      <w:r w:rsidRPr="00DE37E7">
        <w:rPr>
          <w:i/>
        </w:rPr>
        <w:t>datareports</w:t>
      </w:r>
      <w:proofErr w:type="spellEnd"/>
      <w:r>
        <w:rPr>
          <w:i/>
        </w:rPr>
        <w:t xml:space="preserve"> .</w:t>
      </w:r>
      <w:proofErr w:type="gramEnd"/>
      <w:r>
        <w:rPr>
          <w:i/>
        </w:rPr>
        <w:t xml:space="preserve">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proofErr w:type="gramStart"/>
      <w:r>
        <w:rPr>
          <w:i/>
          <w:color w:val="000000" w:themeColor="text1"/>
        </w:rPr>
        <w:t>/ .</w:t>
      </w:r>
      <w:proofErr w:type="gramEnd"/>
      <w:r>
        <w:rPr>
          <w:i/>
          <w:color w:val="000000" w:themeColor="text1"/>
        </w:rPr>
        <w:t xml:space="preserve">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 xml:space="preserve">a useful wrapper script as it allows to plot time-series </w:t>
      </w:r>
      <w:proofErr w:type="gramStart"/>
      <w:r>
        <w:t>of  multiple</w:t>
      </w:r>
      <w:proofErr w:type="gramEnd"/>
      <w:r>
        <w:t xml:space="preserv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9">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31">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w:t>
      </w:r>
      <w:proofErr w:type="gramStart"/>
      <w:r w:rsidRPr="008764F1">
        <w:rPr>
          <w:i/>
        </w:rPr>
        <w:t>m</w:t>
      </w:r>
      <w:proofErr w:type="spellEnd"/>
      <w:r>
        <w:t xml:space="preserve"> .</w:t>
      </w:r>
      <w:proofErr w:type="gramEnd"/>
      <w:r>
        <w:t xml:space="preserve">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114" w:name="_Toc108243114"/>
      <w:r>
        <w:t xml:space="preserve">Export to </w:t>
      </w:r>
      <w:proofErr w:type="spellStart"/>
      <w:r>
        <w:t>oceansites</w:t>
      </w:r>
      <w:proofErr w:type="spellEnd"/>
      <w:r>
        <w:t xml:space="preserve"> format [if required]</w:t>
      </w:r>
      <w:bookmarkEnd w:id="114"/>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w:t>
      </w:r>
      <w:proofErr w:type="gramStart"/>
      <w:r>
        <w:t>Nortek  =</w:t>
      </w:r>
      <w:proofErr w:type="gramEnd"/>
      <w:r>
        <w:t xml:space="preserve">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115" w:name="_Toc108243115"/>
      <w:r>
        <w:t xml:space="preserve">Export to </w:t>
      </w:r>
      <w:proofErr w:type="spellStart"/>
      <w:r>
        <w:t>NetCDF</w:t>
      </w:r>
      <w:proofErr w:type="spellEnd"/>
      <w:r>
        <w:t xml:space="preserve"> for CLASS data working group</w:t>
      </w:r>
      <w:bookmarkEnd w:id="115"/>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proofErr w:type="gramStart"/>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proofErr w:type="gram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116" w:name="_Toc108243116"/>
      <w:r>
        <w:t>Appendix: Historical and OSNAP CTD profiles close to the moorings</w:t>
      </w:r>
      <w:bookmarkEnd w:id="116"/>
    </w:p>
    <w:p w14:paraId="6620F7B7" w14:textId="77777777" w:rsidR="0046023D" w:rsidRDefault="0046023D" w:rsidP="0046023D">
      <w:pPr>
        <w:pStyle w:val="Heading3"/>
      </w:pPr>
      <w:bookmarkStart w:id="117" w:name="_Toc108243117"/>
      <w:r>
        <w:t>RTEB1</w:t>
      </w:r>
      <w:bookmarkEnd w:id="117"/>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drawing>
                <wp:inline distT="0" distB="0" distL="0" distR="0" wp14:anchorId="76722825" wp14:editId="67E8E5EA">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118" w:name="_Toc108243118"/>
      <w:r>
        <w:t>RTWB1</w:t>
      </w:r>
      <w:bookmarkEnd w:id="11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06A44B4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drawing>
                <wp:inline distT="0" distB="0" distL="0" distR="0" wp14:anchorId="040084BB" wp14:editId="606E684D">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119" w:name="_Toc108243119"/>
      <w:r>
        <w:t>RTWB2</w:t>
      </w:r>
      <w:bookmarkEnd w:id="11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FBA12C2">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drawing>
                <wp:inline distT="0" distB="0" distL="0" distR="0" wp14:anchorId="14B24167" wp14:editId="24ADEF17">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120" w:name="_Toc108243120"/>
      <w:r>
        <w:t>RTADCP1</w:t>
      </w:r>
      <w:bookmarkEnd w:id="120"/>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5F6AF10A">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59990BEA">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015568">
      <w:headerReference w:type="default" r:id="rId40"/>
      <w:footerReference w:type="default" r:id="rId41"/>
      <w:pgSz w:w="11906" w:h="16838"/>
      <w:pgMar w:top="1693" w:right="1134" w:bottom="1693" w:left="1134" w:header="1134" w:footer="1134"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Firing, Yvonne L." w:date="2022-12-14T09:59:00Z" w:initials="FYL">
    <w:p w14:paraId="5EA23D44" w14:textId="77777777" w:rsidR="003365A2" w:rsidRDefault="008C4E49" w:rsidP="000A6910">
      <w:r>
        <w:rPr>
          <w:rStyle w:val="CommentReference"/>
        </w:rPr>
        <w:annotationRef/>
      </w:r>
      <w:r w:rsidR="003365A2">
        <w:rPr>
          <w:rFonts w:cs="Mangal"/>
          <w:sz w:val="20"/>
          <w:szCs w:val="18"/>
        </w:rPr>
        <w:t>In this paragraph/section is “osnap” pathgit from the startup file? All the output gets put in the git repo? (Not under pathosnap)?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EA23D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441D0E" w16cex:dateUtc="2022-12-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A23D44" w16cid:durableId="27441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FFED9" w14:textId="77777777" w:rsidR="00C854F0" w:rsidRDefault="00C854F0" w:rsidP="004E5A3D">
      <w:r>
        <w:separator/>
      </w:r>
    </w:p>
  </w:endnote>
  <w:endnote w:type="continuationSeparator" w:id="0">
    <w:p w14:paraId="2326AECD" w14:textId="77777777" w:rsidR="00C854F0" w:rsidRDefault="00C854F0" w:rsidP="004E5A3D">
      <w:r>
        <w:continuationSeparator/>
      </w:r>
    </w:p>
  </w:endnote>
  <w:endnote w:type="continuationNotice" w:id="1">
    <w:p w14:paraId="6925F0FC" w14:textId="77777777" w:rsidR="00C854F0" w:rsidRDefault="00C854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73DFC" w14:textId="77777777" w:rsidR="003A74E5" w:rsidRDefault="003A7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8E73D" w14:textId="77777777" w:rsidR="00C854F0" w:rsidRDefault="00C854F0" w:rsidP="004E5A3D">
      <w:r>
        <w:separator/>
      </w:r>
    </w:p>
  </w:footnote>
  <w:footnote w:type="continuationSeparator" w:id="0">
    <w:p w14:paraId="617F26D6" w14:textId="77777777" w:rsidR="00C854F0" w:rsidRDefault="00C854F0" w:rsidP="004E5A3D">
      <w:r>
        <w:continuationSeparator/>
      </w:r>
    </w:p>
  </w:footnote>
  <w:footnote w:type="continuationNotice" w:id="1">
    <w:p w14:paraId="6D9D9F40" w14:textId="77777777" w:rsidR="00C854F0" w:rsidRDefault="00C854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7A8AC" w14:textId="235E520C" w:rsidR="008648F4" w:rsidRDefault="00000000" w:rsidP="008648F4">
    <w:pPr>
      <w:pStyle w:val="Header"/>
      <w:jc w:val="center"/>
    </w:pPr>
    <w:r>
      <w:fldChar w:fldCharType="begin"/>
    </w:r>
    <w:r>
      <w:instrText xml:space="preserve"> TITLE </w:instrText>
    </w:r>
    <w:r>
      <w:fldChar w:fldCharType="separate"/>
    </w:r>
    <w:r w:rsidR="00460CE3">
      <w:t>OSNAP-CLASS mooring processing toolbox</w:t>
    </w:r>
    <w:r>
      <w:fldChar w:fldCharType="end"/>
    </w:r>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5406D0"/>
    <w:multiLevelType w:val="hybridMultilevel"/>
    <w:tmpl w:val="9E7C98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6225A3"/>
    <w:multiLevelType w:val="hybridMultilevel"/>
    <w:tmpl w:val="1A966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FE785B"/>
    <w:multiLevelType w:val="hybridMultilevel"/>
    <w:tmpl w:val="5AEEE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D2E3DA3"/>
    <w:multiLevelType w:val="hybridMultilevel"/>
    <w:tmpl w:val="9C4A6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F4716C"/>
    <w:multiLevelType w:val="hybridMultilevel"/>
    <w:tmpl w:val="371A3D1C"/>
    <w:lvl w:ilvl="0" w:tplc="11B4682E">
      <w:start w:val="1"/>
      <w:numFmt w:val="bullet"/>
      <w:lvlText w:val="-"/>
      <w:lvlJc w:val="left"/>
      <w:pPr>
        <w:ind w:left="720" w:hanging="360"/>
      </w:pPr>
      <w:rPr>
        <w:rFonts w:ascii="Liberation Serif" w:eastAsia="Droid Sans Fallback"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F27517"/>
    <w:multiLevelType w:val="hybridMultilevel"/>
    <w:tmpl w:val="6352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34"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9"/>
  </w:num>
  <w:num w:numId="3" w16cid:durableId="2117286655">
    <w:abstractNumId w:val="30"/>
  </w:num>
  <w:num w:numId="4" w16cid:durableId="1165363058">
    <w:abstractNumId w:val="25"/>
  </w:num>
  <w:num w:numId="5" w16cid:durableId="410589510">
    <w:abstractNumId w:val="33"/>
  </w:num>
  <w:num w:numId="6" w16cid:durableId="1405640274">
    <w:abstractNumId w:val="34"/>
  </w:num>
  <w:num w:numId="7" w16cid:durableId="1863007276">
    <w:abstractNumId w:val="16"/>
  </w:num>
  <w:num w:numId="8" w16cid:durableId="2068532103">
    <w:abstractNumId w:val="10"/>
  </w:num>
  <w:num w:numId="9" w16cid:durableId="202641128">
    <w:abstractNumId w:val="31"/>
  </w:num>
  <w:num w:numId="10" w16cid:durableId="2106343059">
    <w:abstractNumId w:val="13"/>
  </w:num>
  <w:num w:numId="11" w16cid:durableId="1733192326">
    <w:abstractNumId w:val="28"/>
  </w:num>
  <w:num w:numId="12" w16cid:durableId="1747222014">
    <w:abstractNumId w:val="27"/>
  </w:num>
  <w:num w:numId="13" w16cid:durableId="950552317">
    <w:abstractNumId w:val="8"/>
  </w:num>
  <w:num w:numId="14" w16cid:durableId="1464274265">
    <w:abstractNumId w:val="18"/>
  </w:num>
  <w:num w:numId="15" w16cid:durableId="1912158382">
    <w:abstractNumId w:val="24"/>
  </w:num>
  <w:num w:numId="16" w16cid:durableId="731394912">
    <w:abstractNumId w:val="17"/>
  </w:num>
  <w:num w:numId="17" w16cid:durableId="1097479859">
    <w:abstractNumId w:val="20"/>
  </w:num>
  <w:num w:numId="18" w16cid:durableId="646713388">
    <w:abstractNumId w:val="14"/>
  </w:num>
  <w:num w:numId="19" w16cid:durableId="255334388">
    <w:abstractNumId w:val="12"/>
  </w:num>
  <w:num w:numId="20" w16cid:durableId="1243759563">
    <w:abstractNumId w:val="7"/>
  </w:num>
  <w:num w:numId="21" w16cid:durableId="1322346722">
    <w:abstractNumId w:val="15"/>
  </w:num>
  <w:num w:numId="22" w16cid:durableId="1142846713">
    <w:abstractNumId w:val="19"/>
  </w:num>
  <w:num w:numId="23" w16cid:durableId="120925464">
    <w:abstractNumId w:val="3"/>
  </w:num>
  <w:num w:numId="24" w16cid:durableId="170337899">
    <w:abstractNumId w:val="6"/>
  </w:num>
  <w:num w:numId="25" w16cid:durableId="902759279">
    <w:abstractNumId w:val="4"/>
  </w:num>
  <w:num w:numId="26" w16cid:durableId="1469518892">
    <w:abstractNumId w:val="2"/>
  </w:num>
  <w:num w:numId="27" w16cid:durableId="1787039458">
    <w:abstractNumId w:val="22"/>
  </w:num>
  <w:num w:numId="28" w16cid:durableId="75564254">
    <w:abstractNumId w:val="35"/>
  </w:num>
  <w:num w:numId="29" w16cid:durableId="1283876362">
    <w:abstractNumId w:val="23"/>
  </w:num>
  <w:num w:numId="30" w16cid:durableId="177744894">
    <w:abstractNumId w:val="26"/>
  </w:num>
  <w:num w:numId="31" w16cid:durableId="494959364">
    <w:abstractNumId w:val="5"/>
  </w:num>
  <w:num w:numId="32" w16cid:durableId="355424727">
    <w:abstractNumId w:val="32"/>
  </w:num>
  <w:num w:numId="33" w16cid:durableId="624308935">
    <w:abstractNumId w:val="11"/>
  </w:num>
  <w:num w:numId="34" w16cid:durableId="1447579464">
    <w:abstractNumId w:val="21"/>
  </w:num>
  <w:num w:numId="35" w16cid:durableId="97721692">
    <w:abstractNumId w:val="29"/>
  </w:num>
  <w:num w:numId="36" w16cid:durableId="2219117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ristin Burmeister">
    <w15:presenceInfo w15:providerId="AD" w15:userId="S::SA07KB@sams.ac.uk::36ee710c-25aa-4549-8dac-543caa2d2369"/>
  </w15:person>
  <w15:person w15:author="Firing, Yvonne L.">
    <w15:presenceInfo w15:providerId="AD" w15:userId="S::yvonng@noc.ac.uk::1bd5e8f1-ff2c-41d5-ad87-c2c4c42e9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trackRevisions/>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15568"/>
    <w:rsid w:val="00020DBC"/>
    <w:rsid w:val="00027769"/>
    <w:rsid w:val="00050EA5"/>
    <w:rsid w:val="000B5139"/>
    <w:rsid w:val="000F4F2A"/>
    <w:rsid w:val="00116082"/>
    <w:rsid w:val="001433AD"/>
    <w:rsid w:val="00144868"/>
    <w:rsid w:val="001451FF"/>
    <w:rsid w:val="001705FA"/>
    <w:rsid w:val="001B1646"/>
    <w:rsid w:val="00242E4D"/>
    <w:rsid w:val="00281F5A"/>
    <w:rsid w:val="00292008"/>
    <w:rsid w:val="002935E5"/>
    <w:rsid w:val="002B3B1D"/>
    <w:rsid w:val="002C1559"/>
    <w:rsid w:val="00331839"/>
    <w:rsid w:val="003331B0"/>
    <w:rsid w:val="003365A2"/>
    <w:rsid w:val="00340387"/>
    <w:rsid w:val="003714CA"/>
    <w:rsid w:val="003924AF"/>
    <w:rsid w:val="003A74E5"/>
    <w:rsid w:val="003B71C3"/>
    <w:rsid w:val="0041601B"/>
    <w:rsid w:val="00425858"/>
    <w:rsid w:val="00426A4C"/>
    <w:rsid w:val="00445594"/>
    <w:rsid w:val="00451E7D"/>
    <w:rsid w:val="0046023D"/>
    <w:rsid w:val="00460CE3"/>
    <w:rsid w:val="0047405C"/>
    <w:rsid w:val="004833BE"/>
    <w:rsid w:val="00493A16"/>
    <w:rsid w:val="00493F38"/>
    <w:rsid w:val="004A5F1A"/>
    <w:rsid w:val="004B4A21"/>
    <w:rsid w:val="004E5A3D"/>
    <w:rsid w:val="004F52F1"/>
    <w:rsid w:val="00510EFD"/>
    <w:rsid w:val="00523D03"/>
    <w:rsid w:val="00525514"/>
    <w:rsid w:val="00531F65"/>
    <w:rsid w:val="005400A9"/>
    <w:rsid w:val="0054381D"/>
    <w:rsid w:val="00557F8E"/>
    <w:rsid w:val="00562E1A"/>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8C4E49"/>
    <w:rsid w:val="009176D3"/>
    <w:rsid w:val="00921B4C"/>
    <w:rsid w:val="009349FE"/>
    <w:rsid w:val="0093791F"/>
    <w:rsid w:val="00942714"/>
    <w:rsid w:val="00954774"/>
    <w:rsid w:val="009622A2"/>
    <w:rsid w:val="00996743"/>
    <w:rsid w:val="009C4F01"/>
    <w:rsid w:val="009C7FC6"/>
    <w:rsid w:val="009D1017"/>
    <w:rsid w:val="009E70F2"/>
    <w:rsid w:val="00A24F44"/>
    <w:rsid w:val="00A2557B"/>
    <w:rsid w:val="00A34F50"/>
    <w:rsid w:val="00A62182"/>
    <w:rsid w:val="00A76435"/>
    <w:rsid w:val="00A77F9D"/>
    <w:rsid w:val="00A862CB"/>
    <w:rsid w:val="00A86F7F"/>
    <w:rsid w:val="00AF39BE"/>
    <w:rsid w:val="00B12417"/>
    <w:rsid w:val="00B23AD4"/>
    <w:rsid w:val="00B30762"/>
    <w:rsid w:val="00B40296"/>
    <w:rsid w:val="00B56D71"/>
    <w:rsid w:val="00B7382B"/>
    <w:rsid w:val="00B74AF9"/>
    <w:rsid w:val="00BE202E"/>
    <w:rsid w:val="00BE22D7"/>
    <w:rsid w:val="00C6233B"/>
    <w:rsid w:val="00C850C3"/>
    <w:rsid w:val="00C854F0"/>
    <w:rsid w:val="00C90547"/>
    <w:rsid w:val="00CB230D"/>
    <w:rsid w:val="00D110D7"/>
    <w:rsid w:val="00D21843"/>
    <w:rsid w:val="00D53A40"/>
    <w:rsid w:val="00D5510E"/>
    <w:rsid w:val="00DB6415"/>
    <w:rsid w:val="00DC659C"/>
    <w:rsid w:val="00DE4686"/>
    <w:rsid w:val="00E01521"/>
    <w:rsid w:val="00E02D3A"/>
    <w:rsid w:val="00E51C97"/>
    <w:rsid w:val="00E74257"/>
    <w:rsid w:val="00E9591D"/>
    <w:rsid w:val="00EA2325"/>
    <w:rsid w:val="00EC0212"/>
    <w:rsid w:val="00EC6BCD"/>
    <w:rsid w:val="00F06D24"/>
    <w:rsid w:val="00F133E5"/>
    <w:rsid w:val="00F2430C"/>
    <w:rsid w:val="00F4196A"/>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 w:type="paragraph" w:styleId="Revision">
    <w:name w:val="Revision"/>
    <w:hidden/>
    <w:uiPriority w:val="99"/>
    <w:semiHidden/>
    <w:rsid w:val="003924AF"/>
    <w:pPr>
      <w:spacing w:after="0" w:line="240" w:lineRule="auto"/>
    </w:pPr>
    <w:rPr>
      <w:rFonts w:ascii="Liberation Serif" w:eastAsia="Droid Sans Fallback" w:hAnsi="Liberation Serif" w:cs="Mangal"/>
      <w:sz w:val="24"/>
      <w:szCs w:val="21"/>
      <w:lang w:eastAsia="zh-CN" w:bidi="hi-IN"/>
    </w:rPr>
  </w:style>
  <w:style w:type="character" w:styleId="CommentReference">
    <w:name w:val="annotation reference"/>
    <w:basedOn w:val="DefaultParagraphFont"/>
    <w:uiPriority w:val="99"/>
    <w:semiHidden/>
    <w:unhideWhenUsed/>
    <w:rsid w:val="008C4E49"/>
    <w:rPr>
      <w:sz w:val="16"/>
      <w:szCs w:val="16"/>
    </w:rPr>
  </w:style>
  <w:style w:type="paragraph" w:styleId="CommentText">
    <w:name w:val="annotation text"/>
    <w:basedOn w:val="Normal"/>
    <w:link w:val="CommentTextChar"/>
    <w:uiPriority w:val="99"/>
    <w:semiHidden/>
    <w:unhideWhenUsed/>
    <w:rsid w:val="008C4E49"/>
    <w:rPr>
      <w:rFonts w:cs="Mangal"/>
      <w:sz w:val="20"/>
      <w:szCs w:val="18"/>
    </w:rPr>
  </w:style>
  <w:style w:type="character" w:customStyle="1" w:styleId="CommentTextChar">
    <w:name w:val="Comment Text Char"/>
    <w:basedOn w:val="DefaultParagraphFont"/>
    <w:link w:val="CommentText"/>
    <w:uiPriority w:val="99"/>
    <w:semiHidden/>
    <w:rsid w:val="008C4E49"/>
    <w:rPr>
      <w:rFonts w:ascii="Liberation Serif" w:eastAsia="Droid Sans Fallback"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8C4E49"/>
    <w:rPr>
      <w:b/>
      <w:bCs/>
    </w:rPr>
  </w:style>
  <w:style w:type="character" w:customStyle="1" w:styleId="CommentSubjectChar">
    <w:name w:val="Comment Subject Char"/>
    <w:basedOn w:val="CommentTextChar"/>
    <w:link w:val="CommentSubject"/>
    <w:uiPriority w:val="99"/>
    <w:semiHidden/>
    <w:rsid w:val="008C4E49"/>
    <w:rPr>
      <w:rFonts w:ascii="Liberation Serif" w:eastAsia="Droid Sans Fallback" w:hAnsi="Liberation Serif" w:cs="Mangal"/>
      <w:b/>
      <w:bCs/>
      <w:sz w:val="20"/>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microsoft.com/office/2011/relationships/commentsExtended" Target="commentsExtended.xml"/><Relationship Id="rId39" Type="http://schemas.openxmlformats.org/officeDocument/2006/relationships/image" Target="media/image16.png"/><Relationship Id="rId21" Type="http://schemas.openxmlformats.org/officeDocument/2006/relationships/hyperlink" Target="https://www.asmeurer.com/git-workflow/"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20" Type="http://schemas.openxmlformats.org/officeDocument/2006/relationships/image" Target="media/image7.png"/><Relationship Id="rId29" Type="http://schemas.openxmlformats.org/officeDocument/2006/relationships/image" Target="media/image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houpert/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settings" Target="settings.xml"/><Relationship Id="rId23" Type="http://schemas.openxmlformats.org/officeDocument/2006/relationships/hyperlink" Target="https://gist.github.com/lhoupert/01daa22e0b2a4171c20a291df14e661b" TargetMode="External"/><Relationship Id="rId28" Type="http://schemas.microsoft.com/office/2018/08/relationships/commentsExtensible" Target="commentsExtensible.xml"/><Relationship Id="rId36" Type="http://schemas.openxmlformats.org/officeDocument/2006/relationships/image" Target="media/image13.png"/><Relationship Id="rId10" Type="http://schemas.openxmlformats.org/officeDocument/2006/relationships/hyperlink" Target="https://mobaxterm.mobatek.net" TargetMode="External"/><Relationship Id="rId19"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scm.com/book/en/v2/Getting-Started-Installing-Git" TargetMode="External"/><Relationship Id="rId22" Type="http://schemas.openxmlformats.org/officeDocument/2006/relationships/hyperlink" Target="https://git-scm.com/docs/giteveryday" TargetMode="External"/><Relationship Id="rId27" Type="http://schemas.microsoft.com/office/2016/09/relationships/commentsIds" Target="commentsIds.xml"/><Relationship Id="rId30" Type="http://schemas.openxmlformats.org/officeDocument/2006/relationships/image" Target="media/image6.png"/><Relationship Id="rId35" Type="http://schemas.openxmlformats.org/officeDocument/2006/relationships/image" Target="media/image12.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Kristin.burmeister@sams.ac.uk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33</Pages>
  <Words>6893</Words>
  <Characters>39292</Characters>
  <Application>Microsoft Office Word</Application>
  <DocSecurity>0</DocSecurity>
  <Lines>327</Lines>
  <Paragraphs>92</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m_moorproc_toolbox</vt:lpstr>
      <vt:lpstr>Setup and version control</vt:lpstr>
      <vt:lpstr>    Git</vt:lpstr>
      <vt:lpstr>        Updating the master branch with latest cruise branch</vt:lpstr>
      <vt:lpstr>        Working on board</vt:lpstr>
      <vt:lpstr>        Housekeeping</vt:lpstr>
      <vt:lpstr>        Git setup</vt:lpstr>
      <vt:lpstr>        Check the local and remote branches</vt:lpstr>
      <vt:lpstr>        Making changes</vt:lpstr>
      <vt:lpstr>        Push changes on the original remote repository</vt:lpstr>
      <vt:lpstr>        More on Git</vt:lpstr>
      <vt:lpstr>    Setup and run locally</vt:lpstr>
      <vt:lpstr>        Get the most recent version of the toolbox</vt:lpstr>
      <vt:lpstr>        Create a branch for your development </vt:lpstr>
      <vt:lpstr>        Set up the toolbox in your matlab path</vt:lpstr>
      <vt:lpstr>Real-time and delayed-time processing of microCAT data</vt:lpstr>
      <vt:lpstr>    Introduction</vt:lpstr>
      <vt:lpstr>    Set up directory structure</vt:lpstr>
      <vt:lpstr>        Processing scripts:</vt:lpstr>
      <vt:lpstr>        Shipboard calibration files</vt:lpstr>
      <vt:lpstr>    Processing of the moored microcat</vt:lpstr>
      <vt:lpstr>    Lowered microcat processing after the shipboard calibration casts</vt:lpstr>
      <vt:lpstr>    Delayed mode processing of the microcat data.</vt:lpstr>
      <vt:lpstr>        Set-up metadata files</vt:lpstr>
      <vt:lpstr>        Calculation of accurate nominal depth of the mooring instruments, update of the </vt:lpstr>
      <vt:lpstr>        Calculation of the pre- or post- deployment conductivity and temperature calibra</vt:lpstr>
      <vt:lpstr>        Gridding of the data: creation of a lowpass filtered, regular gridded data set.</vt:lpstr>
      <vt:lpstr>        merging of the several years of deployment (and if necessary moorings) </vt:lpstr>
      <vt:lpstr>Processing of moored current meter and ADCP data</vt:lpstr>
      <vt:lpstr>    Introduction</vt:lpstr>
      <vt:lpstr>    Nortek current meter data processing</vt:lpstr>
      <vt:lpstr>        Stage0 – Data Download (done during the cruise $CRUISE)</vt:lpstr>
      <vt:lpstr>        Stage1 – Conversion to standard RDB format and basic statistics</vt:lpstr>
      <vt:lpstr>        Stage2 – Trimming of data, summary plots</vt:lpstr>
      <vt:lpstr>        Stage3 – Data editing, speed of sound correction, magnetic declination correctio</vt:lpstr>
      <vt:lpstr>        Stage 4 – Data gridding of individual deployment</vt:lpstr>
      <vt:lpstr>DeepSeapHOx Data Processing </vt:lpstr>
      <vt:lpstr>    Stage 0 – Data Download </vt:lpstr>
      <vt:lpstr>    Stage 1 – Conversion to standard RDB format </vt:lpstr>
      <vt:lpstr>Data reports tools</vt:lpstr>
      <vt:lpstr>Export to oceansites format [if required]</vt:lpstr>
      <vt:lpstr>Export to NetCDF for CLASS data working group</vt:lpstr>
      <vt:lpstr>Appendix: Historical and OSNAP CTD profiles close to the moorings</vt:lpstr>
      <vt:lpstr>        RTEB1</vt:lpstr>
      <vt:lpstr>        RTWB1</vt:lpstr>
      <vt:lpstr>        RTWB2</vt:lpstr>
      <vt:lpstr>        RTADCP1</vt:lpstr>
    </vt:vector>
  </TitlesOfParts>
  <Company/>
  <LinksUpToDate>false</LinksUpToDate>
  <CharactersWithSpaces>46093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Kristin Burmeister</cp:lastModifiedBy>
  <cp:revision>2</cp:revision>
  <cp:lastPrinted>2021-01-13T15:20:00Z</cp:lastPrinted>
  <dcterms:created xsi:type="dcterms:W3CDTF">2021-01-21T15:15:00Z</dcterms:created>
  <dcterms:modified xsi:type="dcterms:W3CDTF">2024-05-14T10:00:00Z</dcterms:modified>
</cp:coreProperties>
</file>