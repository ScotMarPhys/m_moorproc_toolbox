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DC8471" w14:textId="77777777" w:rsidR="00F36284" w:rsidRDefault="0092631C">
      <w:pPr>
        <w:rPr>
          <w:ins w:id="0" w:author="Tiago Segabinazzi Dotto" w:date="2024-11-05T15:23:00Z" w16du:dateUtc="2024-11-05T15:23:00Z"/>
        </w:rPr>
      </w:pPr>
      <w:commentRangeStart w:id="1"/>
      <w:commentRangeEnd w:id="1"/>
      <w:r>
        <w:rPr>
          <w:rStyle w:val="CommentReference"/>
          <w:rFonts w:cs="Mangal"/>
        </w:rPr>
        <w:commentReference w:id="1"/>
      </w:r>
    </w:p>
    <w:sdt>
      <w:sdtPr>
        <w:id w:val="-376249430"/>
        <w:docPartObj>
          <w:docPartGallery w:val="Cover Pages"/>
          <w:docPartUnique/>
        </w:docPartObj>
      </w:sdtPr>
      <w:sdtContent>
        <w:p w14:paraId="56AD4C08" w14:textId="6615F81E" w:rsidR="004E5A3D" w:rsidRDefault="004E5A3D">
          <w:r>
            <w:rPr>
              <w:noProof/>
            </w:rPr>
            <mc:AlternateContent>
              <mc:Choice Requires="wps">
                <w:drawing>
                  <wp:anchor distT="0" distB="0" distL="114300" distR="114300" simplePos="0" relativeHeight="251656192" behindDoc="0" locked="0" layoutInCell="1" allowOverlap="1" wp14:anchorId="16570B76" wp14:editId="1D23A782">
                    <wp:simplePos x="0" y="0"/>
                    <wp:positionH relativeFrom="margin">
                      <wp:align>center</wp:align>
                    </wp:positionH>
                    <wp:positionV relativeFrom="page">
                      <wp:posOffset>226060</wp:posOffset>
                    </wp:positionV>
                    <wp:extent cx="7315200" cy="3638550"/>
                    <wp:effectExtent l="0" t="0" r="0" b="508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8D5F2F6" w14:textId="47CAE04B" w:rsidR="00460CE3" w:rsidRDefault="00000000">
                                <w:pPr>
                                  <w:jc w:val="right"/>
                                  <w:rPr>
                                    <w:color w:val="4472C4" w:themeColor="accent1"/>
                                    <w:sz w:val="64"/>
                                    <w:szCs w:val="64"/>
                                  </w:rPr>
                                </w:pPr>
                                <w:sdt>
                                  <w:sdtPr>
                                    <w:rPr>
                                      <w:caps/>
                                      <w:color w:val="4472C4" w:themeColor="accent1"/>
                                      <w:sz w:val="56"/>
                                      <w:szCs w:val="56"/>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2B3B1D" w:rsidRPr="002B3B1D">
                                      <w:rPr>
                                        <w:caps/>
                                        <w:color w:val="4472C4" w:themeColor="accent1"/>
                                        <w:sz w:val="56"/>
                                        <w:szCs w:val="56"/>
                                      </w:rPr>
                                      <w:t>m_moorproc_toolbox</w:t>
                                    </w:r>
                                  </w:sdtContent>
                                </w:sdt>
                              </w:p>
                              <w:p w14:paraId="2C0F49C1" w14:textId="3C8C44C8" w:rsidR="00A862CB" w:rsidRDefault="00A1148B" w:rsidP="00A862CB">
                                <w:pPr>
                                  <w:jc w:val="right"/>
                                  <w:rPr>
                                    <w:b/>
                                    <w:bCs/>
                                    <w:caps/>
                                    <w:color w:val="4472C4" w:themeColor="accent1"/>
                                    <w:sz w:val="40"/>
                                    <w:szCs w:val="40"/>
                                  </w:rPr>
                                </w:pPr>
                                <w:r>
                                  <w:rPr>
                                    <w:b/>
                                    <w:bCs/>
                                    <w:caps/>
                                    <w:color w:val="4472C4" w:themeColor="accent1"/>
                                    <w:sz w:val="40"/>
                                    <w:szCs w:val="40"/>
                                  </w:rPr>
                                  <w:t xml:space="preserve">As Used on UK </w:t>
                                </w:r>
                                <w:r w:rsidR="002B3B1D" w:rsidRPr="002B3B1D">
                                  <w:rPr>
                                    <w:b/>
                                    <w:bCs/>
                                    <w:caps/>
                                    <w:color w:val="4472C4" w:themeColor="accent1"/>
                                    <w:sz w:val="40"/>
                                    <w:szCs w:val="40"/>
                                  </w:rPr>
                                  <w:t>OSNAP</w:t>
                                </w:r>
                              </w:p>
                              <w:p w14:paraId="52DDE70B" w14:textId="62118AE8" w:rsidR="00A862CB" w:rsidRDefault="00A862CB" w:rsidP="00A862CB">
                                <w:pPr>
                                  <w:jc w:val="right"/>
                                  <w:rPr>
                                    <w:b/>
                                    <w:bCs/>
                                    <w:caps/>
                                    <w:color w:val="4472C4" w:themeColor="accent1"/>
                                    <w:sz w:val="40"/>
                                    <w:szCs w:val="40"/>
                                  </w:rPr>
                                </w:pPr>
                              </w:p>
                              <w:p w14:paraId="35D4D433" w14:textId="4885C5E6" w:rsidR="00A862CB" w:rsidRPr="00F36284" w:rsidRDefault="00A862CB" w:rsidP="00A862CB">
                                <w:pPr>
                                  <w:jc w:val="right"/>
                                  <w:rPr>
                                    <w:b/>
                                    <w:caps/>
                                    <w:color w:val="4472C4" w:themeColor="accent1"/>
                                    <w:sz w:val="40"/>
                                  </w:rPr>
                                </w:pPr>
                                <w:r>
                                  <w:rPr>
                                    <w:b/>
                                    <w:bCs/>
                                    <w:caps/>
                                    <w:color w:val="4472C4" w:themeColor="accent1"/>
                                    <w:sz w:val="40"/>
                                    <w:szCs w:val="40"/>
                                  </w:rPr>
                                  <w:t xml:space="preserve">Please note: this Document is </w:t>
                                </w:r>
                                <w:r w:rsidR="00A76435">
                                  <w:rPr>
                                    <w:b/>
                                    <w:bCs/>
                                    <w:caps/>
                                    <w:color w:val="4472C4" w:themeColor="accent1"/>
                                    <w:sz w:val="40"/>
                                    <w:szCs w:val="40"/>
                                  </w:rPr>
                                  <w:t>a Li</w:t>
                                </w:r>
                                <w:r w:rsidR="00A55177">
                                  <w:rPr>
                                    <w:b/>
                                    <w:bCs/>
                                    <w:caps/>
                                    <w:color w:val="4472C4" w:themeColor="accent1"/>
                                    <w:sz w:val="40"/>
                                    <w:szCs w:val="40"/>
                                  </w:rPr>
                                  <w:t>V</w:t>
                                </w:r>
                                <w:r w:rsidR="00A76435">
                                  <w:rPr>
                                    <w:b/>
                                    <w:bCs/>
                                    <w:caps/>
                                    <w:color w:val="4472C4" w:themeColor="accent1"/>
                                    <w:sz w:val="40"/>
                                    <w:szCs w:val="40"/>
                                  </w:rPr>
                                  <w:t>e Document</w:t>
                                </w:r>
                                <w:r>
                                  <w:rPr>
                                    <w:b/>
                                    <w:bCs/>
                                    <w:caps/>
                                    <w:color w:val="4472C4" w:themeColor="accent1"/>
                                    <w:sz w:val="40"/>
                                    <w:szCs w:val="40"/>
                                  </w:rPr>
                                  <w:t xml:space="preserve"> and m</w:t>
                                </w:r>
                                <w:r w:rsidR="00A1148B">
                                  <w:rPr>
                                    <w:b/>
                                    <w:bCs/>
                                    <w:caps/>
                                    <w:color w:val="4472C4" w:themeColor="accent1"/>
                                    <w:sz w:val="40"/>
                                    <w:szCs w:val="40"/>
                                  </w:rPr>
                                  <w:t>ay lag behind</w:t>
                                </w:r>
                                <w:r>
                                  <w:rPr>
                                    <w:b/>
                                    <w:bCs/>
                                    <w:caps/>
                                    <w:color w:val="4472C4" w:themeColor="accent1"/>
                                    <w:sz w:val="40"/>
                                    <w:szCs w:val="40"/>
                                  </w:rPr>
                                  <w:t xml:space="preserve"> </w:t>
                                </w:r>
                                <w:r w:rsidR="00A76435">
                                  <w:rPr>
                                    <w:b/>
                                    <w:bCs/>
                                    <w:caps/>
                                    <w:color w:val="4472C4" w:themeColor="accent1"/>
                                    <w:sz w:val="40"/>
                                    <w:szCs w:val="40"/>
                                  </w:rPr>
                                  <w:t xml:space="preserve">changes </w:t>
                                </w:r>
                                <w:r w:rsidR="00A1148B">
                                  <w:rPr>
                                    <w:b/>
                                    <w:bCs/>
                                    <w:caps/>
                                    <w:color w:val="4472C4" w:themeColor="accent1"/>
                                    <w:sz w:val="40"/>
                                    <w:szCs w:val="40"/>
                                  </w:rPr>
                                  <w:t>to</w:t>
                                </w:r>
                                <w:r w:rsidR="00A76435">
                                  <w:rPr>
                                    <w:b/>
                                    <w:bCs/>
                                    <w:caps/>
                                    <w:color w:val="4472C4" w:themeColor="accent1"/>
                                    <w:sz w:val="40"/>
                                    <w:szCs w:val="40"/>
                                  </w:rPr>
                                  <w:t xml:space="preserve"> the toolbox</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6570B76" id="_x0000_t202" coordsize="21600,21600" o:spt="202" path="m,l,21600r21600,l21600,xe">
                    <v:stroke joinstyle="miter"/>
                    <v:path gradientshapeok="t" o:connecttype="rect"/>
                  </v:shapetype>
                  <v:shape id="Text Box 154" o:spid="_x0000_s1026" type="#_x0000_t202" style="position:absolute;margin-left:0;margin-top:17.8pt;width:8in;height:286.5pt;z-index:251656192;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" filled="f" stroked="f" strokeweight=".5pt">
                    <v:textbox inset="126pt,0,54pt,0">
                      <w:txbxContent>
                        <w:p w14:paraId="58D5F2F6" w14:textId="47CAE04B" w:rsidR="00460CE3" w:rsidRDefault="00000000">
                          <w:pPr>
                            <w:jc w:val="right"/>
                            <w:rPr>
                              <w:color w:val="4472C4" w:themeColor="accent1"/>
                              <w:sz w:val="64"/>
                              <w:szCs w:val="64"/>
                            </w:rPr>
                          </w:pPr>
                          <w:sdt>
                            <w:sdtPr>
                              <w:rPr>
                                <w:caps/>
                                <w:color w:val="4472C4" w:themeColor="accent1"/>
                                <w:sz w:val="56"/>
                                <w:szCs w:val="56"/>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2B3B1D" w:rsidRPr="002B3B1D">
                                <w:rPr>
                                  <w:caps/>
                                  <w:color w:val="4472C4" w:themeColor="accent1"/>
                                  <w:sz w:val="56"/>
                                  <w:szCs w:val="56"/>
                                </w:rPr>
                                <w:t>m_moorproc_toolbox</w:t>
                              </w:r>
                            </w:sdtContent>
                          </w:sdt>
                        </w:p>
                        <w:p w14:paraId="2C0F49C1" w14:textId="3C8C44C8" w:rsidR="00A862CB" w:rsidRDefault="00A1148B" w:rsidP="00A862CB">
                          <w:pPr>
                            <w:jc w:val="right"/>
                            <w:rPr>
                              <w:b/>
                              <w:bCs/>
                              <w:caps/>
                              <w:color w:val="4472C4" w:themeColor="accent1"/>
                              <w:sz w:val="40"/>
                              <w:szCs w:val="40"/>
                            </w:rPr>
                          </w:pPr>
                          <w:r>
                            <w:rPr>
                              <w:b/>
                              <w:bCs/>
                              <w:caps/>
                              <w:color w:val="4472C4" w:themeColor="accent1"/>
                              <w:sz w:val="40"/>
                              <w:szCs w:val="40"/>
                            </w:rPr>
                            <w:t xml:space="preserve">As Used on UK </w:t>
                          </w:r>
                          <w:r w:rsidR="002B3B1D" w:rsidRPr="002B3B1D">
                            <w:rPr>
                              <w:b/>
                              <w:bCs/>
                              <w:caps/>
                              <w:color w:val="4472C4" w:themeColor="accent1"/>
                              <w:sz w:val="40"/>
                              <w:szCs w:val="40"/>
                            </w:rPr>
                            <w:t>OSNAP</w:t>
                          </w:r>
                        </w:p>
                        <w:p w14:paraId="52DDE70B" w14:textId="62118AE8" w:rsidR="00A862CB" w:rsidRDefault="00A862CB" w:rsidP="00A862CB">
                          <w:pPr>
                            <w:jc w:val="right"/>
                            <w:rPr>
                              <w:b/>
                              <w:bCs/>
                              <w:caps/>
                              <w:color w:val="4472C4" w:themeColor="accent1"/>
                              <w:sz w:val="40"/>
                              <w:szCs w:val="40"/>
                            </w:rPr>
                          </w:pPr>
                        </w:p>
                        <w:p w14:paraId="35D4D433" w14:textId="4885C5E6" w:rsidR="00A862CB" w:rsidRPr="00F36284" w:rsidRDefault="00A862CB" w:rsidP="00A862CB">
                          <w:pPr>
                            <w:jc w:val="right"/>
                            <w:rPr>
                              <w:b/>
                              <w:caps/>
                              <w:color w:val="4472C4" w:themeColor="accent1"/>
                              <w:sz w:val="40"/>
                            </w:rPr>
                          </w:pPr>
                          <w:r>
                            <w:rPr>
                              <w:b/>
                              <w:bCs/>
                              <w:caps/>
                              <w:color w:val="4472C4" w:themeColor="accent1"/>
                              <w:sz w:val="40"/>
                              <w:szCs w:val="40"/>
                            </w:rPr>
                            <w:t xml:space="preserve">Please note: this Document is </w:t>
                          </w:r>
                          <w:r w:rsidR="00A76435">
                            <w:rPr>
                              <w:b/>
                              <w:bCs/>
                              <w:caps/>
                              <w:color w:val="4472C4" w:themeColor="accent1"/>
                              <w:sz w:val="40"/>
                              <w:szCs w:val="40"/>
                            </w:rPr>
                            <w:t>a Li</w:t>
                          </w:r>
                          <w:r w:rsidR="00A55177">
                            <w:rPr>
                              <w:b/>
                              <w:bCs/>
                              <w:caps/>
                              <w:color w:val="4472C4" w:themeColor="accent1"/>
                              <w:sz w:val="40"/>
                              <w:szCs w:val="40"/>
                            </w:rPr>
                            <w:t>V</w:t>
                          </w:r>
                          <w:r w:rsidR="00A76435">
                            <w:rPr>
                              <w:b/>
                              <w:bCs/>
                              <w:caps/>
                              <w:color w:val="4472C4" w:themeColor="accent1"/>
                              <w:sz w:val="40"/>
                              <w:szCs w:val="40"/>
                            </w:rPr>
                            <w:t>e Document</w:t>
                          </w:r>
                          <w:r>
                            <w:rPr>
                              <w:b/>
                              <w:bCs/>
                              <w:caps/>
                              <w:color w:val="4472C4" w:themeColor="accent1"/>
                              <w:sz w:val="40"/>
                              <w:szCs w:val="40"/>
                            </w:rPr>
                            <w:t xml:space="preserve"> and m</w:t>
                          </w:r>
                          <w:r w:rsidR="00A1148B">
                            <w:rPr>
                              <w:b/>
                              <w:bCs/>
                              <w:caps/>
                              <w:color w:val="4472C4" w:themeColor="accent1"/>
                              <w:sz w:val="40"/>
                              <w:szCs w:val="40"/>
                            </w:rPr>
                            <w:t>ay lag behind</w:t>
                          </w:r>
                          <w:r>
                            <w:rPr>
                              <w:b/>
                              <w:bCs/>
                              <w:caps/>
                              <w:color w:val="4472C4" w:themeColor="accent1"/>
                              <w:sz w:val="40"/>
                              <w:szCs w:val="40"/>
                            </w:rPr>
                            <w:t xml:space="preserve"> </w:t>
                          </w:r>
                          <w:r w:rsidR="00A76435">
                            <w:rPr>
                              <w:b/>
                              <w:bCs/>
                              <w:caps/>
                              <w:color w:val="4472C4" w:themeColor="accent1"/>
                              <w:sz w:val="40"/>
                              <w:szCs w:val="40"/>
                            </w:rPr>
                            <w:t xml:space="preserve">changes </w:t>
                          </w:r>
                          <w:r w:rsidR="00A1148B">
                            <w:rPr>
                              <w:b/>
                              <w:bCs/>
                              <w:caps/>
                              <w:color w:val="4472C4" w:themeColor="accent1"/>
                              <w:sz w:val="40"/>
                              <w:szCs w:val="40"/>
                            </w:rPr>
                            <w:t>to</w:t>
                          </w:r>
                          <w:r w:rsidR="00A76435">
                            <w:rPr>
                              <w:b/>
                              <w:bCs/>
                              <w:caps/>
                              <w:color w:val="4472C4" w:themeColor="accent1"/>
                              <w:sz w:val="40"/>
                              <w:szCs w:val="40"/>
                            </w:rPr>
                            <w:t xml:space="preserve"> the toolbox</w:t>
                          </w:r>
                        </w:p>
                      </w:txbxContent>
                    </v:textbox>
                    <w10:wrap type="square" anchorx="margin" anchory="page"/>
                  </v:shape>
                </w:pict>
              </mc:Fallback>
            </mc:AlternateContent>
          </w:r>
          <w:r>
            <w:rPr>
              <w:noProof/>
            </w:rPr>
            <mc:AlternateContent>
              <mc:Choice Requires="wps">
                <w:drawing>
                  <wp:anchor distT="0" distB="0" distL="114300" distR="114300" simplePos="0" relativeHeight="251657216" behindDoc="0" locked="0" layoutInCell="1" allowOverlap="1" wp14:anchorId="6744D274" wp14:editId="7BDDE803">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55C7EC0" w14:textId="46A6D193" w:rsidR="00460CE3" w:rsidRDefault="002B3B1D">
                                <w:pPr>
                                  <w:pStyle w:val="NoSpacing"/>
                                  <w:jc w:val="right"/>
                                  <w:rPr>
                                    <w:color w:val="595959" w:themeColor="text1" w:themeTint="A6"/>
                                    <w:sz w:val="18"/>
                                    <w:szCs w:val="18"/>
                                  </w:rPr>
                                </w:pPr>
                                <w:r>
                                  <w:t xml:space="preserve">Lewis Drysdale, Loic </w:t>
                                </w:r>
                                <w:proofErr w:type="spellStart"/>
                                <w:r>
                                  <w:t>Houpert</w:t>
                                </w:r>
                                <w:proofErr w:type="spellEnd"/>
                                <w:r>
                                  <w:t>, Sam Jones</w:t>
                                </w:r>
                                <w:r w:rsidR="00A76435">
                                  <w:t>, Kristin Burmeister, Yvonne Firing</w:t>
                                </w:r>
                              </w:p>
                              <w:p w14:paraId="5F6EFEA4" w14:textId="1A192445" w:rsidR="00460CE3"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A76435">
                                      <w:rPr>
                                        <w:color w:val="595959" w:themeColor="text1" w:themeTint="A6"/>
                                        <w:sz w:val="18"/>
                                        <w:szCs w:val="18"/>
                                      </w:rPr>
                                      <w:t>Kristin.burmeister@sams.ac.uk</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6744D274" id="Text Box 152" o:spid="_x0000_s1027" type="#_x0000_t202" style="position:absolute;margin-left:0;margin-top:0;width:8in;height:1in;z-index:251657216;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" filled="f" stroked="f" strokeweight=".5pt">
                    <v:textbox inset="126pt,0,54pt,0">
                      <w:txbxContent>
                        <w:p w14:paraId="355C7EC0" w14:textId="46A6D193" w:rsidR="00460CE3" w:rsidRDefault="002B3B1D">
                          <w:pPr>
                            <w:pStyle w:val="NoSpacing"/>
                            <w:jc w:val="right"/>
                            <w:rPr>
                              <w:color w:val="595959" w:themeColor="text1" w:themeTint="A6"/>
                              <w:sz w:val="18"/>
                              <w:szCs w:val="18"/>
                            </w:rPr>
                          </w:pPr>
                          <w:r>
                            <w:t xml:space="preserve">Lewis Drysdale, Loic </w:t>
                          </w:r>
                          <w:proofErr w:type="spellStart"/>
                          <w:r>
                            <w:t>Houpert</w:t>
                          </w:r>
                          <w:proofErr w:type="spellEnd"/>
                          <w:r>
                            <w:t>, Sam Jones</w:t>
                          </w:r>
                          <w:r w:rsidR="00A76435">
                            <w:t>, Kristin Burmeister, Yvonne Firing</w:t>
                          </w:r>
                        </w:p>
                        <w:p w14:paraId="5F6EFEA4" w14:textId="1A192445" w:rsidR="00460CE3"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A76435">
                                <w:rPr>
                                  <w:color w:val="595959" w:themeColor="text1" w:themeTint="A6"/>
                                  <w:sz w:val="18"/>
                                  <w:szCs w:val="18"/>
                                </w:rPr>
                                <w:t>Kristin.burmeister@sams.ac.uk</w:t>
                              </w:r>
                            </w:sdtContent>
                          </w:sdt>
                        </w:p>
                      </w:txbxContent>
                    </v:textbox>
                    <w10:wrap type="square" anchorx="page" anchory="page"/>
                  </v:shape>
                </w:pict>
              </mc:Fallback>
            </mc:AlternateContent>
          </w:r>
        </w:p>
        <w:p w14:paraId="65184682" w14:textId="4DA13ABA" w:rsidR="004E5A3D" w:rsidRDefault="004E5A3D">
          <w:pPr>
            <w:widowControl/>
            <w:suppressAutoHyphens w:val="0"/>
            <w:spacing w:after="160" w:line="259" w:lineRule="auto"/>
            <w:rPr>
              <w:rFonts w:asciiTheme="majorHAnsi" w:eastAsiaTheme="majorEastAsia" w:hAnsiTheme="majorHAnsi" w:cstheme="majorBidi"/>
              <w:color w:val="2F5496" w:themeColor="accent1" w:themeShade="BF"/>
              <w:sz w:val="32"/>
              <w:szCs w:val="32"/>
              <w:lang w:val="en-US" w:eastAsia="en-US" w:bidi="ar-SA"/>
            </w:rPr>
          </w:pPr>
          <w:r>
            <w:br w:type="page"/>
          </w:r>
        </w:p>
      </w:sdtContent>
    </w:sdt>
    <w:sdt>
      <w:sdtPr>
        <w:rPr>
          <w:rFonts w:ascii="Liberation Serif" w:eastAsia="Droid Sans Fallback" w:hAnsi="Liberation Serif" w:cs="FreeSans"/>
          <w:color w:val="auto"/>
          <w:sz w:val="24"/>
          <w:szCs w:val="24"/>
          <w:lang w:val="en-GB" w:eastAsia="zh-CN" w:bidi="hi-IN"/>
        </w:rPr>
        <w:id w:val="-375383162"/>
        <w:docPartObj>
          <w:docPartGallery w:val="Table of Contents"/>
          <w:docPartUnique/>
        </w:docPartObj>
      </w:sdtPr>
      <w:sdtEndPr>
        <w:rPr>
          <w:b/>
          <w:bCs/>
          <w:noProof/>
        </w:rPr>
      </w:sdtEndPr>
      <w:sdtContent>
        <w:customXmlInsRangeStart w:id="2" w:author="Yvonne Firing" w:date="2024-11-05T15:23:00Z"/>
        <w:sdt>
          <w:sdtPr>
            <w:rPr>
              <w:rFonts w:ascii="Liberation Serif" w:eastAsia="Droid Sans Fallback" w:hAnsi="Liberation Serif" w:cs="FreeSans"/>
              <w:color w:val="auto"/>
              <w:sz w:val="24"/>
              <w:szCs w:val="24"/>
              <w:lang w:val="en-GB" w:eastAsia="zh-CN" w:bidi="hi-IN"/>
            </w:rPr>
            <w:id w:val="-1777407603"/>
            <w:docPartObj>
              <w:docPartGallery w:val="Table of Contents"/>
              <w:docPartUnique/>
            </w:docPartObj>
          </w:sdtPr>
          <w:sdtEndPr>
            <w:rPr>
              <w:rFonts w:cs="Mangal"/>
              <w:b/>
              <w:bCs/>
              <w:noProof/>
              <w:szCs w:val="21"/>
            </w:rPr>
          </w:sdtEndPr>
          <w:sdtContent>
            <w:customXmlInsRangeEnd w:id="2"/>
            <w:p w14:paraId="3070B435" w14:textId="5F33E655" w:rsidR="004E5A3D" w:rsidRDefault="004E5A3D">
              <w:pPr>
                <w:pStyle w:val="TOCHeading"/>
              </w:pPr>
              <w:r>
                <w:t>Contents</w:t>
              </w:r>
            </w:p>
            <w:p w14:paraId="54893643" w14:textId="77777777" w:rsidR="002B3B1D" w:rsidRDefault="004E5A3D">
              <w:pPr>
                <w:pStyle w:val="TOC1"/>
                <w:tabs>
                  <w:tab w:val="right" w:leader="dot" w:pos="9628"/>
                </w:tabs>
                <w:rPr>
                  <w:del w:id="3" w:author="Tiago Segabinazzi Dotto" w:date="2024-11-05T15:23:00Z" w16du:dateUtc="2024-11-05T15:23:00Z"/>
                  <w:rFonts w:asciiTheme="minorHAnsi" w:eastAsiaTheme="minorEastAsia" w:hAnsiTheme="minorHAnsi" w:cstheme="minorBidi"/>
                  <w:noProof/>
                  <w:sz w:val="22"/>
                  <w:szCs w:val="22"/>
                  <w:lang w:eastAsia="en-GB" w:bidi="ar-SA"/>
                </w:rPr>
              </w:pPr>
              <w:del w:id="4" w:author="Tiago Segabinazzi Dotto" w:date="2024-11-05T15:23:00Z" w16du:dateUtc="2024-11-05T15:23:00Z">
                <w:r>
                  <w:fldChar w:fldCharType="begin"/>
                </w:r>
                <w:r>
                  <w:delInstrText xml:space="preserve"> TOC \o "1-3" \h \z \u </w:delInstrText>
                </w:r>
                <w:r>
                  <w:fldChar w:fldCharType="separate"/>
                </w:r>
                <w:r w:rsidR="002B3B1D">
                  <w:fldChar w:fldCharType="begin"/>
                </w:r>
                <w:r w:rsidR="002B3B1D">
                  <w:delInstrText>HYPERLINK \l "_Toc108243078"</w:delInstrText>
                </w:r>
                <w:r w:rsidR="002B3B1D">
                  <w:fldChar w:fldCharType="separate"/>
                </w:r>
                <w:r w:rsidR="002B3B1D" w:rsidRPr="002D555F">
                  <w:rPr>
                    <w:rStyle w:val="Hyperlink"/>
                    <w:noProof/>
                  </w:rPr>
                  <w:delText>Setup and version control</w:delText>
                </w:r>
                <w:r w:rsidR="002B3B1D">
                  <w:rPr>
                    <w:noProof/>
                    <w:webHidden/>
                  </w:rPr>
                  <w:tab/>
                </w:r>
                <w:r w:rsidR="002B3B1D">
                  <w:rPr>
                    <w:noProof/>
                    <w:webHidden/>
                  </w:rPr>
                  <w:fldChar w:fldCharType="begin"/>
                </w:r>
                <w:r w:rsidR="002B3B1D">
                  <w:rPr>
                    <w:noProof/>
                    <w:webHidden/>
                  </w:rPr>
                  <w:delInstrText xml:space="preserve"> PAGEREF _Toc108243078 \h </w:delInstrText>
                </w:r>
                <w:r w:rsidR="002B3B1D">
                  <w:rPr>
                    <w:noProof/>
                    <w:webHidden/>
                  </w:rPr>
                </w:r>
                <w:r w:rsidR="002B3B1D">
                  <w:rPr>
                    <w:noProof/>
                    <w:webHidden/>
                  </w:rPr>
                  <w:fldChar w:fldCharType="separate"/>
                </w:r>
                <w:r w:rsidR="002B3B1D">
                  <w:rPr>
                    <w:noProof/>
                    <w:webHidden/>
                  </w:rPr>
                  <w:delText>3</w:delText>
                </w:r>
                <w:r w:rsidR="002B3B1D">
                  <w:rPr>
                    <w:noProof/>
                    <w:webHidden/>
                  </w:rPr>
                  <w:fldChar w:fldCharType="end"/>
                </w:r>
                <w:r w:rsidR="002B3B1D">
                  <w:rPr>
                    <w:noProof/>
                  </w:rPr>
                  <w:fldChar w:fldCharType="end"/>
                </w:r>
              </w:del>
            </w:p>
            <w:p w14:paraId="2EF39BE1" w14:textId="77777777" w:rsidR="002B3B1D" w:rsidRDefault="002B3B1D">
              <w:pPr>
                <w:pStyle w:val="TOC2"/>
                <w:tabs>
                  <w:tab w:val="right" w:leader="dot" w:pos="9628"/>
                </w:tabs>
                <w:rPr>
                  <w:del w:id="5" w:author="Tiago Segabinazzi Dotto" w:date="2024-11-05T15:23:00Z" w16du:dateUtc="2024-11-05T15:23:00Z"/>
                  <w:rFonts w:asciiTheme="minorHAnsi" w:eastAsiaTheme="minorEastAsia" w:hAnsiTheme="minorHAnsi" w:cstheme="minorBidi"/>
                  <w:noProof/>
                  <w:sz w:val="22"/>
                  <w:szCs w:val="22"/>
                  <w:lang w:eastAsia="en-GB" w:bidi="ar-SA"/>
                </w:rPr>
              </w:pPr>
              <w:del w:id="6" w:author="Tiago Segabinazzi Dotto" w:date="2024-11-05T15:23:00Z" w16du:dateUtc="2024-11-05T15:23:00Z">
                <w:r>
                  <w:fldChar w:fldCharType="begin"/>
                </w:r>
                <w:r>
                  <w:delInstrText>HYPERLINK \l "_Toc108243079"</w:delInstrText>
                </w:r>
                <w:r>
                  <w:fldChar w:fldCharType="separate"/>
                </w:r>
                <w:r w:rsidRPr="002D555F">
                  <w:rPr>
                    <w:rStyle w:val="Hyperlink"/>
                    <w:noProof/>
                    <w14:scene3d>
                      <w14:camera w14:prst="orthographicFront"/>
                      <w14:lightRig w14:rig="threePt" w14:dir="t">
                        <w14:rot w14:lat="0" w14:lon="0" w14:rev="0"/>
                      </w14:lightRig>
                    </w14:scene3d>
                  </w:rPr>
                  <w:delText>1.</w:delText>
                </w:r>
                <w:r w:rsidRPr="002D555F">
                  <w:rPr>
                    <w:rStyle w:val="Hyperlink"/>
                    <w:noProof/>
                  </w:rPr>
                  <w:delText xml:space="preserve"> Git</w:delText>
                </w:r>
                <w:r>
                  <w:rPr>
                    <w:noProof/>
                    <w:webHidden/>
                  </w:rPr>
                  <w:tab/>
                </w:r>
                <w:r>
                  <w:rPr>
                    <w:noProof/>
                    <w:webHidden/>
                  </w:rPr>
                  <w:fldChar w:fldCharType="begin"/>
                </w:r>
                <w:r>
                  <w:rPr>
                    <w:noProof/>
                    <w:webHidden/>
                  </w:rPr>
                  <w:delInstrText xml:space="preserve"> PAGEREF _Toc108243079 \h </w:delInstrText>
                </w:r>
                <w:r>
                  <w:rPr>
                    <w:noProof/>
                    <w:webHidden/>
                  </w:rPr>
                </w:r>
                <w:r>
                  <w:rPr>
                    <w:noProof/>
                    <w:webHidden/>
                  </w:rPr>
                  <w:fldChar w:fldCharType="separate"/>
                </w:r>
                <w:r>
                  <w:rPr>
                    <w:noProof/>
                    <w:webHidden/>
                  </w:rPr>
                  <w:delText>3</w:delText>
                </w:r>
                <w:r>
                  <w:rPr>
                    <w:noProof/>
                    <w:webHidden/>
                  </w:rPr>
                  <w:fldChar w:fldCharType="end"/>
                </w:r>
                <w:r>
                  <w:rPr>
                    <w:noProof/>
                  </w:rPr>
                  <w:fldChar w:fldCharType="end"/>
                </w:r>
              </w:del>
            </w:p>
            <w:p w14:paraId="52AFE406" w14:textId="77777777" w:rsidR="002B3B1D" w:rsidRDefault="002B3B1D">
              <w:pPr>
                <w:pStyle w:val="TOC3"/>
                <w:tabs>
                  <w:tab w:val="right" w:leader="dot" w:pos="9628"/>
                </w:tabs>
                <w:rPr>
                  <w:del w:id="7" w:author="Tiago Segabinazzi Dotto" w:date="2024-11-05T15:23:00Z" w16du:dateUtc="2024-11-05T15:23:00Z"/>
                  <w:rFonts w:asciiTheme="minorHAnsi" w:eastAsiaTheme="minorEastAsia" w:hAnsiTheme="minorHAnsi" w:cstheme="minorBidi"/>
                  <w:noProof/>
                  <w:sz w:val="22"/>
                  <w:szCs w:val="22"/>
                  <w:lang w:eastAsia="en-GB" w:bidi="ar-SA"/>
                </w:rPr>
              </w:pPr>
              <w:del w:id="8" w:author="Tiago Segabinazzi Dotto" w:date="2024-11-05T15:23:00Z" w16du:dateUtc="2024-11-05T15:23:00Z">
                <w:r>
                  <w:fldChar w:fldCharType="begin"/>
                </w:r>
                <w:r>
                  <w:delInstrText>HYPERLINK \l "_Toc108243080"</w:delInstrText>
                </w:r>
                <w:r>
                  <w:fldChar w:fldCharType="separate"/>
                </w:r>
                <w:r w:rsidRPr="002D555F">
                  <w:rPr>
                    <w:rStyle w:val="Hyperlink"/>
                    <w:noProof/>
                  </w:rPr>
                  <w:delText>1.1. Git setup</w:delText>
                </w:r>
                <w:r>
                  <w:rPr>
                    <w:noProof/>
                    <w:webHidden/>
                  </w:rPr>
                  <w:tab/>
                </w:r>
                <w:r>
                  <w:rPr>
                    <w:noProof/>
                    <w:webHidden/>
                  </w:rPr>
                  <w:fldChar w:fldCharType="begin"/>
                </w:r>
                <w:r>
                  <w:rPr>
                    <w:noProof/>
                    <w:webHidden/>
                  </w:rPr>
                  <w:delInstrText xml:space="preserve"> PAGEREF _Toc108243080 \h </w:delInstrText>
                </w:r>
                <w:r>
                  <w:rPr>
                    <w:noProof/>
                    <w:webHidden/>
                  </w:rPr>
                </w:r>
                <w:r>
                  <w:rPr>
                    <w:noProof/>
                    <w:webHidden/>
                  </w:rPr>
                  <w:fldChar w:fldCharType="separate"/>
                </w:r>
                <w:r>
                  <w:rPr>
                    <w:noProof/>
                    <w:webHidden/>
                  </w:rPr>
                  <w:delText>3</w:delText>
                </w:r>
                <w:r>
                  <w:rPr>
                    <w:noProof/>
                    <w:webHidden/>
                  </w:rPr>
                  <w:fldChar w:fldCharType="end"/>
                </w:r>
                <w:r>
                  <w:rPr>
                    <w:noProof/>
                  </w:rPr>
                  <w:fldChar w:fldCharType="end"/>
                </w:r>
              </w:del>
            </w:p>
            <w:p w14:paraId="40CB997D" w14:textId="77777777" w:rsidR="002B3B1D" w:rsidRDefault="002B3B1D">
              <w:pPr>
                <w:pStyle w:val="TOC3"/>
                <w:tabs>
                  <w:tab w:val="right" w:leader="dot" w:pos="9628"/>
                </w:tabs>
                <w:rPr>
                  <w:del w:id="9" w:author="Tiago Segabinazzi Dotto" w:date="2024-11-05T15:23:00Z" w16du:dateUtc="2024-11-05T15:23:00Z"/>
                  <w:rFonts w:asciiTheme="minorHAnsi" w:eastAsiaTheme="minorEastAsia" w:hAnsiTheme="minorHAnsi" w:cstheme="minorBidi"/>
                  <w:noProof/>
                  <w:sz w:val="22"/>
                  <w:szCs w:val="22"/>
                  <w:lang w:eastAsia="en-GB" w:bidi="ar-SA"/>
                </w:rPr>
              </w:pPr>
              <w:del w:id="10" w:author="Tiago Segabinazzi Dotto" w:date="2024-11-05T15:23:00Z" w16du:dateUtc="2024-11-05T15:23:00Z">
                <w:r>
                  <w:fldChar w:fldCharType="begin"/>
                </w:r>
                <w:r>
                  <w:delInstrText>HYPERLINK \l "_Toc108243081"</w:delInstrText>
                </w:r>
                <w:r>
                  <w:fldChar w:fldCharType="separate"/>
                </w:r>
                <w:r w:rsidRPr="002D555F">
                  <w:rPr>
                    <w:rStyle w:val="Hyperlink"/>
                    <w:noProof/>
                  </w:rPr>
                  <w:delText>1.2. Check the local and remote branches</w:delText>
                </w:r>
                <w:r>
                  <w:rPr>
                    <w:noProof/>
                    <w:webHidden/>
                  </w:rPr>
                  <w:tab/>
                </w:r>
                <w:r>
                  <w:rPr>
                    <w:noProof/>
                    <w:webHidden/>
                  </w:rPr>
                  <w:fldChar w:fldCharType="begin"/>
                </w:r>
                <w:r>
                  <w:rPr>
                    <w:noProof/>
                    <w:webHidden/>
                  </w:rPr>
                  <w:delInstrText xml:space="preserve"> PAGEREF _Toc108243081 \h </w:delInstrText>
                </w:r>
                <w:r>
                  <w:rPr>
                    <w:noProof/>
                    <w:webHidden/>
                  </w:rPr>
                </w:r>
                <w:r>
                  <w:rPr>
                    <w:noProof/>
                    <w:webHidden/>
                  </w:rPr>
                  <w:fldChar w:fldCharType="separate"/>
                </w:r>
                <w:r>
                  <w:rPr>
                    <w:noProof/>
                    <w:webHidden/>
                  </w:rPr>
                  <w:delText>4</w:delText>
                </w:r>
                <w:r>
                  <w:rPr>
                    <w:noProof/>
                    <w:webHidden/>
                  </w:rPr>
                  <w:fldChar w:fldCharType="end"/>
                </w:r>
                <w:r>
                  <w:rPr>
                    <w:noProof/>
                  </w:rPr>
                  <w:fldChar w:fldCharType="end"/>
                </w:r>
              </w:del>
            </w:p>
            <w:p w14:paraId="5DCC2C0C" w14:textId="77777777" w:rsidR="002B3B1D" w:rsidRDefault="002B3B1D">
              <w:pPr>
                <w:pStyle w:val="TOC3"/>
                <w:tabs>
                  <w:tab w:val="right" w:leader="dot" w:pos="9628"/>
                </w:tabs>
                <w:rPr>
                  <w:del w:id="11" w:author="Tiago Segabinazzi Dotto" w:date="2024-11-05T15:23:00Z" w16du:dateUtc="2024-11-05T15:23:00Z"/>
                  <w:rFonts w:asciiTheme="minorHAnsi" w:eastAsiaTheme="minorEastAsia" w:hAnsiTheme="minorHAnsi" w:cstheme="minorBidi"/>
                  <w:noProof/>
                  <w:sz w:val="22"/>
                  <w:szCs w:val="22"/>
                  <w:lang w:eastAsia="en-GB" w:bidi="ar-SA"/>
                </w:rPr>
              </w:pPr>
              <w:del w:id="12" w:author="Tiago Segabinazzi Dotto" w:date="2024-11-05T15:23:00Z" w16du:dateUtc="2024-11-05T15:23:00Z">
                <w:r>
                  <w:fldChar w:fldCharType="begin"/>
                </w:r>
                <w:r>
                  <w:delInstrText>HYPERLINK \l "_Toc108243082"</w:delInstrText>
                </w:r>
                <w:r>
                  <w:fldChar w:fldCharType="separate"/>
                </w:r>
                <w:r w:rsidRPr="002D555F">
                  <w:rPr>
                    <w:rStyle w:val="Hyperlink"/>
                    <w:noProof/>
                  </w:rPr>
                  <w:delText>1.3. Making changes</w:delText>
                </w:r>
                <w:r>
                  <w:rPr>
                    <w:noProof/>
                    <w:webHidden/>
                  </w:rPr>
                  <w:tab/>
                </w:r>
                <w:r>
                  <w:rPr>
                    <w:noProof/>
                    <w:webHidden/>
                  </w:rPr>
                  <w:fldChar w:fldCharType="begin"/>
                </w:r>
                <w:r>
                  <w:rPr>
                    <w:noProof/>
                    <w:webHidden/>
                  </w:rPr>
                  <w:delInstrText xml:space="preserve"> PAGEREF _Toc108243082 \h </w:delInstrText>
                </w:r>
                <w:r>
                  <w:rPr>
                    <w:noProof/>
                    <w:webHidden/>
                  </w:rPr>
                </w:r>
                <w:r>
                  <w:rPr>
                    <w:noProof/>
                    <w:webHidden/>
                  </w:rPr>
                  <w:fldChar w:fldCharType="separate"/>
                </w:r>
                <w:r>
                  <w:rPr>
                    <w:noProof/>
                    <w:webHidden/>
                  </w:rPr>
                  <w:delText>4</w:delText>
                </w:r>
                <w:r>
                  <w:rPr>
                    <w:noProof/>
                    <w:webHidden/>
                  </w:rPr>
                  <w:fldChar w:fldCharType="end"/>
                </w:r>
                <w:r>
                  <w:rPr>
                    <w:noProof/>
                  </w:rPr>
                  <w:fldChar w:fldCharType="end"/>
                </w:r>
              </w:del>
            </w:p>
            <w:p w14:paraId="7CC2A7D1" w14:textId="77777777" w:rsidR="002B3B1D" w:rsidRDefault="002B3B1D">
              <w:pPr>
                <w:pStyle w:val="TOC3"/>
                <w:tabs>
                  <w:tab w:val="right" w:leader="dot" w:pos="9628"/>
                </w:tabs>
                <w:rPr>
                  <w:del w:id="13" w:author="Tiago Segabinazzi Dotto" w:date="2024-11-05T15:23:00Z" w16du:dateUtc="2024-11-05T15:23:00Z"/>
                  <w:rFonts w:asciiTheme="minorHAnsi" w:eastAsiaTheme="minorEastAsia" w:hAnsiTheme="minorHAnsi" w:cstheme="minorBidi"/>
                  <w:noProof/>
                  <w:sz w:val="22"/>
                  <w:szCs w:val="22"/>
                  <w:lang w:eastAsia="en-GB" w:bidi="ar-SA"/>
                </w:rPr>
              </w:pPr>
              <w:del w:id="14" w:author="Tiago Segabinazzi Dotto" w:date="2024-11-05T15:23:00Z" w16du:dateUtc="2024-11-05T15:23:00Z">
                <w:r>
                  <w:fldChar w:fldCharType="begin"/>
                </w:r>
                <w:r>
                  <w:delInstrText>HYPERLINK \l "_Toc108243083"</w:delInstrText>
                </w:r>
                <w:r>
                  <w:fldChar w:fldCharType="separate"/>
                </w:r>
                <w:r w:rsidRPr="002D555F">
                  <w:rPr>
                    <w:rStyle w:val="Hyperlink"/>
                    <w:noProof/>
                    <w:lang w:val="en-US"/>
                  </w:rPr>
                  <w:delText>1.4. Push changes on the original remote repository</w:delText>
                </w:r>
                <w:r>
                  <w:rPr>
                    <w:noProof/>
                    <w:webHidden/>
                  </w:rPr>
                  <w:tab/>
                </w:r>
                <w:r>
                  <w:rPr>
                    <w:noProof/>
                    <w:webHidden/>
                  </w:rPr>
                  <w:fldChar w:fldCharType="begin"/>
                </w:r>
                <w:r>
                  <w:rPr>
                    <w:noProof/>
                    <w:webHidden/>
                  </w:rPr>
                  <w:delInstrText xml:space="preserve"> PAGEREF _Toc108243083 \h </w:delInstrText>
                </w:r>
                <w:r>
                  <w:rPr>
                    <w:noProof/>
                    <w:webHidden/>
                  </w:rPr>
                </w:r>
                <w:r>
                  <w:rPr>
                    <w:noProof/>
                    <w:webHidden/>
                  </w:rPr>
                  <w:fldChar w:fldCharType="separate"/>
                </w:r>
                <w:r>
                  <w:rPr>
                    <w:noProof/>
                    <w:webHidden/>
                  </w:rPr>
                  <w:delText>5</w:delText>
                </w:r>
                <w:r>
                  <w:rPr>
                    <w:noProof/>
                    <w:webHidden/>
                  </w:rPr>
                  <w:fldChar w:fldCharType="end"/>
                </w:r>
                <w:r>
                  <w:rPr>
                    <w:noProof/>
                  </w:rPr>
                  <w:fldChar w:fldCharType="end"/>
                </w:r>
              </w:del>
            </w:p>
            <w:p w14:paraId="52ACE680" w14:textId="77777777" w:rsidR="002B3B1D" w:rsidRDefault="002B3B1D">
              <w:pPr>
                <w:pStyle w:val="TOC3"/>
                <w:tabs>
                  <w:tab w:val="right" w:leader="dot" w:pos="9628"/>
                </w:tabs>
                <w:rPr>
                  <w:del w:id="15" w:author="Tiago Segabinazzi Dotto" w:date="2024-11-05T15:23:00Z" w16du:dateUtc="2024-11-05T15:23:00Z"/>
                  <w:rFonts w:asciiTheme="minorHAnsi" w:eastAsiaTheme="minorEastAsia" w:hAnsiTheme="minorHAnsi" w:cstheme="minorBidi"/>
                  <w:noProof/>
                  <w:sz w:val="22"/>
                  <w:szCs w:val="22"/>
                  <w:lang w:eastAsia="en-GB" w:bidi="ar-SA"/>
                </w:rPr>
              </w:pPr>
              <w:del w:id="16" w:author="Tiago Segabinazzi Dotto" w:date="2024-11-05T15:23:00Z" w16du:dateUtc="2024-11-05T15:23:00Z">
                <w:r>
                  <w:fldChar w:fldCharType="begin"/>
                </w:r>
                <w:r>
                  <w:delInstrText>HYPERLINK \l "_Toc108243084"</w:delInstrText>
                </w:r>
                <w:r>
                  <w:fldChar w:fldCharType="separate"/>
                </w:r>
                <w:r w:rsidRPr="002D555F">
                  <w:rPr>
                    <w:rStyle w:val="Hyperlink"/>
                    <w:noProof/>
                  </w:rPr>
                  <w:delText>1.5. More on Git</w:delText>
                </w:r>
                <w:r>
                  <w:rPr>
                    <w:noProof/>
                    <w:webHidden/>
                  </w:rPr>
                  <w:tab/>
                </w:r>
                <w:r>
                  <w:rPr>
                    <w:noProof/>
                    <w:webHidden/>
                  </w:rPr>
                  <w:fldChar w:fldCharType="begin"/>
                </w:r>
                <w:r>
                  <w:rPr>
                    <w:noProof/>
                    <w:webHidden/>
                  </w:rPr>
                  <w:delInstrText xml:space="preserve"> PAGEREF _Toc108243084 \h </w:delInstrText>
                </w:r>
                <w:r>
                  <w:rPr>
                    <w:noProof/>
                    <w:webHidden/>
                  </w:rPr>
                </w:r>
                <w:r>
                  <w:rPr>
                    <w:noProof/>
                    <w:webHidden/>
                  </w:rPr>
                  <w:fldChar w:fldCharType="separate"/>
                </w:r>
                <w:r>
                  <w:rPr>
                    <w:noProof/>
                    <w:webHidden/>
                  </w:rPr>
                  <w:delText>7</w:delText>
                </w:r>
                <w:r>
                  <w:rPr>
                    <w:noProof/>
                    <w:webHidden/>
                  </w:rPr>
                  <w:fldChar w:fldCharType="end"/>
                </w:r>
                <w:r>
                  <w:rPr>
                    <w:noProof/>
                  </w:rPr>
                  <w:fldChar w:fldCharType="end"/>
                </w:r>
              </w:del>
            </w:p>
            <w:p w14:paraId="4E1393CA" w14:textId="77777777" w:rsidR="002B3B1D" w:rsidRDefault="002B3B1D">
              <w:pPr>
                <w:pStyle w:val="TOC2"/>
                <w:tabs>
                  <w:tab w:val="right" w:leader="dot" w:pos="9628"/>
                </w:tabs>
                <w:rPr>
                  <w:del w:id="17" w:author="Tiago Segabinazzi Dotto" w:date="2024-11-05T15:23:00Z" w16du:dateUtc="2024-11-05T15:23:00Z"/>
                  <w:rFonts w:asciiTheme="minorHAnsi" w:eastAsiaTheme="minorEastAsia" w:hAnsiTheme="minorHAnsi" w:cstheme="minorBidi"/>
                  <w:noProof/>
                  <w:sz w:val="22"/>
                  <w:szCs w:val="22"/>
                  <w:lang w:eastAsia="en-GB" w:bidi="ar-SA"/>
                </w:rPr>
              </w:pPr>
              <w:del w:id="18" w:author="Tiago Segabinazzi Dotto" w:date="2024-11-05T15:23:00Z" w16du:dateUtc="2024-11-05T15:23:00Z">
                <w:r>
                  <w:fldChar w:fldCharType="begin"/>
                </w:r>
                <w:r>
                  <w:delInstrText>HYPERLINK \l "_Toc108243085"</w:delInstrText>
                </w:r>
                <w:r>
                  <w:fldChar w:fldCharType="separate"/>
                </w:r>
                <w:r w:rsidRPr="002D555F">
                  <w:rPr>
                    <w:rStyle w:val="Hyperlink"/>
                    <w:noProof/>
                    <w14:scene3d>
                      <w14:camera w14:prst="orthographicFront"/>
                      <w14:lightRig w14:rig="threePt" w14:dir="t">
                        <w14:rot w14:lat="0" w14:lon="0" w14:rev="0"/>
                      </w14:lightRig>
                    </w14:scene3d>
                  </w:rPr>
                  <w:delText>2.</w:delText>
                </w:r>
                <w:r w:rsidRPr="002D555F">
                  <w:rPr>
                    <w:rStyle w:val="Hyperlink"/>
                    <w:noProof/>
                  </w:rPr>
                  <w:delText xml:space="preserve"> Setup and run locally the toolbox</w:delText>
                </w:r>
                <w:r>
                  <w:rPr>
                    <w:noProof/>
                    <w:webHidden/>
                  </w:rPr>
                  <w:tab/>
                </w:r>
                <w:r>
                  <w:rPr>
                    <w:noProof/>
                    <w:webHidden/>
                  </w:rPr>
                  <w:fldChar w:fldCharType="begin"/>
                </w:r>
                <w:r>
                  <w:rPr>
                    <w:noProof/>
                    <w:webHidden/>
                  </w:rPr>
                  <w:delInstrText xml:space="preserve"> PAGEREF _Toc108243085 \h </w:delInstrText>
                </w:r>
                <w:r>
                  <w:rPr>
                    <w:noProof/>
                    <w:webHidden/>
                  </w:rPr>
                </w:r>
                <w:r>
                  <w:rPr>
                    <w:noProof/>
                    <w:webHidden/>
                  </w:rPr>
                  <w:fldChar w:fldCharType="separate"/>
                </w:r>
                <w:r>
                  <w:rPr>
                    <w:noProof/>
                    <w:webHidden/>
                  </w:rPr>
                  <w:delText>7</w:delText>
                </w:r>
                <w:r>
                  <w:rPr>
                    <w:noProof/>
                    <w:webHidden/>
                  </w:rPr>
                  <w:fldChar w:fldCharType="end"/>
                </w:r>
                <w:r>
                  <w:rPr>
                    <w:noProof/>
                  </w:rPr>
                  <w:fldChar w:fldCharType="end"/>
                </w:r>
              </w:del>
            </w:p>
            <w:p w14:paraId="60199DAC" w14:textId="77777777" w:rsidR="002B3B1D" w:rsidRDefault="002B3B1D">
              <w:pPr>
                <w:pStyle w:val="TOC3"/>
                <w:tabs>
                  <w:tab w:val="right" w:leader="dot" w:pos="9628"/>
                </w:tabs>
                <w:rPr>
                  <w:del w:id="19" w:author="Tiago Segabinazzi Dotto" w:date="2024-11-05T15:23:00Z" w16du:dateUtc="2024-11-05T15:23:00Z"/>
                  <w:rFonts w:asciiTheme="minorHAnsi" w:eastAsiaTheme="minorEastAsia" w:hAnsiTheme="minorHAnsi" w:cstheme="minorBidi"/>
                  <w:noProof/>
                  <w:sz w:val="22"/>
                  <w:szCs w:val="22"/>
                  <w:lang w:eastAsia="en-GB" w:bidi="ar-SA"/>
                </w:rPr>
              </w:pPr>
              <w:del w:id="20" w:author="Tiago Segabinazzi Dotto" w:date="2024-11-05T15:23:00Z" w16du:dateUtc="2024-11-05T15:23:00Z">
                <w:r>
                  <w:fldChar w:fldCharType="begin"/>
                </w:r>
                <w:r>
                  <w:delInstrText>HYPERLINK \l "_Toc108243086"</w:delInstrText>
                </w:r>
                <w:r>
                  <w:fldChar w:fldCharType="separate"/>
                </w:r>
                <w:r w:rsidRPr="002D555F">
                  <w:rPr>
                    <w:rStyle w:val="Hyperlink"/>
                    <w:noProof/>
                  </w:rPr>
                  <w:delText>2.1. Get the most recent version of the toolbox</w:delText>
                </w:r>
                <w:r>
                  <w:rPr>
                    <w:noProof/>
                    <w:webHidden/>
                  </w:rPr>
                  <w:tab/>
                </w:r>
                <w:r>
                  <w:rPr>
                    <w:noProof/>
                    <w:webHidden/>
                  </w:rPr>
                  <w:fldChar w:fldCharType="begin"/>
                </w:r>
                <w:r>
                  <w:rPr>
                    <w:noProof/>
                    <w:webHidden/>
                  </w:rPr>
                  <w:delInstrText xml:space="preserve"> PAGEREF _Toc108243086 \h </w:delInstrText>
                </w:r>
                <w:r>
                  <w:rPr>
                    <w:noProof/>
                    <w:webHidden/>
                  </w:rPr>
                </w:r>
                <w:r>
                  <w:rPr>
                    <w:noProof/>
                    <w:webHidden/>
                  </w:rPr>
                  <w:fldChar w:fldCharType="separate"/>
                </w:r>
                <w:r>
                  <w:rPr>
                    <w:noProof/>
                    <w:webHidden/>
                  </w:rPr>
                  <w:delText>7</w:delText>
                </w:r>
                <w:r>
                  <w:rPr>
                    <w:noProof/>
                    <w:webHidden/>
                  </w:rPr>
                  <w:fldChar w:fldCharType="end"/>
                </w:r>
                <w:r>
                  <w:rPr>
                    <w:noProof/>
                  </w:rPr>
                  <w:fldChar w:fldCharType="end"/>
                </w:r>
              </w:del>
            </w:p>
            <w:p w14:paraId="51C2C1E6" w14:textId="77777777" w:rsidR="002B3B1D" w:rsidRDefault="002B3B1D">
              <w:pPr>
                <w:pStyle w:val="TOC3"/>
                <w:tabs>
                  <w:tab w:val="right" w:leader="dot" w:pos="9628"/>
                </w:tabs>
                <w:rPr>
                  <w:del w:id="21" w:author="Tiago Segabinazzi Dotto" w:date="2024-11-05T15:23:00Z" w16du:dateUtc="2024-11-05T15:23:00Z"/>
                  <w:rFonts w:asciiTheme="minorHAnsi" w:eastAsiaTheme="minorEastAsia" w:hAnsiTheme="minorHAnsi" w:cstheme="minorBidi"/>
                  <w:noProof/>
                  <w:sz w:val="22"/>
                  <w:szCs w:val="22"/>
                  <w:lang w:eastAsia="en-GB" w:bidi="ar-SA"/>
                </w:rPr>
              </w:pPr>
              <w:del w:id="22" w:author="Tiago Segabinazzi Dotto" w:date="2024-11-05T15:23:00Z" w16du:dateUtc="2024-11-05T15:23:00Z">
                <w:r>
                  <w:fldChar w:fldCharType="begin"/>
                </w:r>
                <w:r>
                  <w:delInstrText>HYPERLINK \l "_Toc108243087"</w:delInstrText>
                </w:r>
                <w:r>
                  <w:fldChar w:fldCharType="separate"/>
                </w:r>
                <w:r w:rsidRPr="002D555F">
                  <w:rPr>
                    <w:rStyle w:val="Hyperlink"/>
                    <w:noProof/>
                  </w:rPr>
                  <w:delText>2.2. Create a branch for your development</w:delText>
                </w:r>
                <w:r>
                  <w:rPr>
                    <w:noProof/>
                    <w:webHidden/>
                  </w:rPr>
                  <w:tab/>
                </w:r>
                <w:r>
                  <w:rPr>
                    <w:noProof/>
                    <w:webHidden/>
                  </w:rPr>
                  <w:fldChar w:fldCharType="begin"/>
                </w:r>
                <w:r>
                  <w:rPr>
                    <w:noProof/>
                    <w:webHidden/>
                  </w:rPr>
                  <w:delInstrText xml:space="preserve"> PAGEREF _Toc108243087 \h </w:delInstrText>
                </w:r>
                <w:r>
                  <w:rPr>
                    <w:noProof/>
                    <w:webHidden/>
                  </w:rPr>
                </w:r>
                <w:r>
                  <w:rPr>
                    <w:noProof/>
                    <w:webHidden/>
                  </w:rPr>
                  <w:fldChar w:fldCharType="separate"/>
                </w:r>
                <w:r>
                  <w:rPr>
                    <w:noProof/>
                    <w:webHidden/>
                  </w:rPr>
                  <w:delText>8</w:delText>
                </w:r>
                <w:r>
                  <w:rPr>
                    <w:noProof/>
                    <w:webHidden/>
                  </w:rPr>
                  <w:fldChar w:fldCharType="end"/>
                </w:r>
                <w:r>
                  <w:rPr>
                    <w:noProof/>
                  </w:rPr>
                  <w:fldChar w:fldCharType="end"/>
                </w:r>
              </w:del>
            </w:p>
            <w:p w14:paraId="37957C68" w14:textId="77777777" w:rsidR="002B3B1D" w:rsidRDefault="002B3B1D">
              <w:pPr>
                <w:pStyle w:val="TOC3"/>
                <w:tabs>
                  <w:tab w:val="right" w:leader="dot" w:pos="9628"/>
                </w:tabs>
                <w:rPr>
                  <w:del w:id="23" w:author="Tiago Segabinazzi Dotto" w:date="2024-11-05T15:23:00Z" w16du:dateUtc="2024-11-05T15:23:00Z"/>
                  <w:rFonts w:asciiTheme="minorHAnsi" w:eastAsiaTheme="minorEastAsia" w:hAnsiTheme="minorHAnsi" w:cstheme="minorBidi"/>
                  <w:noProof/>
                  <w:sz w:val="22"/>
                  <w:szCs w:val="22"/>
                  <w:lang w:eastAsia="en-GB" w:bidi="ar-SA"/>
                </w:rPr>
              </w:pPr>
              <w:del w:id="24" w:author="Tiago Segabinazzi Dotto" w:date="2024-11-05T15:23:00Z" w16du:dateUtc="2024-11-05T15:23:00Z">
                <w:r>
                  <w:fldChar w:fldCharType="begin"/>
                </w:r>
                <w:r>
                  <w:delInstrText>HYPERLINK \l "_Toc108243088"</w:delInstrText>
                </w:r>
                <w:r>
                  <w:fldChar w:fldCharType="separate"/>
                </w:r>
                <w:r w:rsidRPr="002D555F">
                  <w:rPr>
                    <w:rStyle w:val="Hyperlink"/>
                    <w:noProof/>
                  </w:rPr>
                  <w:delText>2.3. Set up the toolbox in your matlab path</w:delText>
                </w:r>
                <w:r>
                  <w:rPr>
                    <w:noProof/>
                    <w:webHidden/>
                  </w:rPr>
                  <w:tab/>
                </w:r>
                <w:r>
                  <w:rPr>
                    <w:noProof/>
                    <w:webHidden/>
                  </w:rPr>
                  <w:fldChar w:fldCharType="begin"/>
                </w:r>
                <w:r>
                  <w:rPr>
                    <w:noProof/>
                    <w:webHidden/>
                  </w:rPr>
                  <w:delInstrText xml:space="preserve"> PAGEREF _Toc108243088 \h </w:delInstrText>
                </w:r>
                <w:r>
                  <w:rPr>
                    <w:noProof/>
                    <w:webHidden/>
                  </w:rPr>
                </w:r>
                <w:r>
                  <w:rPr>
                    <w:noProof/>
                    <w:webHidden/>
                  </w:rPr>
                  <w:fldChar w:fldCharType="separate"/>
                </w:r>
                <w:r>
                  <w:rPr>
                    <w:noProof/>
                    <w:webHidden/>
                  </w:rPr>
                  <w:delText>8</w:delText>
                </w:r>
                <w:r>
                  <w:rPr>
                    <w:noProof/>
                    <w:webHidden/>
                  </w:rPr>
                  <w:fldChar w:fldCharType="end"/>
                </w:r>
                <w:r>
                  <w:rPr>
                    <w:noProof/>
                  </w:rPr>
                  <w:fldChar w:fldCharType="end"/>
                </w:r>
              </w:del>
            </w:p>
            <w:p w14:paraId="7CD2722D" w14:textId="77777777" w:rsidR="002B3B1D" w:rsidRDefault="002B3B1D">
              <w:pPr>
                <w:pStyle w:val="TOC1"/>
                <w:tabs>
                  <w:tab w:val="right" w:leader="dot" w:pos="9628"/>
                </w:tabs>
                <w:rPr>
                  <w:del w:id="25" w:author="Tiago Segabinazzi Dotto" w:date="2024-11-05T15:23:00Z" w16du:dateUtc="2024-11-05T15:23:00Z"/>
                  <w:rFonts w:asciiTheme="minorHAnsi" w:eastAsiaTheme="minorEastAsia" w:hAnsiTheme="minorHAnsi" w:cstheme="minorBidi"/>
                  <w:noProof/>
                  <w:sz w:val="22"/>
                  <w:szCs w:val="22"/>
                  <w:lang w:eastAsia="en-GB" w:bidi="ar-SA"/>
                </w:rPr>
              </w:pPr>
              <w:del w:id="26" w:author="Tiago Segabinazzi Dotto" w:date="2024-11-05T15:23:00Z" w16du:dateUtc="2024-11-05T15:23:00Z">
                <w:r>
                  <w:fldChar w:fldCharType="begin"/>
                </w:r>
                <w:r>
                  <w:delInstrText>HYPERLINK \l "_Toc108243089"</w:delInstrText>
                </w:r>
                <w:r>
                  <w:fldChar w:fldCharType="separate"/>
                </w:r>
                <w:r w:rsidRPr="002D555F">
                  <w:rPr>
                    <w:rStyle w:val="Hyperlink"/>
                    <w:noProof/>
                  </w:rPr>
                  <w:delText>Real-time and delayed-time processing of microCAT data</w:delText>
                </w:r>
                <w:r>
                  <w:rPr>
                    <w:noProof/>
                    <w:webHidden/>
                  </w:rPr>
                  <w:tab/>
                </w:r>
                <w:r>
                  <w:rPr>
                    <w:noProof/>
                    <w:webHidden/>
                  </w:rPr>
                  <w:fldChar w:fldCharType="begin"/>
                </w:r>
                <w:r>
                  <w:rPr>
                    <w:noProof/>
                    <w:webHidden/>
                  </w:rPr>
                  <w:delInstrText xml:space="preserve"> PAGEREF _Toc108243089 \h </w:delInstrText>
                </w:r>
                <w:r>
                  <w:rPr>
                    <w:noProof/>
                    <w:webHidden/>
                  </w:rPr>
                </w:r>
                <w:r>
                  <w:rPr>
                    <w:noProof/>
                    <w:webHidden/>
                  </w:rPr>
                  <w:fldChar w:fldCharType="separate"/>
                </w:r>
                <w:r>
                  <w:rPr>
                    <w:noProof/>
                    <w:webHidden/>
                  </w:rPr>
                  <w:delText>8</w:delText>
                </w:r>
                <w:r>
                  <w:rPr>
                    <w:noProof/>
                    <w:webHidden/>
                  </w:rPr>
                  <w:fldChar w:fldCharType="end"/>
                </w:r>
                <w:r>
                  <w:rPr>
                    <w:noProof/>
                  </w:rPr>
                  <w:fldChar w:fldCharType="end"/>
                </w:r>
              </w:del>
            </w:p>
            <w:p w14:paraId="307324BB" w14:textId="77777777" w:rsidR="002B3B1D" w:rsidRDefault="002B3B1D">
              <w:pPr>
                <w:pStyle w:val="TOC2"/>
                <w:tabs>
                  <w:tab w:val="right" w:leader="dot" w:pos="9628"/>
                </w:tabs>
                <w:rPr>
                  <w:del w:id="27" w:author="Tiago Segabinazzi Dotto" w:date="2024-11-05T15:23:00Z" w16du:dateUtc="2024-11-05T15:23:00Z"/>
                  <w:rFonts w:asciiTheme="minorHAnsi" w:eastAsiaTheme="minorEastAsia" w:hAnsiTheme="minorHAnsi" w:cstheme="minorBidi"/>
                  <w:noProof/>
                  <w:sz w:val="22"/>
                  <w:szCs w:val="22"/>
                  <w:lang w:eastAsia="en-GB" w:bidi="ar-SA"/>
                </w:rPr>
              </w:pPr>
              <w:del w:id="28" w:author="Tiago Segabinazzi Dotto" w:date="2024-11-05T15:23:00Z" w16du:dateUtc="2024-11-05T15:23:00Z">
                <w:r>
                  <w:fldChar w:fldCharType="begin"/>
                </w:r>
                <w:r>
                  <w:delInstrText>HYPERLINK \l "_Toc108243090"</w:delInstrText>
                </w:r>
                <w:r>
                  <w:fldChar w:fldCharType="separate"/>
                </w:r>
                <w:r w:rsidRPr="002D555F">
                  <w:rPr>
                    <w:rStyle w:val="Hyperlink"/>
                    <w:noProof/>
                    <w14:scene3d>
                      <w14:camera w14:prst="orthographicFront"/>
                      <w14:lightRig w14:rig="threePt" w14:dir="t">
                        <w14:rot w14:lat="0" w14:lon="0" w14:rev="0"/>
                      </w14:lightRig>
                    </w14:scene3d>
                  </w:rPr>
                  <w:delText>1.</w:delText>
                </w:r>
                <w:r w:rsidRPr="002D555F">
                  <w:rPr>
                    <w:rStyle w:val="Hyperlink"/>
                    <w:noProof/>
                  </w:rPr>
                  <w:delText xml:space="preserve"> Introduction</w:delText>
                </w:r>
                <w:r>
                  <w:rPr>
                    <w:noProof/>
                    <w:webHidden/>
                  </w:rPr>
                  <w:tab/>
                </w:r>
                <w:r>
                  <w:rPr>
                    <w:noProof/>
                    <w:webHidden/>
                  </w:rPr>
                  <w:fldChar w:fldCharType="begin"/>
                </w:r>
                <w:r>
                  <w:rPr>
                    <w:noProof/>
                    <w:webHidden/>
                  </w:rPr>
                  <w:delInstrText xml:space="preserve"> PAGEREF _Toc108243090 \h </w:delInstrText>
                </w:r>
                <w:r>
                  <w:rPr>
                    <w:noProof/>
                    <w:webHidden/>
                  </w:rPr>
                </w:r>
                <w:r>
                  <w:rPr>
                    <w:noProof/>
                    <w:webHidden/>
                  </w:rPr>
                  <w:fldChar w:fldCharType="separate"/>
                </w:r>
                <w:r>
                  <w:rPr>
                    <w:noProof/>
                    <w:webHidden/>
                  </w:rPr>
                  <w:delText>8</w:delText>
                </w:r>
                <w:r>
                  <w:rPr>
                    <w:noProof/>
                    <w:webHidden/>
                  </w:rPr>
                  <w:fldChar w:fldCharType="end"/>
                </w:r>
                <w:r>
                  <w:rPr>
                    <w:noProof/>
                  </w:rPr>
                  <w:fldChar w:fldCharType="end"/>
                </w:r>
              </w:del>
            </w:p>
            <w:p w14:paraId="4C54E17D" w14:textId="77777777" w:rsidR="002B3B1D" w:rsidRDefault="002B3B1D">
              <w:pPr>
                <w:pStyle w:val="TOC2"/>
                <w:tabs>
                  <w:tab w:val="right" w:leader="dot" w:pos="9628"/>
                </w:tabs>
                <w:rPr>
                  <w:del w:id="29" w:author="Tiago Segabinazzi Dotto" w:date="2024-11-05T15:23:00Z" w16du:dateUtc="2024-11-05T15:23:00Z"/>
                  <w:rFonts w:asciiTheme="minorHAnsi" w:eastAsiaTheme="minorEastAsia" w:hAnsiTheme="minorHAnsi" w:cstheme="minorBidi"/>
                  <w:noProof/>
                  <w:sz w:val="22"/>
                  <w:szCs w:val="22"/>
                  <w:lang w:eastAsia="en-GB" w:bidi="ar-SA"/>
                </w:rPr>
              </w:pPr>
              <w:del w:id="30" w:author="Tiago Segabinazzi Dotto" w:date="2024-11-05T15:23:00Z" w16du:dateUtc="2024-11-05T15:23:00Z">
                <w:r>
                  <w:fldChar w:fldCharType="begin"/>
                </w:r>
                <w:r>
                  <w:delInstrText>HYPERLINK \l "_Toc108243091"</w:delInstrText>
                </w:r>
                <w:r>
                  <w:fldChar w:fldCharType="separate"/>
                </w:r>
                <w:r w:rsidRPr="002D555F">
                  <w:rPr>
                    <w:rStyle w:val="Hyperlink"/>
                    <w:noProof/>
                    <w14:scene3d>
                      <w14:camera w14:prst="orthographicFront"/>
                      <w14:lightRig w14:rig="threePt" w14:dir="t">
                        <w14:rot w14:lat="0" w14:lon="0" w14:rev="0"/>
                      </w14:lightRig>
                    </w14:scene3d>
                  </w:rPr>
                  <w:delText>2.</w:delText>
                </w:r>
                <w:r w:rsidRPr="002D555F">
                  <w:rPr>
                    <w:rStyle w:val="Hyperlink"/>
                    <w:noProof/>
                  </w:rPr>
                  <w:delText xml:space="preserve"> Set up directory structure</w:delText>
                </w:r>
                <w:r>
                  <w:rPr>
                    <w:noProof/>
                    <w:webHidden/>
                  </w:rPr>
                  <w:tab/>
                </w:r>
                <w:r>
                  <w:rPr>
                    <w:noProof/>
                    <w:webHidden/>
                  </w:rPr>
                  <w:fldChar w:fldCharType="begin"/>
                </w:r>
                <w:r>
                  <w:rPr>
                    <w:noProof/>
                    <w:webHidden/>
                  </w:rPr>
                  <w:delInstrText xml:space="preserve"> PAGEREF _Toc108243091 \h </w:delInstrText>
                </w:r>
                <w:r>
                  <w:rPr>
                    <w:noProof/>
                    <w:webHidden/>
                  </w:rPr>
                </w:r>
                <w:r>
                  <w:rPr>
                    <w:noProof/>
                    <w:webHidden/>
                  </w:rPr>
                  <w:fldChar w:fldCharType="separate"/>
                </w:r>
                <w:r>
                  <w:rPr>
                    <w:noProof/>
                    <w:webHidden/>
                  </w:rPr>
                  <w:delText>9</w:delText>
                </w:r>
                <w:r>
                  <w:rPr>
                    <w:noProof/>
                    <w:webHidden/>
                  </w:rPr>
                  <w:fldChar w:fldCharType="end"/>
                </w:r>
                <w:r>
                  <w:rPr>
                    <w:noProof/>
                  </w:rPr>
                  <w:fldChar w:fldCharType="end"/>
                </w:r>
              </w:del>
            </w:p>
            <w:p w14:paraId="6F5B6428" w14:textId="77777777" w:rsidR="002B3B1D" w:rsidRDefault="002B3B1D">
              <w:pPr>
                <w:pStyle w:val="TOC3"/>
                <w:tabs>
                  <w:tab w:val="right" w:leader="dot" w:pos="9628"/>
                </w:tabs>
                <w:rPr>
                  <w:del w:id="31" w:author="Tiago Segabinazzi Dotto" w:date="2024-11-05T15:23:00Z" w16du:dateUtc="2024-11-05T15:23:00Z"/>
                  <w:rFonts w:asciiTheme="minorHAnsi" w:eastAsiaTheme="minorEastAsia" w:hAnsiTheme="minorHAnsi" w:cstheme="minorBidi"/>
                  <w:noProof/>
                  <w:sz w:val="22"/>
                  <w:szCs w:val="22"/>
                  <w:lang w:eastAsia="en-GB" w:bidi="ar-SA"/>
                </w:rPr>
              </w:pPr>
              <w:del w:id="32" w:author="Tiago Segabinazzi Dotto" w:date="2024-11-05T15:23:00Z" w16du:dateUtc="2024-11-05T15:23:00Z">
                <w:r>
                  <w:fldChar w:fldCharType="begin"/>
                </w:r>
                <w:r>
                  <w:delInstrText>HYPERLINK \l "_Toc108243092"</w:delInstrText>
                </w:r>
                <w:r>
                  <w:fldChar w:fldCharType="separate"/>
                </w:r>
                <w:r w:rsidRPr="002D555F">
                  <w:rPr>
                    <w:rStyle w:val="Hyperlink"/>
                    <w:noProof/>
                  </w:rPr>
                  <w:delText>2.1. Processing scripts:</w:delText>
                </w:r>
                <w:r>
                  <w:rPr>
                    <w:noProof/>
                    <w:webHidden/>
                  </w:rPr>
                  <w:tab/>
                </w:r>
                <w:r>
                  <w:rPr>
                    <w:noProof/>
                    <w:webHidden/>
                  </w:rPr>
                  <w:fldChar w:fldCharType="begin"/>
                </w:r>
                <w:r>
                  <w:rPr>
                    <w:noProof/>
                    <w:webHidden/>
                  </w:rPr>
                  <w:delInstrText xml:space="preserve"> PAGEREF _Toc108243092 \h </w:delInstrText>
                </w:r>
                <w:r>
                  <w:rPr>
                    <w:noProof/>
                    <w:webHidden/>
                  </w:rPr>
                </w:r>
                <w:r>
                  <w:rPr>
                    <w:noProof/>
                    <w:webHidden/>
                  </w:rPr>
                  <w:fldChar w:fldCharType="separate"/>
                </w:r>
                <w:r>
                  <w:rPr>
                    <w:noProof/>
                    <w:webHidden/>
                  </w:rPr>
                  <w:delText>9</w:delText>
                </w:r>
                <w:r>
                  <w:rPr>
                    <w:noProof/>
                    <w:webHidden/>
                  </w:rPr>
                  <w:fldChar w:fldCharType="end"/>
                </w:r>
                <w:r>
                  <w:rPr>
                    <w:noProof/>
                  </w:rPr>
                  <w:fldChar w:fldCharType="end"/>
                </w:r>
              </w:del>
            </w:p>
            <w:p w14:paraId="201E3404" w14:textId="77777777" w:rsidR="002B3B1D" w:rsidRDefault="002B3B1D">
              <w:pPr>
                <w:pStyle w:val="TOC3"/>
                <w:tabs>
                  <w:tab w:val="right" w:leader="dot" w:pos="9628"/>
                </w:tabs>
                <w:rPr>
                  <w:del w:id="33" w:author="Tiago Segabinazzi Dotto" w:date="2024-11-05T15:23:00Z" w16du:dateUtc="2024-11-05T15:23:00Z"/>
                  <w:rFonts w:asciiTheme="minorHAnsi" w:eastAsiaTheme="minorEastAsia" w:hAnsiTheme="minorHAnsi" w:cstheme="minorBidi"/>
                  <w:noProof/>
                  <w:sz w:val="22"/>
                  <w:szCs w:val="22"/>
                  <w:lang w:eastAsia="en-GB" w:bidi="ar-SA"/>
                </w:rPr>
              </w:pPr>
              <w:del w:id="34" w:author="Tiago Segabinazzi Dotto" w:date="2024-11-05T15:23:00Z" w16du:dateUtc="2024-11-05T15:23:00Z">
                <w:r>
                  <w:fldChar w:fldCharType="begin"/>
                </w:r>
                <w:r>
                  <w:delInstrText>HYPERLINK \l "_Toc108243093"</w:delInstrText>
                </w:r>
                <w:r>
                  <w:fldChar w:fldCharType="separate"/>
                </w:r>
                <w:r w:rsidRPr="002D555F">
                  <w:rPr>
                    <w:rStyle w:val="Hyperlink"/>
                    <w:noProof/>
                  </w:rPr>
                  <w:delText>2.2. Shipboard calibration files</w:delText>
                </w:r>
                <w:r>
                  <w:rPr>
                    <w:noProof/>
                    <w:webHidden/>
                  </w:rPr>
                  <w:tab/>
                </w:r>
                <w:r>
                  <w:rPr>
                    <w:noProof/>
                    <w:webHidden/>
                  </w:rPr>
                  <w:fldChar w:fldCharType="begin"/>
                </w:r>
                <w:r>
                  <w:rPr>
                    <w:noProof/>
                    <w:webHidden/>
                  </w:rPr>
                  <w:delInstrText xml:space="preserve"> PAGEREF _Toc108243093 \h </w:delInstrText>
                </w:r>
                <w:r>
                  <w:rPr>
                    <w:noProof/>
                    <w:webHidden/>
                  </w:rPr>
                </w:r>
                <w:r>
                  <w:rPr>
                    <w:noProof/>
                    <w:webHidden/>
                  </w:rPr>
                  <w:fldChar w:fldCharType="separate"/>
                </w:r>
                <w:r>
                  <w:rPr>
                    <w:noProof/>
                    <w:webHidden/>
                  </w:rPr>
                  <w:delText>9</w:delText>
                </w:r>
                <w:r>
                  <w:rPr>
                    <w:noProof/>
                    <w:webHidden/>
                  </w:rPr>
                  <w:fldChar w:fldCharType="end"/>
                </w:r>
                <w:r>
                  <w:rPr>
                    <w:noProof/>
                  </w:rPr>
                  <w:fldChar w:fldCharType="end"/>
                </w:r>
              </w:del>
            </w:p>
            <w:p w14:paraId="41BE3D11" w14:textId="77777777" w:rsidR="002B3B1D" w:rsidRDefault="002B3B1D">
              <w:pPr>
                <w:pStyle w:val="TOC2"/>
                <w:tabs>
                  <w:tab w:val="right" w:leader="dot" w:pos="9628"/>
                </w:tabs>
                <w:rPr>
                  <w:del w:id="35" w:author="Tiago Segabinazzi Dotto" w:date="2024-11-05T15:23:00Z" w16du:dateUtc="2024-11-05T15:23:00Z"/>
                  <w:rFonts w:asciiTheme="minorHAnsi" w:eastAsiaTheme="minorEastAsia" w:hAnsiTheme="minorHAnsi" w:cstheme="minorBidi"/>
                  <w:noProof/>
                  <w:sz w:val="22"/>
                  <w:szCs w:val="22"/>
                  <w:lang w:eastAsia="en-GB" w:bidi="ar-SA"/>
                </w:rPr>
              </w:pPr>
              <w:del w:id="36" w:author="Tiago Segabinazzi Dotto" w:date="2024-11-05T15:23:00Z" w16du:dateUtc="2024-11-05T15:23:00Z">
                <w:r>
                  <w:fldChar w:fldCharType="begin"/>
                </w:r>
                <w:r>
                  <w:delInstrText>HYPERLINK \l "_Toc108243094"</w:delInstrText>
                </w:r>
                <w:r>
                  <w:fldChar w:fldCharType="separate"/>
                </w:r>
                <w:r w:rsidRPr="002D555F">
                  <w:rPr>
                    <w:rStyle w:val="Hyperlink"/>
                    <w:noProof/>
                    <w14:scene3d>
                      <w14:camera w14:prst="orthographicFront"/>
                      <w14:lightRig w14:rig="threePt" w14:dir="t">
                        <w14:rot w14:lat="0" w14:lon="0" w14:rev="0"/>
                      </w14:lightRig>
                    </w14:scene3d>
                  </w:rPr>
                  <w:delText>3.</w:delText>
                </w:r>
                <w:r w:rsidRPr="002D555F">
                  <w:rPr>
                    <w:rStyle w:val="Hyperlink"/>
                    <w:noProof/>
                  </w:rPr>
                  <w:delText xml:space="preserve"> Processing of the moored microcat</w:delText>
                </w:r>
                <w:r>
                  <w:rPr>
                    <w:noProof/>
                    <w:webHidden/>
                  </w:rPr>
                  <w:tab/>
                </w:r>
                <w:r>
                  <w:rPr>
                    <w:noProof/>
                    <w:webHidden/>
                  </w:rPr>
                  <w:fldChar w:fldCharType="begin"/>
                </w:r>
                <w:r>
                  <w:rPr>
                    <w:noProof/>
                    <w:webHidden/>
                  </w:rPr>
                  <w:delInstrText xml:space="preserve"> PAGEREF _Toc108243094 \h </w:delInstrText>
                </w:r>
                <w:r>
                  <w:rPr>
                    <w:noProof/>
                    <w:webHidden/>
                  </w:rPr>
                </w:r>
                <w:r>
                  <w:rPr>
                    <w:noProof/>
                    <w:webHidden/>
                  </w:rPr>
                  <w:fldChar w:fldCharType="separate"/>
                </w:r>
                <w:r>
                  <w:rPr>
                    <w:noProof/>
                    <w:webHidden/>
                  </w:rPr>
                  <w:delText>10</w:delText>
                </w:r>
                <w:r>
                  <w:rPr>
                    <w:noProof/>
                    <w:webHidden/>
                  </w:rPr>
                  <w:fldChar w:fldCharType="end"/>
                </w:r>
                <w:r>
                  <w:rPr>
                    <w:noProof/>
                  </w:rPr>
                  <w:fldChar w:fldCharType="end"/>
                </w:r>
              </w:del>
            </w:p>
            <w:p w14:paraId="3A39972F" w14:textId="77777777" w:rsidR="002B3B1D" w:rsidRDefault="002B3B1D">
              <w:pPr>
                <w:pStyle w:val="TOC2"/>
                <w:tabs>
                  <w:tab w:val="right" w:leader="dot" w:pos="9628"/>
                </w:tabs>
                <w:rPr>
                  <w:del w:id="37" w:author="Tiago Segabinazzi Dotto" w:date="2024-11-05T15:23:00Z" w16du:dateUtc="2024-11-05T15:23:00Z"/>
                  <w:rFonts w:asciiTheme="minorHAnsi" w:eastAsiaTheme="minorEastAsia" w:hAnsiTheme="minorHAnsi" w:cstheme="minorBidi"/>
                  <w:noProof/>
                  <w:sz w:val="22"/>
                  <w:szCs w:val="22"/>
                  <w:lang w:eastAsia="en-GB" w:bidi="ar-SA"/>
                </w:rPr>
              </w:pPr>
              <w:del w:id="38" w:author="Tiago Segabinazzi Dotto" w:date="2024-11-05T15:23:00Z" w16du:dateUtc="2024-11-05T15:23:00Z">
                <w:r>
                  <w:fldChar w:fldCharType="begin"/>
                </w:r>
                <w:r>
                  <w:delInstrText>HYPERLINK \l "_Toc108243095"</w:delInstrText>
                </w:r>
                <w:r>
                  <w:fldChar w:fldCharType="separate"/>
                </w:r>
                <w:r w:rsidRPr="002D555F">
                  <w:rPr>
                    <w:rStyle w:val="Hyperlink"/>
                    <w:noProof/>
                    <w14:scene3d>
                      <w14:camera w14:prst="orthographicFront"/>
                      <w14:lightRig w14:rig="threePt" w14:dir="t">
                        <w14:rot w14:lat="0" w14:lon="0" w14:rev="0"/>
                      </w14:lightRig>
                    </w14:scene3d>
                  </w:rPr>
                  <w:delText>4.</w:delText>
                </w:r>
                <w:r w:rsidRPr="002D555F">
                  <w:rPr>
                    <w:rStyle w:val="Hyperlink"/>
                    <w:noProof/>
                  </w:rPr>
                  <w:delText xml:space="preserve"> Lowered microcat processing after the shipboard calibration casts</w:delText>
                </w:r>
                <w:r>
                  <w:rPr>
                    <w:noProof/>
                    <w:webHidden/>
                  </w:rPr>
                  <w:tab/>
                </w:r>
                <w:r>
                  <w:rPr>
                    <w:noProof/>
                    <w:webHidden/>
                  </w:rPr>
                  <w:fldChar w:fldCharType="begin"/>
                </w:r>
                <w:r>
                  <w:rPr>
                    <w:noProof/>
                    <w:webHidden/>
                  </w:rPr>
                  <w:delInstrText xml:space="preserve"> PAGEREF _Toc108243095 \h </w:delInstrText>
                </w:r>
                <w:r>
                  <w:rPr>
                    <w:noProof/>
                    <w:webHidden/>
                  </w:rPr>
                </w:r>
                <w:r>
                  <w:rPr>
                    <w:noProof/>
                    <w:webHidden/>
                  </w:rPr>
                  <w:fldChar w:fldCharType="separate"/>
                </w:r>
                <w:r>
                  <w:rPr>
                    <w:noProof/>
                    <w:webHidden/>
                  </w:rPr>
                  <w:delText>10</w:delText>
                </w:r>
                <w:r>
                  <w:rPr>
                    <w:noProof/>
                    <w:webHidden/>
                  </w:rPr>
                  <w:fldChar w:fldCharType="end"/>
                </w:r>
                <w:r>
                  <w:rPr>
                    <w:noProof/>
                  </w:rPr>
                  <w:fldChar w:fldCharType="end"/>
                </w:r>
              </w:del>
            </w:p>
            <w:p w14:paraId="4E69B007" w14:textId="77777777" w:rsidR="002B3B1D" w:rsidRDefault="002B3B1D">
              <w:pPr>
                <w:pStyle w:val="TOC2"/>
                <w:tabs>
                  <w:tab w:val="right" w:leader="dot" w:pos="9628"/>
                </w:tabs>
                <w:rPr>
                  <w:del w:id="39" w:author="Tiago Segabinazzi Dotto" w:date="2024-11-05T15:23:00Z" w16du:dateUtc="2024-11-05T15:23:00Z"/>
                  <w:rFonts w:asciiTheme="minorHAnsi" w:eastAsiaTheme="minorEastAsia" w:hAnsiTheme="minorHAnsi" w:cstheme="minorBidi"/>
                  <w:noProof/>
                  <w:sz w:val="22"/>
                  <w:szCs w:val="22"/>
                  <w:lang w:eastAsia="en-GB" w:bidi="ar-SA"/>
                </w:rPr>
              </w:pPr>
              <w:del w:id="40" w:author="Tiago Segabinazzi Dotto" w:date="2024-11-05T15:23:00Z" w16du:dateUtc="2024-11-05T15:23:00Z">
                <w:r>
                  <w:fldChar w:fldCharType="begin"/>
                </w:r>
                <w:r>
                  <w:delInstrText>HYPERLINK \l "_Toc108243096"</w:delInstrText>
                </w:r>
                <w:r>
                  <w:fldChar w:fldCharType="separate"/>
                </w:r>
                <w:r w:rsidRPr="002D555F">
                  <w:rPr>
                    <w:rStyle w:val="Hyperlink"/>
                    <w:noProof/>
                    <w14:scene3d>
                      <w14:camera w14:prst="orthographicFront"/>
                      <w14:lightRig w14:rig="threePt" w14:dir="t">
                        <w14:rot w14:lat="0" w14:lon="0" w14:rev="0"/>
                      </w14:lightRig>
                    </w14:scene3d>
                  </w:rPr>
                  <w:delText>5.</w:delText>
                </w:r>
                <w:r w:rsidRPr="002D555F">
                  <w:rPr>
                    <w:rStyle w:val="Hyperlink"/>
                    <w:noProof/>
                  </w:rPr>
                  <w:delText xml:space="preserve"> Delayed mode processing of the microcat data.</w:delText>
                </w:r>
                <w:r>
                  <w:rPr>
                    <w:noProof/>
                    <w:webHidden/>
                  </w:rPr>
                  <w:tab/>
                </w:r>
                <w:r>
                  <w:rPr>
                    <w:noProof/>
                    <w:webHidden/>
                  </w:rPr>
                  <w:fldChar w:fldCharType="begin"/>
                </w:r>
                <w:r>
                  <w:rPr>
                    <w:noProof/>
                    <w:webHidden/>
                  </w:rPr>
                  <w:delInstrText xml:space="preserve"> PAGEREF _Toc108243096 \h </w:delInstrText>
                </w:r>
                <w:r>
                  <w:rPr>
                    <w:noProof/>
                    <w:webHidden/>
                  </w:rPr>
                </w:r>
                <w:r>
                  <w:rPr>
                    <w:noProof/>
                    <w:webHidden/>
                  </w:rPr>
                  <w:fldChar w:fldCharType="separate"/>
                </w:r>
                <w:r>
                  <w:rPr>
                    <w:noProof/>
                    <w:webHidden/>
                  </w:rPr>
                  <w:delText>11</w:delText>
                </w:r>
                <w:r>
                  <w:rPr>
                    <w:noProof/>
                    <w:webHidden/>
                  </w:rPr>
                  <w:fldChar w:fldCharType="end"/>
                </w:r>
                <w:r>
                  <w:rPr>
                    <w:noProof/>
                  </w:rPr>
                  <w:fldChar w:fldCharType="end"/>
                </w:r>
              </w:del>
            </w:p>
            <w:p w14:paraId="4792E119" w14:textId="77777777" w:rsidR="002B3B1D" w:rsidRDefault="002B3B1D">
              <w:pPr>
                <w:pStyle w:val="TOC3"/>
                <w:tabs>
                  <w:tab w:val="right" w:leader="dot" w:pos="9628"/>
                </w:tabs>
                <w:rPr>
                  <w:del w:id="41" w:author="Tiago Segabinazzi Dotto" w:date="2024-11-05T15:23:00Z" w16du:dateUtc="2024-11-05T15:23:00Z"/>
                  <w:rFonts w:asciiTheme="minorHAnsi" w:eastAsiaTheme="minorEastAsia" w:hAnsiTheme="minorHAnsi" w:cstheme="minorBidi"/>
                  <w:noProof/>
                  <w:sz w:val="22"/>
                  <w:szCs w:val="22"/>
                  <w:lang w:eastAsia="en-GB" w:bidi="ar-SA"/>
                </w:rPr>
              </w:pPr>
              <w:del w:id="42" w:author="Tiago Segabinazzi Dotto" w:date="2024-11-05T15:23:00Z" w16du:dateUtc="2024-11-05T15:23:00Z">
                <w:r>
                  <w:fldChar w:fldCharType="begin"/>
                </w:r>
                <w:r>
                  <w:delInstrText>HYPERLINK \l "_Toc108243097"</w:delInstrText>
                </w:r>
                <w:r>
                  <w:fldChar w:fldCharType="separate"/>
                </w:r>
                <w:r w:rsidRPr="002D555F">
                  <w:rPr>
                    <w:rStyle w:val="Hyperlink"/>
                    <w:noProof/>
                  </w:rPr>
                  <w:delText>5.1. Set-up metadata files</w:delText>
                </w:r>
                <w:r>
                  <w:rPr>
                    <w:noProof/>
                    <w:webHidden/>
                  </w:rPr>
                  <w:tab/>
                </w:r>
                <w:r>
                  <w:rPr>
                    <w:noProof/>
                    <w:webHidden/>
                  </w:rPr>
                  <w:fldChar w:fldCharType="begin"/>
                </w:r>
                <w:r>
                  <w:rPr>
                    <w:noProof/>
                    <w:webHidden/>
                  </w:rPr>
                  <w:delInstrText xml:space="preserve"> PAGEREF _Toc108243097 \h </w:delInstrText>
                </w:r>
                <w:r>
                  <w:rPr>
                    <w:noProof/>
                    <w:webHidden/>
                  </w:rPr>
                </w:r>
                <w:r>
                  <w:rPr>
                    <w:noProof/>
                    <w:webHidden/>
                  </w:rPr>
                  <w:fldChar w:fldCharType="separate"/>
                </w:r>
                <w:r>
                  <w:rPr>
                    <w:noProof/>
                    <w:webHidden/>
                  </w:rPr>
                  <w:delText>11</w:delText>
                </w:r>
                <w:r>
                  <w:rPr>
                    <w:noProof/>
                    <w:webHidden/>
                  </w:rPr>
                  <w:fldChar w:fldCharType="end"/>
                </w:r>
                <w:r>
                  <w:rPr>
                    <w:noProof/>
                  </w:rPr>
                  <w:fldChar w:fldCharType="end"/>
                </w:r>
              </w:del>
            </w:p>
            <w:p w14:paraId="68D24CC7" w14:textId="77777777" w:rsidR="002B3B1D" w:rsidRDefault="002B3B1D">
              <w:pPr>
                <w:pStyle w:val="TOC3"/>
                <w:tabs>
                  <w:tab w:val="right" w:leader="dot" w:pos="9628"/>
                </w:tabs>
                <w:rPr>
                  <w:del w:id="43" w:author="Tiago Segabinazzi Dotto" w:date="2024-11-05T15:23:00Z" w16du:dateUtc="2024-11-05T15:23:00Z"/>
                  <w:rFonts w:asciiTheme="minorHAnsi" w:eastAsiaTheme="minorEastAsia" w:hAnsiTheme="minorHAnsi" w:cstheme="minorBidi"/>
                  <w:noProof/>
                  <w:sz w:val="22"/>
                  <w:szCs w:val="22"/>
                  <w:lang w:eastAsia="en-GB" w:bidi="ar-SA"/>
                </w:rPr>
              </w:pPr>
              <w:del w:id="44" w:author="Tiago Segabinazzi Dotto" w:date="2024-11-05T15:23:00Z" w16du:dateUtc="2024-11-05T15:23:00Z">
                <w:r>
                  <w:fldChar w:fldCharType="begin"/>
                </w:r>
                <w:r>
                  <w:delInstrText>HYPERLINK \l "_Toc108243098"</w:delInstrText>
                </w:r>
                <w:r>
                  <w:fldChar w:fldCharType="separate"/>
                </w:r>
                <w:r w:rsidRPr="002D555F">
                  <w:rPr>
                    <w:rStyle w:val="Hyperlink"/>
                    <w:noProof/>
                  </w:rPr>
                  <w:delText>5.2. Calculation of accurate nominal depth of the mooring instruments, update of the metadata files</w:delText>
                </w:r>
                <w:r>
                  <w:rPr>
                    <w:noProof/>
                    <w:webHidden/>
                  </w:rPr>
                  <w:tab/>
                </w:r>
                <w:r>
                  <w:rPr>
                    <w:noProof/>
                    <w:webHidden/>
                  </w:rPr>
                  <w:fldChar w:fldCharType="begin"/>
                </w:r>
                <w:r>
                  <w:rPr>
                    <w:noProof/>
                    <w:webHidden/>
                  </w:rPr>
                  <w:delInstrText xml:space="preserve"> PAGEREF _Toc108243098 \h </w:delInstrText>
                </w:r>
                <w:r>
                  <w:rPr>
                    <w:noProof/>
                    <w:webHidden/>
                  </w:rPr>
                </w:r>
                <w:r>
                  <w:rPr>
                    <w:noProof/>
                    <w:webHidden/>
                  </w:rPr>
                  <w:fldChar w:fldCharType="separate"/>
                </w:r>
                <w:r>
                  <w:rPr>
                    <w:noProof/>
                    <w:webHidden/>
                  </w:rPr>
                  <w:delText>11</w:delText>
                </w:r>
                <w:r>
                  <w:rPr>
                    <w:noProof/>
                    <w:webHidden/>
                  </w:rPr>
                  <w:fldChar w:fldCharType="end"/>
                </w:r>
                <w:r>
                  <w:rPr>
                    <w:noProof/>
                  </w:rPr>
                  <w:fldChar w:fldCharType="end"/>
                </w:r>
              </w:del>
            </w:p>
            <w:p w14:paraId="66D8602F" w14:textId="77777777" w:rsidR="002B3B1D" w:rsidRDefault="002B3B1D">
              <w:pPr>
                <w:pStyle w:val="TOC3"/>
                <w:tabs>
                  <w:tab w:val="right" w:leader="dot" w:pos="9628"/>
                </w:tabs>
                <w:rPr>
                  <w:del w:id="45" w:author="Tiago Segabinazzi Dotto" w:date="2024-11-05T15:23:00Z" w16du:dateUtc="2024-11-05T15:23:00Z"/>
                  <w:rFonts w:asciiTheme="minorHAnsi" w:eastAsiaTheme="minorEastAsia" w:hAnsiTheme="minorHAnsi" w:cstheme="minorBidi"/>
                  <w:noProof/>
                  <w:sz w:val="22"/>
                  <w:szCs w:val="22"/>
                  <w:lang w:eastAsia="en-GB" w:bidi="ar-SA"/>
                </w:rPr>
              </w:pPr>
              <w:del w:id="46" w:author="Tiago Segabinazzi Dotto" w:date="2024-11-05T15:23:00Z" w16du:dateUtc="2024-11-05T15:23:00Z">
                <w:r>
                  <w:fldChar w:fldCharType="begin"/>
                </w:r>
                <w:r>
                  <w:delInstrText>HYPERLINK \l "_Toc108243099"</w:delInstrText>
                </w:r>
                <w:r>
                  <w:fldChar w:fldCharType="separate"/>
                </w:r>
                <w:r w:rsidRPr="002D555F">
                  <w:rPr>
                    <w:rStyle w:val="Hyperlink"/>
                    <w:noProof/>
                  </w:rPr>
                  <w:delText>5.3. Calculation of the pre- or post- deployment conductivity and temperature calibration coefficients</w:delText>
                </w:r>
                <w:r>
                  <w:rPr>
                    <w:noProof/>
                    <w:webHidden/>
                  </w:rPr>
                  <w:tab/>
                </w:r>
                <w:r>
                  <w:rPr>
                    <w:noProof/>
                    <w:webHidden/>
                  </w:rPr>
                  <w:fldChar w:fldCharType="begin"/>
                </w:r>
                <w:r>
                  <w:rPr>
                    <w:noProof/>
                    <w:webHidden/>
                  </w:rPr>
                  <w:delInstrText xml:space="preserve"> PAGEREF _Toc108243099 \h </w:delInstrText>
                </w:r>
                <w:r>
                  <w:rPr>
                    <w:noProof/>
                    <w:webHidden/>
                  </w:rPr>
                </w:r>
                <w:r>
                  <w:rPr>
                    <w:noProof/>
                    <w:webHidden/>
                  </w:rPr>
                  <w:fldChar w:fldCharType="separate"/>
                </w:r>
                <w:r>
                  <w:rPr>
                    <w:noProof/>
                    <w:webHidden/>
                  </w:rPr>
                  <w:delText>11</w:delText>
                </w:r>
                <w:r>
                  <w:rPr>
                    <w:noProof/>
                    <w:webHidden/>
                  </w:rPr>
                  <w:fldChar w:fldCharType="end"/>
                </w:r>
                <w:r>
                  <w:rPr>
                    <w:noProof/>
                  </w:rPr>
                  <w:fldChar w:fldCharType="end"/>
                </w:r>
              </w:del>
            </w:p>
            <w:p w14:paraId="15EEC883" w14:textId="77777777" w:rsidR="002B3B1D" w:rsidRDefault="002B3B1D">
              <w:pPr>
                <w:pStyle w:val="TOC3"/>
                <w:tabs>
                  <w:tab w:val="right" w:leader="dot" w:pos="9628"/>
                </w:tabs>
                <w:rPr>
                  <w:del w:id="47" w:author="Tiago Segabinazzi Dotto" w:date="2024-11-05T15:23:00Z" w16du:dateUtc="2024-11-05T15:23:00Z"/>
                  <w:rFonts w:asciiTheme="minorHAnsi" w:eastAsiaTheme="minorEastAsia" w:hAnsiTheme="minorHAnsi" w:cstheme="minorBidi"/>
                  <w:noProof/>
                  <w:sz w:val="22"/>
                  <w:szCs w:val="22"/>
                  <w:lang w:eastAsia="en-GB" w:bidi="ar-SA"/>
                </w:rPr>
              </w:pPr>
              <w:del w:id="48" w:author="Tiago Segabinazzi Dotto" w:date="2024-11-05T15:23:00Z" w16du:dateUtc="2024-11-05T15:23:00Z">
                <w:r>
                  <w:fldChar w:fldCharType="begin"/>
                </w:r>
                <w:r>
                  <w:delInstrText>HYPERLINK \l "_Toc108243100"</w:delInstrText>
                </w:r>
                <w:r>
                  <w:fldChar w:fldCharType="separate"/>
                </w:r>
                <w:r w:rsidRPr="002D555F">
                  <w:rPr>
                    <w:rStyle w:val="Hyperlink"/>
                    <w:noProof/>
                  </w:rPr>
                  <w:delText>5.4. Gridding of the data: creation of a lowpass filtered, regular gridded data set.</w:delText>
                </w:r>
                <w:r>
                  <w:rPr>
                    <w:noProof/>
                    <w:webHidden/>
                  </w:rPr>
                  <w:tab/>
                </w:r>
                <w:r>
                  <w:rPr>
                    <w:noProof/>
                    <w:webHidden/>
                  </w:rPr>
                  <w:fldChar w:fldCharType="begin"/>
                </w:r>
                <w:r>
                  <w:rPr>
                    <w:noProof/>
                    <w:webHidden/>
                  </w:rPr>
                  <w:delInstrText xml:space="preserve"> PAGEREF _Toc108243100 \h </w:delInstrText>
                </w:r>
                <w:r>
                  <w:rPr>
                    <w:noProof/>
                    <w:webHidden/>
                  </w:rPr>
                </w:r>
                <w:r>
                  <w:rPr>
                    <w:noProof/>
                    <w:webHidden/>
                  </w:rPr>
                  <w:fldChar w:fldCharType="separate"/>
                </w:r>
                <w:r>
                  <w:rPr>
                    <w:noProof/>
                    <w:webHidden/>
                  </w:rPr>
                  <w:delText>12</w:delText>
                </w:r>
                <w:r>
                  <w:rPr>
                    <w:noProof/>
                    <w:webHidden/>
                  </w:rPr>
                  <w:fldChar w:fldCharType="end"/>
                </w:r>
                <w:r>
                  <w:rPr>
                    <w:noProof/>
                  </w:rPr>
                  <w:fldChar w:fldCharType="end"/>
                </w:r>
              </w:del>
            </w:p>
            <w:p w14:paraId="048F107A" w14:textId="77777777" w:rsidR="002B3B1D" w:rsidRDefault="002B3B1D">
              <w:pPr>
                <w:pStyle w:val="TOC3"/>
                <w:tabs>
                  <w:tab w:val="right" w:leader="dot" w:pos="9628"/>
                </w:tabs>
                <w:rPr>
                  <w:del w:id="49" w:author="Tiago Segabinazzi Dotto" w:date="2024-11-05T15:23:00Z" w16du:dateUtc="2024-11-05T15:23:00Z"/>
                  <w:rFonts w:asciiTheme="minorHAnsi" w:eastAsiaTheme="minorEastAsia" w:hAnsiTheme="minorHAnsi" w:cstheme="minorBidi"/>
                  <w:noProof/>
                  <w:sz w:val="22"/>
                  <w:szCs w:val="22"/>
                  <w:lang w:eastAsia="en-GB" w:bidi="ar-SA"/>
                </w:rPr>
              </w:pPr>
              <w:del w:id="50" w:author="Tiago Segabinazzi Dotto" w:date="2024-11-05T15:23:00Z" w16du:dateUtc="2024-11-05T15:23:00Z">
                <w:r>
                  <w:fldChar w:fldCharType="begin"/>
                </w:r>
                <w:r>
                  <w:delInstrText>HYPERLINK \l "_Toc108243101"</w:delInstrText>
                </w:r>
                <w:r>
                  <w:fldChar w:fldCharType="separate"/>
                </w:r>
                <w:r w:rsidRPr="002D555F">
                  <w:rPr>
                    <w:rStyle w:val="Hyperlink"/>
                    <w:noProof/>
                  </w:rPr>
                  <w:delText>5.5. merging of the several years of deployment (and if necessary moorings)</w:delText>
                </w:r>
                <w:r>
                  <w:rPr>
                    <w:noProof/>
                    <w:webHidden/>
                  </w:rPr>
                  <w:tab/>
                </w:r>
                <w:r>
                  <w:rPr>
                    <w:noProof/>
                    <w:webHidden/>
                  </w:rPr>
                  <w:fldChar w:fldCharType="begin"/>
                </w:r>
                <w:r>
                  <w:rPr>
                    <w:noProof/>
                    <w:webHidden/>
                  </w:rPr>
                  <w:delInstrText xml:space="preserve"> PAGEREF _Toc108243101 \h </w:delInstrText>
                </w:r>
                <w:r>
                  <w:rPr>
                    <w:noProof/>
                    <w:webHidden/>
                  </w:rPr>
                </w:r>
                <w:r>
                  <w:rPr>
                    <w:noProof/>
                    <w:webHidden/>
                  </w:rPr>
                  <w:fldChar w:fldCharType="separate"/>
                </w:r>
                <w:r>
                  <w:rPr>
                    <w:noProof/>
                    <w:webHidden/>
                  </w:rPr>
                  <w:delText>13</w:delText>
                </w:r>
                <w:r>
                  <w:rPr>
                    <w:noProof/>
                    <w:webHidden/>
                  </w:rPr>
                  <w:fldChar w:fldCharType="end"/>
                </w:r>
                <w:r>
                  <w:rPr>
                    <w:noProof/>
                  </w:rPr>
                  <w:fldChar w:fldCharType="end"/>
                </w:r>
              </w:del>
            </w:p>
            <w:p w14:paraId="7F77C559" w14:textId="77777777" w:rsidR="002B3B1D" w:rsidRDefault="002B3B1D">
              <w:pPr>
                <w:pStyle w:val="TOC1"/>
                <w:tabs>
                  <w:tab w:val="right" w:leader="dot" w:pos="9628"/>
                </w:tabs>
                <w:rPr>
                  <w:del w:id="51" w:author="Tiago Segabinazzi Dotto" w:date="2024-11-05T15:23:00Z" w16du:dateUtc="2024-11-05T15:23:00Z"/>
                  <w:rFonts w:asciiTheme="minorHAnsi" w:eastAsiaTheme="minorEastAsia" w:hAnsiTheme="minorHAnsi" w:cstheme="minorBidi"/>
                  <w:noProof/>
                  <w:sz w:val="22"/>
                  <w:szCs w:val="22"/>
                  <w:lang w:eastAsia="en-GB" w:bidi="ar-SA"/>
                </w:rPr>
              </w:pPr>
              <w:del w:id="52" w:author="Tiago Segabinazzi Dotto" w:date="2024-11-05T15:23:00Z" w16du:dateUtc="2024-11-05T15:23:00Z">
                <w:r>
                  <w:fldChar w:fldCharType="begin"/>
                </w:r>
                <w:r>
                  <w:delInstrText>HYPERLINK \l "_Toc108243102"</w:delInstrText>
                </w:r>
                <w:r>
                  <w:fldChar w:fldCharType="separate"/>
                </w:r>
                <w:r w:rsidRPr="002D555F">
                  <w:rPr>
                    <w:rStyle w:val="Hyperlink"/>
                    <w:noProof/>
                  </w:rPr>
                  <w:delText>Processing of moored current meter and ADCP data</w:delText>
                </w:r>
                <w:r>
                  <w:rPr>
                    <w:noProof/>
                    <w:webHidden/>
                  </w:rPr>
                  <w:tab/>
                </w:r>
                <w:r>
                  <w:rPr>
                    <w:noProof/>
                    <w:webHidden/>
                  </w:rPr>
                  <w:fldChar w:fldCharType="begin"/>
                </w:r>
                <w:r>
                  <w:rPr>
                    <w:noProof/>
                    <w:webHidden/>
                  </w:rPr>
                  <w:delInstrText xml:space="preserve"> PAGEREF _Toc108243102 \h </w:delInstrText>
                </w:r>
                <w:r>
                  <w:rPr>
                    <w:noProof/>
                    <w:webHidden/>
                  </w:rPr>
                </w:r>
                <w:r>
                  <w:rPr>
                    <w:noProof/>
                    <w:webHidden/>
                  </w:rPr>
                  <w:fldChar w:fldCharType="separate"/>
                </w:r>
                <w:r>
                  <w:rPr>
                    <w:noProof/>
                    <w:webHidden/>
                  </w:rPr>
                  <w:delText>15</w:delText>
                </w:r>
                <w:r>
                  <w:rPr>
                    <w:noProof/>
                    <w:webHidden/>
                  </w:rPr>
                  <w:fldChar w:fldCharType="end"/>
                </w:r>
                <w:r>
                  <w:rPr>
                    <w:noProof/>
                  </w:rPr>
                  <w:fldChar w:fldCharType="end"/>
                </w:r>
              </w:del>
            </w:p>
            <w:p w14:paraId="30DAEDE8" w14:textId="77777777" w:rsidR="002B3B1D" w:rsidRDefault="002B3B1D">
              <w:pPr>
                <w:pStyle w:val="TOC2"/>
                <w:tabs>
                  <w:tab w:val="right" w:leader="dot" w:pos="9628"/>
                </w:tabs>
                <w:rPr>
                  <w:del w:id="53" w:author="Tiago Segabinazzi Dotto" w:date="2024-11-05T15:23:00Z" w16du:dateUtc="2024-11-05T15:23:00Z"/>
                  <w:rFonts w:asciiTheme="minorHAnsi" w:eastAsiaTheme="minorEastAsia" w:hAnsiTheme="minorHAnsi" w:cstheme="minorBidi"/>
                  <w:noProof/>
                  <w:sz w:val="22"/>
                  <w:szCs w:val="22"/>
                  <w:lang w:eastAsia="en-GB" w:bidi="ar-SA"/>
                </w:rPr>
              </w:pPr>
              <w:del w:id="54" w:author="Tiago Segabinazzi Dotto" w:date="2024-11-05T15:23:00Z" w16du:dateUtc="2024-11-05T15:23:00Z">
                <w:r>
                  <w:fldChar w:fldCharType="begin"/>
                </w:r>
                <w:r>
                  <w:delInstrText>HYPERLINK \l "_Toc108243103"</w:delInstrText>
                </w:r>
                <w:r>
                  <w:fldChar w:fldCharType="separate"/>
                </w:r>
                <w:r w:rsidRPr="002D555F">
                  <w:rPr>
                    <w:rStyle w:val="Hyperlink"/>
                    <w:noProof/>
                    <w14:scene3d>
                      <w14:camera w14:prst="orthographicFront"/>
                      <w14:lightRig w14:rig="threePt" w14:dir="t">
                        <w14:rot w14:lat="0" w14:lon="0" w14:rev="0"/>
                      </w14:lightRig>
                    </w14:scene3d>
                  </w:rPr>
                  <w:delText>1.</w:delText>
                </w:r>
                <w:r w:rsidRPr="002D555F">
                  <w:rPr>
                    <w:rStyle w:val="Hyperlink"/>
                    <w:noProof/>
                  </w:rPr>
                  <w:delText xml:space="preserve"> Introduction</w:delText>
                </w:r>
                <w:r>
                  <w:rPr>
                    <w:noProof/>
                    <w:webHidden/>
                  </w:rPr>
                  <w:tab/>
                </w:r>
                <w:r>
                  <w:rPr>
                    <w:noProof/>
                    <w:webHidden/>
                  </w:rPr>
                  <w:fldChar w:fldCharType="begin"/>
                </w:r>
                <w:r>
                  <w:rPr>
                    <w:noProof/>
                    <w:webHidden/>
                  </w:rPr>
                  <w:delInstrText xml:space="preserve"> PAGEREF _Toc108243103 \h </w:delInstrText>
                </w:r>
                <w:r>
                  <w:rPr>
                    <w:noProof/>
                    <w:webHidden/>
                  </w:rPr>
                </w:r>
                <w:r>
                  <w:rPr>
                    <w:noProof/>
                    <w:webHidden/>
                  </w:rPr>
                  <w:fldChar w:fldCharType="separate"/>
                </w:r>
                <w:r>
                  <w:rPr>
                    <w:noProof/>
                    <w:webHidden/>
                  </w:rPr>
                  <w:delText>15</w:delText>
                </w:r>
                <w:r>
                  <w:rPr>
                    <w:noProof/>
                    <w:webHidden/>
                  </w:rPr>
                  <w:fldChar w:fldCharType="end"/>
                </w:r>
                <w:r>
                  <w:rPr>
                    <w:noProof/>
                  </w:rPr>
                  <w:fldChar w:fldCharType="end"/>
                </w:r>
              </w:del>
            </w:p>
            <w:p w14:paraId="59E59973" w14:textId="77777777" w:rsidR="002B3B1D" w:rsidRDefault="002B3B1D">
              <w:pPr>
                <w:pStyle w:val="TOC2"/>
                <w:tabs>
                  <w:tab w:val="right" w:leader="dot" w:pos="9628"/>
                </w:tabs>
                <w:rPr>
                  <w:del w:id="55" w:author="Tiago Segabinazzi Dotto" w:date="2024-11-05T15:23:00Z" w16du:dateUtc="2024-11-05T15:23:00Z"/>
                  <w:rFonts w:asciiTheme="minorHAnsi" w:eastAsiaTheme="minorEastAsia" w:hAnsiTheme="minorHAnsi" w:cstheme="minorBidi"/>
                  <w:noProof/>
                  <w:sz w:val="22"/>
                  <w:szCs w:val="22"/>
                  <w:lang w:eastAsia="en-GB" w:bidi="ar-SA"/>
                </w:rPr>
              </w:pPr>
              <w:del w:id="56" w:author="Tiago Segabinazzi Dotto" w:date="2024-11-05T15:23:00Z" w16du:dateUtc="2024-11-05T15:23:00Z">
                <w:r>
                  <w:fldChar w:fldCharType="begin"/>
                </w:r>
                <w:r>
                  <w:delInstrText>HYPERLINK \l "_Toc108243104"</w:delInstrText>
                </w:r>
                <w:r>
                  <w:fldChar w:fldCharType="separate"/>
                </w:r>
                <w:r w:rsidRPr="002D555F">
                  <w:rPr>
                    <w:rStyle w:val="Hyperlink"/>
                    <w:noProof/>
                    <w14:scene3d>
                      <w14:camera w14:prst="orthographicFront"/>
                      <w14:lightRig w14:rig="threePt" w14:dir="t">
                        <w14:rot w14:lat="0" w14:lon="0" w14:rev="0"/>
                      </w14:lightRig>
                    </w14:scene3d>
                  </w:rPr>
                  <w:delText>2.</w:delText>
                </w:r>
                <w:r w:rsidRPr="002D555F">
                  <w:rPr>
                    <w:rStyle w:val="Hyperlink"/>
                    <w:noProof/>
                  </w:rPr>
                  <w:delText xml:space="preserve"> Nortek current meter data processing</w:delText>
                </w:r>
                <w:r>
                  <w:rPr>
                    <w:noProof/>
                    <w:webHidden/>
                  </w:rPr>
                  <w:tab/>
                </w:r>
                <w:r>
                  <w:rPr>
                    <w:noProof/>
                    <w:webHidden/>
                  </w:rPr>
                  <w:fldChar w:fldCharType="begin"/>
                </w:r>
                <w:r>
                  <w:rPr>
                    <w:noProof/>
                    <w:webHidden/>
                  </w:rPr>
                  <w:delInstrText xml:space="preserve"> PAGEREF _Toc108243104 \h </w:delInstrText>
                </w:r>
                <w:r>
                  <w:rPr>
                    <w:noProof/>
                    <w:webHidden/>
                  </w:rPr>
                </w:r>
                <w:r>
                  <w:rPr>
                    <w:noProof/>
                    <w:webHidden/>
                  </w:rPr>
                  <w:fldChar w:fldCharType="separate"/>
                </w:r>
                <w:r>
                  <w:rPr>
                    <w:noProof/>
                    <w:webHidden/>
                  </w:rPr>
                  <w:delText>15</w:delText>
                </w:r>
                <w:r>
                  <w:rPr>
                    <w:noProof/>
                    <w:webHidden/>
                  </w:rPr>
                  <w:fldChar w:fldCharType="end"/>
                </w:r>
                <w:r>
                  <w:rPr>
                    <w:noProof/>
                  </w:rPr>
                  <w:fldChar w:fldCharType="end"/>
                </w:r>
              </w:del>
            </w:p>
            <w:p w14:paraId="583CA525" w14:textId="77777777" w:rsidR="002B3B1D" w:rsidRDefault="002B3B1D">
              <w:pPr>
                <w:pStyle w:val="TOC3"/>
                <w:tabs>
                  <w:tab w:val="right" w:leader="dot" w:pos="9628"/>
                </w:tabs>
                <w:rPr>
                  <w:del w:id="57" w:author="Tiago Segabinazzi Dotto" w:date="2024-11-05T15:23:00Z" w16du:dateUtc="2024-11-05T15:23:00Z"/>
                  <w:rFonts w:asciiTheme="minorHAnsi" w:eastAsiaTheme="minorEastAsia" w:hAnsiTheme="minorHAnsi" w:cstheme="minorBidi"/>
                  <w:noProof/>
                  <w:sz w:val="22"/>
                  <w:szCs w:val="22"/>
                  <w:lang w:eastAsia="en-GB" w:bidi="ar-SA"/>
                </w:rPr>
              </w:pPr>
              <w:del w:id="58" w:author="Tiago Segabinazzi Dotto" w:date="2024-11-05T15:23:00Z" w16du:dateUtc="2024-11-05T15:23:00Z">
                <w:r>
                  <w:fldChar w:fldCharType="begin"/>
                </w:r>
                <w:r>
                  <w:delInstrText>HYPERLINK \l "_Toc108243105"</w:delInstrText>
                </w:r>
                <w:r>
                  <w:fldChar w:fldCharType="separate"/>
                </w:r>
                <w:r w:rsidRPr="002D555F">
                  <w:rPr>
                    <w:rStyle w:val="Hyperlink"/>
                    <w:noProof/>
                  </w:rPr>
                  <w:delText>2.1. Stage0 – Data Download (done during the cruise $CRUISE)</w:delText>
                </w:r>
                <w:r>
                  <w:rPr>
                    <w:noProof/>
                    <w:webHidden/>
                  </w:rPr>
                  <w:tab/>
                </w:r>
                <w:r>
                  <w:rPr>
                    <w:noProof/>
                    <w:webHidden/>
                  </w:rPr>
                  <w:fldChar w:fldCharType="begin"/>
                </w:r>
                <w:r>
                  <w:rPr>
                    <w:noProof/>
                    <w:webHidden/>
                  </w:rPr>
                  <w:delInstrText xml:space="preserve"> PAGEREF _Toc108243105 \h </w:delInstrText>
                </w:r>
                <w:r>
                  <w:rPr>
                    <w:noProof/>
                    <w:webHidden/>
                  </w:rPr>
                </w:r>
                <w:r>
                  <w:rPr>
                    <w:noProof/>
                    <w:webHidden/>
                  </w:rPr>
                  <w:fldChar w:fldCharType="separate"/>
                </w:r>
                <w:r>
                  <w:rPr>
                    <w:noProof/>
                    <w:webHidden/>
                  </w:rPr>
                  <w:delText>15</w:delText>
                </w:r>
                <w:r>
                  <w:rPr>
                    <w:noProof/>
                    <w:webHidden/>
                  </w:rPr>
                  <w:fldChar w:fldCharType="end"/>
                </w:r>
                <w:r>
                  <w:rPr>
                    <w:noProof/>
                  </w:rPr>
                  <w:fldChar w:fldCharType="end"/>
                </w:r>
              </w:del>
            </w:p>
            <w:p w14:paraId="29986A83" w14:textId="77777777" w:rsidR="002B3B1D" w:rsidRDefault="002B3B1D">
              <w:pPr>
                <w:pStyle w:val="TOC3"/>
                <w:tabs>
                  <w:tab w:val="right" w:leader="dot" w:pos="9628"/>
                </w:tabs>
                <w:rPr>
                  <w:del w:id="59" w:author="Tiago Segabinazzi Dotto" w:date="2024-11-05T15:23:00Z" w16du:dateUtc="2024-11-05T15:23:00Z"/>
                  <w:rFonts w:asciiTheme="minorHAnsi" w:eastAsiaTheme="minorEastAsia" w:hAnsiTheme="minorHAnsi" w:cstheme="minorBidi"/>
                  <w:noProof/>
                  <w:sz w:val="22"/>
                  <w:szCs w:val="22"/>
                  <w:lang w:eastAsia="en-GB" w:bidi="ar-SA"/>
                </w:rPr>
              </w:pPr>
              <w:del w:id="60" w:author="Tiago Segabinazzi Dotto" w:date="2024-11-05T15:23:00Z" w16du:dateUtc="2024-11-05T15:23:00Z">
                <w:r>
                  <w:fldChar w:fldCharType="begin"/>
                </w:r>
                <w:r>
                  <w:delInstrText>HYPERLINK \l "_Toc108243106"</w:delInstrText>
                </w:r>
                <w:r>
                  <w:fldChar w:fldCharType="separate"/>
                </w:r>
                <w:r w:rsidRPr="002D555F">
                  <w:rPr>
                    <w:rStyle w:val="Hyperlink"/>
                    <w:noProof/>
                  </w:rPr>
                  <w:delText>2.2. Stage1 – Conversion to standard RDB format and basic statistics</w:delText>
                </w:r>
                <w:r>
                  <w:rPr>
                    <w:noProof/>
                    <w:webHidden/>
                  </w:rPr>
                  <w:tab/>
                </w:r>
                <w:r>
                  <w:rPr>
                    <w:noProof/>
                    <w:webHidden/>
                  </w:rPr>
                  <w:fldChar w:fldCharType="begin"/>
                </w:r>
                <w:r>
                  <w:rPr>
                    <w:noProof/>
                    <w:webHidden/>
                  </w:rPr>
                  <w:delInstrText xml:space="preserve"> PAGEREF _Toc108243106 \h </w:delInstrText>
                </w:r>
                <w:r>
                  <w:rPr>
                    <w:noProof/>
                    <w:webHidden/>
                  </w:rPr>
                </w:r>
                <w:r>
                  <w:rPr>
                    <w:noProof/>
                    <w:webHidden/>
                  </w:rPr>
                  <w:fldChar w:fldCharType="separate"/>
                </w:r>
                <w:r>
                  <w:rPr>
                    <w:noProof/>
                    <w:webHidden/>
                  </w:rPr>
                  <w:delText>15</w:delText>
                </w:r>
                <w:r>
                  <w:rPr>
                    <w:noProof/>
                    <w:webHidden/>
                  </w:rPr>
                  <w:fldChar w:fldCharType="end"/>
                </w:r>
                <w:r>
                  <w:rPr>
                    <w:noProof/>
                  </w:rPr>
                  <w:fldChar w:fldCharType="end"/>
                </w:r>
              </w:del>
            </w:p>
            <w:p w14:paraId="573AF6E9" w14:textId="77777777" w:rsidR="002B3B1D" w:rsidRDefault="002B3B1D">
              <w:pPr>
                <w:pStyle w:val="TOC3"/>
                <w:tabs>
                  <w:tab w:val="right" w:leader="dot" w:pos="9628"/>
                </w:tabs>
                <w:rPr>
                  <w:del w:id="61" w:author="Tiago Segabinazzi Dotto" w:date="2024-11-05T15:23:00Z" w16du:dateUtc="2024-11-05T15:23:00Z"/>
                  <w:rFonts w:asciiTheme="minorHAnsi" w:eastAsiaTheme="minorEastAsia" w:hAnsiTheme="minorHAnsi" w:cstheme="minorBidi"/>
                  <w:noProof/>
                  <w:sz w:val="22"/>
                  <w:szCs w:val="22"/>
                  <w:lang w:eastAsia="en-GB" w:bidi="ar-SA"/>
                </w:rPr>
              </w:pPr>
              <w:del w:id="62" w:author="Tiago Segabinazzi Dotto" w:date="2024-11-05T15:23:00Z" w16du:dateUtc="2024-11-05T15:23:00Z">
                <w:r>
                  <w:fldChar w:fldCharType="begin"/>
                </w:r>
                <w:r>
                  <w:delInstrText>HYPERLINK \l "_Toc108243107"</w:delInstrText>
                </w:r>
                <w:r>
                  <w:fldChar w:fldCharType="separate"/>
                </w:r>
                <w:r w:rsidRPr="002D555F">
                  <w:rPr>
                    <w:rStyle w:val="Hyperlink"/>
                    <w:noProof/>
                  </w:rPr>
                  <w:delText>2.3. Stage2 – Trimming of data, summary plots</w:delText>
                </w:r>
                <w:r>
                  <w:rPr>
                    <w:noProof/>
                    <w:webHidden/>
                  </w:rPr>
                  <w:tab/>
                </w:r>
                <w:r>
                  <w:rPr>
                    <w:noProof/>
                    <w:webHidden/>
                  </w:rPr>
                  <w:fldChar w:fldCharType="begin"/>
                </w:r>
                <w:r>
                  <w:rPr>
                    <w:noProof/>
                    <w:webHidden/>
                  </w:rPr>
                  <w:delInstrText xml:space="preserve"> PAGEREF _Toc108243107 \h </w:delInstrText>
                </w:r>
                <w:r>
                  <w:rPr>
                    <w:noProof/>
                    <w:webHidden/>
                  </w:rPr>
                </w:r>
                <w:r>
                  <w:rPr>
                    <w:noProof/>
                    <w:webHidden/>
                  </w:rPr>
                  <w:fldChar w:fldCharType="separate"/>
                </w:r>
                <w:r>
                  <w:rPr>
                    <w:noProof/>
                    <w:webHidden/>
                  </w:rPr>
                  <w:delText>16</w:delText>
                </w:r>
                <w:r>
                  <w:rPr>
                    <w:noProof/>
                    <w:webHidden/>
                  </w:rPr>
                  <w:fldChar w:fldCharType="end"/>
                </w:r>
                <w:r>
                  <w:rPr>
                    <w:noProof/>
                  </w:rPr>
                  <w:fldChar w:fldCharType="end"/>
                </w:r>
              </w:del>
            </w:p>
            <w:p w14:paraId="0C1F21E3" w14:textId="77777777" w:rsidR="002B3B1D" w:rsidRDefault="002B3B1D">
              <w:pPr>
                <w:pStyle w:val="TOC3"/>
                <w:tabs>
                  <w:tab w:val="right" w:leader="dot" w:pos="9628"/>
                </w:tabs>
                <w:rPr>
                  <w:del w:id="63" w:author="Tiago Segabinazzi Dotto" w:date="2024-11-05T15:23:00Z" w16du:dateUtc="2024-11-05T15:23:00Z"/>
                  <w:rFonts w:asciiTheme="minorHAnsi" w:eastAsiaTheme="minorEastAsia" w:hAnsiTheme="minorHAnsi" w:cstheme="minorBidi"/>
                  <w:noProof/>
                  <w:sz w:val="22"/>
                  <w:szCs w:val="22"/>
                  <w:lang w:eastAsia="en-GB" w:bidi="ar-SA"/>
                </w:rPr>
              </w:pPr>
              <w:del w:id="64" w:author="Tiago Segabinazzi Dotto" w:date="2024-11-05T15:23:00Z" w16du:dateUtc="2024-11-05T15:23:00Z">
                <w:r>
                  <w:fldChar w:fldCharType="begin"/>
                </w:r>
                <w:r>
                  <w:delInstrText>HYPERLINK \l "_Toc108243108"</w:delInstrText>
                </w:r>
                <w:r>
                  <w:fldChar w:fldCharType="separate"/>
                </w:r>
                <w:r w:rsidRPr="002D555F">
                  <w:rPr>
                    <w:rStyle w:val="Hyperlink"/>
                    <w:noProof/>
                  </w:rPr>
                  <w:delText>2.4. Stage3 – Data editing, speed of sound correction, magnetic declination correction, data filtering</w:delText>
                </w:r>
                <w:r>
                  <w:rPr>
                    <w:noProof/>
                    <w:webHidden/>
                  </w:rPr>
                  <w:tab/>
                </w:r>
                <w:r>
                  <w:rPr>
                    <w:noProof/>
                    <w:webHidden/>
                  </w:rPr>
                  <w:fldChar w:fldCharType="begin"/>
                </w:r>
                <w:r>
                  <w:rPr>
                    <w:noProof/>
                    <w:webHidden/>
                  </w:rPr>
                  <w:delInstrText xml:space="preserve"> PAGEREF _Toc108243108 \h </w:delInstrText>
                </w:r>
                <w:r>
                  <w:rPr>
                    <w:noProof/>
                    <w:webHidden/>
                  </w:rPr>
                </w:r>
                <w:r>
                  <w:rPr>
                    <w:noProof/>
                    <w:webHidden/>
                  </w:rPr>
                  <w:fldChar w:fldCharType="separate"/>
                </w:r>
                <w:r>
                  <w:rPr>
                    <w:noProof/>
                    <w:webHidden/>
                  </w:rPr>
                  <w:delText>16</w:delText>
                </w:r>
                <w:r>
                  <w:rPr>
                    <w:noProof/>
                    <w:webHidden/>
                  </w:rPr>
                  <w:fldChar w:fldCharType="end"/>
                </w:r>
                <w:r>
                  <w:rPr>
                    <w:noProof/>
                  </w:rPr>
                  <w:fldChar w:fldCharType="end"/>
                </w:r>
              </w:del>
            </w:p>
            <w:p w14:paraId="2163C1C1" w14:textId="77777777" w:rsidR="002B3B1D" w:rsidRDefault="002B3B1D">
              <w:pPr>
                <w:pStyle w:val="TOC3"/>
                <w:tabs>
                  <w:tab w:val="right" w:leader="dot" w:pos="9628"/>
                </w:tabs>
                <w:rPr>
                  <w:del w:id="65" w:author="Tiago Segabinazzi Dotto" w:date="2024-11-05T15:23:00Z" w16du:dateUtc="2024-11-05T15:23:00Z"/>
                  <w:rFonts w:asciiTheme="minorHAnsi" w:eastAsiaTheme="minorEastAsia" w:hAnsiTheme="minorHAnsi" w:cstheme="minorBidi"/>
                  <w:noProof/>
                  <w:sz w:val="22"/>
                  <w:szCs w:val="22"/>
                  <w:lang w:eastAsia="en-GB" w:bidi="ar-SA"/>
                </w:rPr>
              </w:pPr>
              <w:del w:id="66" w:author="Tiago Segabinazzi Dotto" w:date="2024-11-05T15:23:00Z" w16du:dateUtc="2024-11-05T15:23:00Z">
                <w:r>
                  <w:fldChar w:fldCharType="begin"/>
                </w:r>
                <w:r>
                  <w:delInstrText>HYPERLINK \l "_Toc108243109"</w:delInstrText>
                </w:r>
                <w:r>
                  <w:fldChar w:fldCharType="separate"/>
                </w:r>
                <w:r w:rsidRPr="002D555F">
                  <w:rPr>
                    <w:rStyle w:val="Hyperlink"/>
                    <w:noProof/>
                  </w:rPr>
                  <w:delText>2.5. Stage 4 – Data gridding of individual deployment</w:delText>
                </w:r>
                <w:r>
                  <w:rPr>
                    <w:noProof/>
                    <w:webHidden/>
                  </w:rPr>
                  <w:tab/>
                </w:r>
                <w:r>
                  <w:rPr>
                    <w:noProof/>
                    <w:webHidden/>
                  </w:rPr>
                  <w:fldChar w:fldCharType="begin"/>
                </w:r>
                <w:r>
                  <w:rPr>
                    <w:noProof/>
                    <w:webHidden/>
                  </w:rPr>
                  <w:delInstrText xml:space="preserve"> PAGEREF _Toc108243109 \h </w:delInstrText>
                </w:r>
                <w:r>
                  <w:rPr>
                    <w:noProof/>
                    <w:webHidden/>
                  </w:rPr>
                </w:r>
                <w:r>
                  <w:rPr>
                    <w:noProof/>
                    <w:webHidden/>
                  </w:rPr>
                  <w:fldChar w:fldCharType="separate"/>
                </w:r>
                <w:r>
                  <w:rPr>
                    <w:noProof/>
                    <w:webHidden/>
                  </w:rPr>
                  <w:delText>18</w:delText>
                </w:r>
                <w:r>
                  <w:rPr>
                    <w:noProof/>
                    <w:webHidden/>
                  </w:rPr>
                  <w:fldChar w:fldCharType="end"/>
                </w:r>
                <w:r>
                  <w:rPr>
                    <w:noProof/>
                  </w:rPr>
                  <w:fldChar w:fldCharType="end"/>
                </w:r>
              </w:del>
            </w:p>
            <w:p w14:paraId="0B0CDD1D" w14:textId="77777777" w:rsidR="002B3B1D" w:rsidRDefault="002B3B1D">
              <w:pPr>
                <w:pStyle w:val="TOC1"/>
                <w:tabs>
                  <w:tab w:val="right" w:leader="dot" w:pos="9628"/>
                </w:tabs>
                <w:rPr>
                  <w:del w:id="67" w:author="Tiago Segabinazzi Dotto" w:date="2024-11-05T15:23:00Z" w16du:dateUtc="2024-11-05T15:23:00Z"/>
                  <w:rFonts w:asciiTheme="minorHAnsi" w:eastAsiaTheme="minorEastAsia" w:hAnsiTheme="minorHAnsi" w:cstheme="minorBidi"/>
                  <w:noProof/>
                  <w:sz w:val="22"/>
                  <w:szCs w:val="22"/>
                  <w:lang w:eastAsia="en-GB" w:bidi="ar-SA"/>
                </w:rPr>
              </w:pPr>
              <w:del w:id="68" w:author="Tiago Segabinazzi Dotto" w:date="2024-11-05T15:23:00Z" w16du:dateUtc="2024-11-05T15:23:00Z">
                <w:r>
                  <w:fldChar w:fldCharType="begin"/>
                </w:r>
                <w:r>
                  <w:delInstrText>HYPERLINK \l "_Toc108243110"</w:delInstrText>
                </w:r>
                <w:r>
                  <w:fldChar w:fldCharType="separate"/>
                </w:r>
                <w:r w:rsidRPr="002D555F">
                  <w:rPr>
                    <w:rStyle w:val="Hyperlink"/>
                    <w:noProof/>
                  </w:rPr>
                  <w:delText>DeepSeapHOx Data Processing</w:delText>
                </w:r>
                <w:r>
                  <w:rPr>
                    <w:noProof/>
                    <w:webHidden/>
                  </w:rPr>
                  <w:tab/>
                </w:r>
                <w:r>
                  <w:rPr>
                    <w:noProof/>
                    <w:webHidden/>
                  </w:rPr>
                  <w:fldChar w:fldCharType="begin"/>
                </w:r>
                <w:r>
                  <w:rPr>
                    <w:noProof/>
                    <w:webHidden/>
                  </w:rPr>
                  <w:delInstrText xml:space="preserve"> PAGEREF _Toc108243110 \h </w:delInstrText>
                </w:r>
                <w:r>
                  <w:rPr>
                    <w:noProof/>
                    <w:webHidden/>
                  </w:rPr>
                </w:r>
                <w:r>
                  <w:rPr>
                    <w:noProof/>
                    <w:webHidden/>
                  </w:rPr>
                  <w:fldChar w:fldCharType="separate"/>
                </w:r>
                <w:r>
                  <w:rPr>
                    <w:noProof/>
                    <w:webHidden/>
                  </w:rPr>
                  <w:delText>19</w:delText>
                </w:r>
                <w:r>
                  <w:rPr>
                    <w:noProof/>
                    <w:webHidden/>
                  </w:rPr>
                  <w:fldChar w:fldCharType="end"/>
                </w:r>
                <w:r>
                  <w:rPr>
                    <w:noProof/>
                  </w:rPr>
                  <w:fldChar w:fldCharType="end"/>
                </w:r>
              </w:del>
            </w:p>
            <w:p w14:paraId="078B4667" w14:textId="77777777" w:rsidR="002B3B1D" w:rsidRDefault="002B3B1D">
              <w:pPr>
                <w:pStyle w:val="TOC2"/>
                <w:tabs>
                  <w:tab w:val="right" w:leader="dot" w:pos="9628"/>
                </w:tabs>
                <w:rPr>
                  <w:del w:id="69" w:author="Tiago Segabinazzi Dotto" w:date="2024-11-05T15:23:00Z" w16du:dateUtc="2024-11-05T15:23:00Z"/>
                  <w:rFonts w:asciiTheme="minorHAnsi" w:eastAsiaTheme="minorEastAsia" w:hAnsiTheme="minorHAnsi" w:cstheme="minorBidi"/>
                  <w:noProof/>
                  <w:sz w:val="22"/>
                  <w:szCs w:val="22"/>
                  <w:lang w:eastAsia="en-GB" w:bidi="ar-SA"/>
                </w:rPr>
              </w:pPr>
              <w:del w:id="70" w:author="Tiago Segabinazzi Dotto" w:date="2024-11-05T15:23:00Z" w16du:dateUtc="2024-11-05T15:23:00Z">
                <w:r>
                  <w:fldChar w:fldCharType="begin"/>
                </w:r>
                <w:r>
                  <w:delInstrText>HYPERLINK \l "_Toc108243111"</w:delInstrText>
                </w:r>
                <w:r>
                  <w:fldChar w:fldCharType="separate"/>
                </w:r>
                <w:r w:rsidRPr="002D555F">
                  <w:rPr>
                    <w:rStyle w:val="Hyperlink"/>
                    <w:noProof/>
                    <w14:scene3d>
                      <w14:camera w14:prst="orthographicFront"/>
                      <w14:lightRig w14:rig="threePt" w14:dir="t">
                        <w14:rot w14:lat="0" w14:lon="0" w14:rev="0"/>
                      </w14:lightRig>
                    </w14:scene3d>
                  </w:rPr>
                  <w:delText>1.</w:delText>
                </w:r>
                <w:r w:rsidRPr="002D555F">
                  <w:rPr>
                    <w:rStyle w:val="Hyperlink"/>
                    <w:noProof/>
                  </w:rPr>
                  <w:delText xml:space="preserve"> Stage 0 – Data Download</w:delText>
                </w:r>
                <w:r>
                  <w:rPr>
                    <w:noProof/>
                    <w:webHidden/>
                  </w:rPr>
                  <w:tab/>
                </w:r>
                <w:r>
                  <w:rPr>
                    <w:noProof/>
                    <w:webHidden/>
                  </w:rPr>
                  <w:fldChar w:fldCharType="begin"/>
                </w:r>
                <w:r>
                  <w:rPr>
                    <w:noProof/>
                    <w:webHidden/>
                  </w:rPr>
                  <w:delInstrText xml:space="preserve"> PAGEREF _Toc108243111 \h </w:delInstrText>
                </w:r>
                <w:r>
                  <w:rPr>
                    <w:noProof/>
                    <w:webHidden/>
                  </w:rPr>
                </w:r>
                <w:r>
                  <w:rPr>
                    <w:noProof/>
                    <w:webHidden/>
                  </w:rPr>
                  <w:fldChar w:fldCharType="separate"/>
                </w:r>
                <w:r>
                  <w:rPr>
                    <w:noProof/>
                    <w:webHidden/>
                  </w:rPr>
                  <w:delText>19</w:delText>
                </w:r>
                <w:r>
                  <w:rPr>
                    <w:noProof/>
                    <w:webHidden/>
                  </w:rPr>
                  <w:fldChar w:fldCharType="end"/>
                </w:r>
                <w:r>
                  <w:rPr>
                    <w:noProof/>
                  </w:rPr>
                  <w:fldChar w:fldCharType="end"/>
                </w:r>
              </w:del>
            </w:p>
            <w:p w14:paraId="05189EFC" w14:textId="77777777" w:rsidR="002B3B1D" w:rsidRDefault="002B3B1D">
              <w:pPr>
                <w:pStyle w:val="TOC2"/>
                <w:tabs>
                  <w:tab w:val="right" w:leader="dot" w:pos="9628"/>
                </w:tabs>
                <w:rPr>
                  <w:del w:id="71" w:author="Tiago Segabinazzi Dotto" w:date="2024-11-05T15:23:00Z" w16du:dateUtc="2024-11-05T15:23:00Z"/>
                  <w:rFonts w:asciiTheme="minorHAnsi" w:eastAsiaTheme="minorEastAsia" w:hAnsiTheme="minorHAnsi" w:cstheme="minorBidi"/>
                  <w:noProof/>
                  <w:sz w:val="22"/>
                  <w:szCs w:val="22"/>
                  <w:lang w:eastAsia="en-GB" w:bidi="ar-SA"/>
                </w:rPr>
              </w:pPr>
              <w:del w:id="72" w:author="Tiago Segabinazzi Dotto" w:date="2024-11-05T15:23:00Z" w16du:dateUtc="2024-11-05T15:23:00Z">
                <w:r>
                  <w:fldChar w:fldCharType="begin"/>
                </w:r>
                <w:r>
                  <w:delInstrText>HYPERLINK \l "_Toc108243112"</w:delInstrText>
                </w:r>
                <w:r>
                  <w:fldChar w:fldCharType="separate"/>
                </w:r>
                <w:r w:rsidRPr="002D555F">
                  <w:rPr>
                    <w:rStyle w:val="Hyperlink"/>
                    <w:noProof/>
                    <w14:scene3d>
                      <w14:camera w14:prst="orthographicFront"/>
                      <w14:lightRig w14:rig="threePt" w14:dir="t">
                        <w14:rot w14:lat="0" w14:lon="0" w14:rev="0"/>
                      </w14:lightRig>
                    </w14:scene3d>
                  </w:rPr>
                  <w:delText>2.</w:delText>
                </w:r>
                <w:r w:rsidRPr="002D555F">
                  <w:rPr>
                    <w:rStyle w:val="Hyperlink"/>
                    <w:noProof/>
                  </w:rPr>
                  <w:delText xml:space="preserve"> Stage 1 – Conversion to standard RDB format</w:delText>
                </w:r>
                <w:r>
                  <w:rPr>
                    <w:noProof/>
                    <w:webHidden/>
                  </w:rPr>
                  <w:tab/>
                </w:r>
                <w:r>
                  <w:rPr>
                    <w:noProof/>
                    <w:webHidden/>
                  </w:rPr>
                  <w:fldChar w:fldCharType="begin"/>
                </w:r>
                <w:r>
                  <w:rPr>
                    <w:noProof/>
                    <w:webHidden/>
                  </w:rPr>
                  <w:delInstrText xml:space="preserve"> PAGEREF _Toc108243112 \h </w:delInstrText>
                </w:r>
                <w:r>
                  <w:rPr>
                    <w:noProof/>
                    <w:webHidden/>
                  </w:rPr>
                </w:r>
                <w:r>
                  <w:rPr>
                    <w:noProof/>
                    <w:webHidden/>
                  </w:rPr>
                  <w:fldChar w:fldCharType="separate"/>
                </w:r>
                <w:r>
                  <w:rPr>
                    <w:noProof/>
                    <w:webHidden/>
                  </w:rPr>
                  <w:delText>19</w:delText>
                </w:r>
                <w:r>
                  <w:rPr>
                    <w:noProof/>
                    <w:webHidden/>
                  </w:rPr>
                  <w:fldChar w:fldCharType="end"/>
                </w:r>
                <w:r>
                  <w:rPr>
                    <w:noProof/>
                  </w:rPr>
                  <w:fldChar w:fldCharType="end"/>
                </w:r>
              </w:del>
            </w:p>
            <w:p w14:paraId="1C97DA8D" w14:textId="77777777" w:rsidR="002B3B1D" w:rsidRDefault="002B3B1D">
              <w:pPr>
                <w:pStyle w:val="TOC1"/>
                <w:tabs>
                  <w:tab w:val="right" w:leader="dot" w:pos="9628"/>
                </w:tabs>
                <w:rPr>
                  <w:del w:id="73" w:author="Tiago Segabinazzi Dotto" w:date="2024-11-05T15:23:00Z" w16du:dateUtc="2024-11-05T15:23:00Z"/>
                  <w:rFonts w:asciiTheme="minorHAnsi" w:eastAsiaTheme="minorEastAsia" w:hAnsiTheme="minorHAnsi" w:cstheme="minorBidi"/>
                  <w:noProof/>
                  <w:sz w:val="22"/>
                  <w:szCs w:val="22"/>
                  <w:lang w:eastAsia="en-GB" w:bidi="ar-SA"/>
                </w:rPr>
              </w:pPr>
              <w:del w:id="74" w:author="Tiago Segabinazzi Dotto" w:date="2024-11-05T15:23:00Z" w16du:dateUtc="2024-11-05T15:23:00Z">
                <w:r>
                  <w:fldChar w:fldCharType="begin"/>
                </w:r>
                <w:r>
                  <w:delInstrText>HYPERLINK \l "_Toc108243113"</w:delInstrText>
                </w:r>
                <w:r>
                  <w:fldChar w:fldCharType="separate"/>
                </w:r>
                <w:r w:rsidRPr="002D555F">
                  <w:rPr>
                    <w:rStyle w:val="Hyperlink"/>
                    <w:noProof/>
                  </w:rPr>
                  <w:delText>Data reports tools</w:delText>
                </w:r>
                <w:r>
                  <w:rPr>
                    <w:noProof/>
                    <w:webHidden/>
                  </w:rPr>
                  <w:tab/>
                </w:r>
                <w:r>
                  <w:rPr>
                    <w:noProof/>
                    <w:webHidden/>
                  </w:rPr>
                  <w:fldChar w:fldCharType="begin"/>
                </w:r>
                <w:r>
                  <w:rPr>
                    <w:noProof/>
                    <w:webHidden/>
                  </w:rPr>
                  <w:delInstrText xml:space="preserve"> PAGEREF _Toc108243113 \h </w:delInstrText>
                </w:r>
                <w:r>
                  <w:rPr>
                    <w:noProof/>
                    <w:webHidden/>
                  </w:rPr>
                </w:r>
                <w:r>
                  <w:rPr>
                    <w:noProof/>
                    <w:webHidden/>
                  </w:rPr>
                  <w:fldChar w:fldCharType="separate"/>
                </w:r>
                <w:r>
                  <w:rPr>
                    <w:noProof/>
                    <w:webHidden/>
                  </w:rPr>
                  <w:delText>20</w:delText>
                </w:r>
                <w:r>
                  <w:rPr>
                    <w:noProof/>
                    <w:webHidden/>
                  </w:rPr>
                  <w:fldChar w:fldCharType="end"/>
                </w:r>
                <w:r>
                  <w:rPr>
                    <w:noProof/>
                  </w:rPr>
                  <w:fldChar w:fldCharType="end"/>
                </w:r>
              </w:del>
            </w:p>
            <w:p w14:paraId="08A8251F" w14:textId="77777777" w:rsidR="002B3B1D" w:rsidRDefault="002B3B1D">
              <w:pPr>
                <w:pStyle w:val="TOC1"/>
                <w:tabs>
                  <w:tab w:val="right" w:leader="dot" w:pos="9628"/>
                </w:tabs>
                <w:rPr>
                  <w:del w:id="75" w:author="Tiago Segabinazzi Dotto" w:date="2024-11-05T15:23:00Z" w16du:dateUtc="2024-11-05T15:23:00Z"/>
                  <w:rFonts w:asciiTheme="minorHAnsi" w:eastAsiaTheme="minorEastAsia" w:hAnsiTheme="minorHAnsi" w:cstheme="minorBidi"/>
                  <w:noProof/>
                  <w:sz w:val="22"/>
                  <w:szCs w:val="22"/>
                  <w:lang w:eastAsia="en-GB" w:bidi="ar-SA"/>
                </w:rPr>
              </w:pPr>
              <w:del w:id="76" w:author="Tiago Segabinazzi Dotto" w:date="2024-11-05T15:23:00Z" w16du:dateUtc="2024-11-05T15:23:00Z">
                <w:r>
                  <w:fldChar w:fldCharType="begin"/>
                </w:r>
                <w:r>
                  <w:delInstrText>HYPERLINK \l "_Toc108243114"</w:delInstrText>
                </w:r>
                <w:r>
                  <w:fldChar w:fldCharType="separate"/>
                </w:r>
                <w:r w:rsidRPr="002D555F">
                  <w:rPr>
                    <w:rStyle w:val="Hyperlink"/>
                    <w:noProof/>
                  </w:rPr>
                  <w:delText>Export to oceansites format [if required]</w:delText>
                </w:r>
                <w:r>
                  <w:rPr>
                    <w:noProof/>
                    <w:webHidden/>
                  </w:rPr>
                  <w:tab/>
                </w:r>
                <w:r>
                  <w:rPr>
                    <w:noProof/>
                    <w:webHidden/>
                  </w:rPr>
                  <w:fldChar w:fldCharType="begin"/>
                </w:r>
                <w:r>
                  <w:rPr>
                    <w:noProof/>
                    <w:webHidden/>
                  </w:rPr>
                  <w:delInstrText xml:space="preserve"> PAGEREF _Toc108243114 \h </w:delInstrText>
                </w:r>
                <w:r>
                  <w:rPr>
                    <w:noProof/>
                    <w:webHidden/>
                  </w:rPr>
                </w:r>
                <w:r>
                  <w:rPr>
                    <w:noProof/>
                    <w:webHidden/>
                  </w:rPr>
                  <w:fldChar w:fldCharType="separate"/>
                </w:r>
                <w:r>
                  <w:rPr>
                    <w:noProof/>
                    <w:webHidden/>
                  </w:rPr>
                  <w:delText>24</w:delText>
                </w:r>
                <w:r>
                  <w:rPr>
                    <w:noProof/>
                    <w:webHidden/>
                  </w:rPr>
                  <w:fldChar w:fldCharType="end"/>
                </w:r>
                <w:r>
                  <w:rPr>
                    <w:noProof/>
                  </w:rPr>
                  <w:fldChar w:fldCharType="end"/>
                </w:r>
              </w:del>
            </w:p>
            <w:p w14:paraId="35A4DE32" w14:textId="77777777" w:rsidR="002B3B1D" w:rsidRDefault="002B3B1D">
              <w:pPr>
                <w:pStyle w:val="TOC1"/>
                <w:tabs>
                  <w:tab w:val="right" w:leader="dot" w:pos="9628"/>
                </w:tabs>
                <w:rPr>
                  <w:del w:id="77" w:author="Tiago Segabinazzi Dotto" w:date="2024-11-05T15:23:00Z" w16du:dateUtc="2024-11-05T15:23:00Z"/>
                  <w:rFonts w:asciiTheme="minorHAnsi" w:eastAsiaTheme="minorEastAsia" w:hAnsiTheme="minorHAnsi" w:cstheme="minorBidi"/>
                  <w:noProof/>
                  <w:sz w:val="22"/>
                  <w:szCs w:val="22"/>
                  <w:lang w:eastAsia="en-GB" w:bidi="ar-SA"/>
                </w:rPr>
              </w:pPr>
              <w:del w:id="78" w:author="Tiago Segabinazzi Dotto" w:date="2024-11-05T15:23:00Z" w16du:dateUtc="2024-11-05T15:23:00Z">
                <w:r>
                  <w:fldChar w:fldCharType="begin"/>
                </w:r>
                <w:r>
                  <w:delInstrText>HYPERLINK \l "_Toc108243115"</w:delInstrText>
                </w:r>
                <w:r>
                  <w:fldChar w:fldCharType="separate"/>
                </w:r>
                <w:r w:rsidRPr="002D555F">
                  <w:rPr>
                    <w:rStyle w:val="Hyperlink"/>
                    <w:noProof/>
                  </w:rPr>
                  <w:delText>Export to NetCDF for CLASS data working group</w:delText>
                </w:r>
                <w:r>
                  <w:rPr>
                    <w:noProof/>
                    <w:webHidden/>
                  </w:rPr>
                  <w:tab/>
                </w:r>
                <w:r>
                  <w:rPr>
                    <w:noProof/>
                    <w:webHidden/>
                  </w:rPr>
                  <w:fldChar w:fldCharType="begin"/>
                </w:r>
                <w:r>
                  <w:rPr>
                    <w:noProof/>
                    <w:webHidden/>
                  </w:rPr>
                  <w:delInstrText xml:space="preserve"> PAGEREF _Toc108243115 \h </w:delInstrText>
                </w:r>
                <w:r>
                  <w:rPr>
                    <w:noProof/>
                    <w:webHidden/>
                  </w:rPr>
                </w:r>
                <w:r>
                  <w:rPr>
                    <w:noProof/>
                    <w:webHidden/>
                  </w:rPr>
                  <w:fldChar w:fldCharType="separate"/>
                </w:r>
                <w:r>
                  <w:rPr>
                    <w:noProof/>
                    <w:webHidden/>
                  </w:rPr>
                  <w:delText>24</w:delText>
                </w:r>
                <w:r>
                  <w:rPr>
                    <w:noProof/>
                    <w:webHidden/>
                  </w:rPr>
                  <w:fldChar w:fldCharType="end"/>
                </w:r>
                <w:r>
                  <w:rPr>
                    <w:noProof/>
                  </w:rPr>
                  <w:fldChar w:fldCharType="end"/>
                </w:r>
              </w:del>
            </w:p>
            <w:p w14:paraId="10ECE607" w14:textId="77777777" w:rsidR="002B3B1D" w:rsidRDefault="002B3B1D">
              <w:pPr>
                <w:pStyle w:val="TOC1"/>
                <w:tabs>
                  <w:tab w:val="right" w:leader="dot" w:pos="9628"/>
                </w:tabs>
                <w:rPr>
                  <w:del w:id="79" w:author="Tiago Segabinazzi Dotto" w:date="2024-11-05T15:23:00Z" w16du:dateUtc="2024-11-05T15:23:00Z"/>
                  <w:rFonts w:asciiTheme="minorHAnsi" w:eastAsiaTheme="minorEastAsia" w:hAnsiTheme="minorHAnsi" w:cstheme="minorBidi"/>
                  <w:noProof/>
                  <w:sz w:val="22"/>
                  <w:szCs w:val="22"/>
                  <w:lang w:eastAsia="en-GB" w:bidi="ar-SA"/>
                </w:rPr>
              </w:pPr>
              <w:del w:id="80" w:author="Tiago Segabinazzi Dotto" w:date="2024-11-05T15:23:00Z" w16du:dateUtc="2024-11-05T15:23:00Z">
                <w:r>
                  <w:fldChar w:fldCharType="begin"/>
                </w:r>
                <w:r>
                  <w:delInstrText>HYPERLINK \l "_Toc108243116"</w:delInstrText>
                </w:r>
                <w:r>
                  <w:fldChar w:fldCharType="separate"/>
                </w:r>
                <w:r w:rsidRPr="002D555F">
                  <w:rPr>
                    <w:rStyle w:val="Hyperlink"/>
                    <w:noProof/>
                  </w:rPr>
                  <w:delText>Appendix: Historical and OSNAP CTD profiles close to the moorings</w:delText>
                </w:r>
                <w:r>
                  <w:rPr>
                    <w:noProof/>
                    <w:webHidden/>
                  </w:rPr>
                  <w:tab/>
                </w:r>
                <w:r>
                  <w:rPr>
                    <w:noProof/>
                    <w:webHidden/>
                  </w:rPr>
                  <w:fldChar w:fldCharType="begin"/>
                </w:r>
                <w:r>
                  <w:rPr>
                    <w:noProof/>
                    <w:webHidden/>
                  </w:rPr>
                  <w:delInstrText xml:space="preserve"> PAGEREF _Toc108243116 \h </w:delInstrText>
                </w:r>
                <w:r>
                  <w:rPr>
                    <w:noProof/>
                    <w:webHidden/>
                  </w:rPr>
                </w:r>
                <w:r>
                  <w:rPr>
                    <w:noProof/>
                    <w:webHidden/>
                  </w:rPr>
                  <w:fldChar w:fldCharType="separate"/>
                </w:r>
                <w:r>
                  <w:rPr>
                    <w:noProof/>
                    <w:webHidden/>
                  </w:rPr>
                  <w:delText>25</w:delText>
                </w:r>
                <w:r>
                  <w:rPr>
                    <w:noProof/>
                    <w:webHidden/>
                  </w:rPr>
                  <w:fldChar w:fldCharType="end"/>
                </w:r>
                <w:r>
                  <w:rPr>
                    <w:noProof/>
                  </w:rPr>
                  <w:fldChar w:fldCharType="end"/>
                </w:r>
              </w:del>
            </w:p>
            <w:p w14:paraId="6B41676B" w14:textId="77777777" w:rsidR="002B3B1D" w:rsidRDefault="002B3B1D">
              <w:pPr>
                <w:pStyle w:val="TOC3"/>
                <w:tabs>
                  <w:tab w:val="right" w:leader="dot" w:pos="9628"/>
                </w:tabs>
                <w:rPr>
                  <w:del w:id="81" w:author="Tiago Segabinazzi Dotto" w:date="2024-11-05T15:23:00Z" w16du:dateUtc="2024-11-05T15:23:00Z"/>
                  <w:rFonts w:asciiTheme="minorHAnsi" w:eastAsiaTheme="minorEastAsia" w:hAnsiTheme="minorHAnsi" w:cstheme="minorBidi"/>
                  <w:noProof/>
                  <w:sz w:val="22"/>
                  <w:szCs w:val="22"/>
                  <w:lang w:eastAsia="en-GB" w:bidi="ar-SA"/>
                </w:rPr>
              </w:pPr>
              <w:del w:id="82" w:author="Tiago Segabinazzi Dotto" w:date="2024-11-05T15:23:00Z" w16du:dateUtc="2024-11-05T15:23:00Z">
                <w:r>
                  <w:fldChar w:fldCharType="begin"/>
                </w:r>
                <w:r>
                  <w:delInstrText>HYPERLINK \l "_Toc108243117"</w:delInstrText>
                </w:r>
                <w:r>
                  <w:fldChar w:fldCharType="separate"/>
                </w:r>
                <w:r w:rsidRPr="002D555F">
                  <w:rPr>
                    <w:rStyle w:val="Hyperlink"/>
                    <w:noProof/>
                  </w:rPr>
                  <w:delText>1.1. RTEB1</w:delText>
                </w:r>
                <w:r>
                  <w:rPr>
                    <w:noProof/>
                    <w:webHidden/>
                  </w:rPr>
                  <w:tab/>
                </w:r>
                <w:r>
                  <w:rPr>
                    <w:noProof/>
                    <w:webHidden/>
                  </w:rPr>
                  <w:fldChar w:fldCharType="begin"/>
                </w:r>
                <w:r>
                  <w:rPr>
                    <w:noProof/>
                    <w:webHidden/>
                  </w:rPr>
                  <w:delInstrText xml:space="preserve"> PAGEREF _Toc108243117 \h </w:delInstrText>
                </w:r>
                <w:r>
                  <w:rPr>
                    <w:noProof/>
                    <w:webHidden/>
                  </w:rPr>
                </w:r>
                <w:r>
                  <w:rPr>
                    <w:noProof/>
                    <w:webHidden/>
                  </w:rPr>
                  <w:fldChar w:fldCharType="separate"/>
                </w:r>
                <w:r>
                  <w:rPr>
                    <w:noProof/>
                    <w:webHidden/>
                  </w:rPr>
                  <w:delText>25</w:delText>
                </w:r>
                <w:r>
                  <w:rPr>
                    <w:noProof/>
                    <w:webHidden/>
                  </w:rPr>
                  <w:fldChar w:fldCharType="end"/>
                </w:r>
                <w:r>
                  <w:rPr>
                    <w:noProof/>
                  </w:rPr>
                  <w:fldChar w:fldCharType="end"/>
                </w:r>
              </w:del>
            </w:p>
            <w:p w14:paraId="47295BA6" w14:textId="77777777" w:rsidR="002B3B1D" w:rsidRDefault="002B3B1D">
              <w:pPr>
                <w:pStyle w:val="TOC3"/>
                <w:tabs>
                  <w:tab w:val="right" w:leader="dot" w:pos="9628"/>
                </w:tabs>
                <w:rPr>
                  <w:del w:id="83" w:author="Tiago Segabinazzi Dotto" w:date="2024-11-05T15:23:00Z" w16du:dateUtc="2024-11-05T15:23:00Z"/>
                  <w:rFonts w:asciiTheme="minorHAnsi" w:eastAsiaTheme="minorEastAsia" w:hAnsiTheme="minorHAnsi" w:cstheme="minorBidi"/>
                  <w:noProof/>
                  <w:sz w:val="22"/>
                  <w:szCs w:val="22"/>
                  <w:lang w:eastAsia="en-GB" w:bidi="ar-SA"/>
                </w:rPr>
              </w:pPr>
              <w:del w:id="84" w:author="Tiago Segabinazzi Dotto" w:date="2024-11-05T15:23:00Z" w16du:dateUtc="2024-11-05T15:23:00Z">
                <w:r>
                  <w:fldChar w:fldCharType="begin"/>
                </w:r>
                <w:r>
                  <w:delInstrText>HYPERLINK \l "_Toc108243118"</w:delInstrText>
                </w:r>
                <w:r>
                  <w:fldChar w:fldCharType="separate"/>
                </w:r>
                <w:r w:rsidRPr="002D555F">
                  <w:rPr>
                    <w:rStyle w:val="Hyperlink"/>
                    <w:noProof/>
                  </w:rPr>
                  <w:delText>1.2. RTWB1</w:delText>
                </w:r>
                <w:r>
                  <w:rPr>
                    <w:noProof/>
                    <w:webHidden/>
                  </w:rPr>
                  <w:tab/>
                </w:r>
                <w:r>
                  <w:rPr>
                    <w:noProof/>
                    <w:webHidden/>
                  </w:rPr>
                  <w:fldChar w:fldCharType="begin"/>
                </w:r>
                <w:r>
                  <w:rPr>
                    <w:noProof/>
                    <w:webHidden/>
                  </w:rPr>
                  <w:delInstrText xml:space="preserve"> PAGEREF _Toc108243118 \h </w:delInstrText>
                </w:r>
                <w:r>
                  <w:rPr>
                    <w:noProof/>
                    <w:webHidden/>
                  </w:rPr>
                </w:r>
                <w:r>
                  <w:rPr>
                    <w:noProof/>
                    <w:webHidden/>
                  </w:rPr>
                  <w:fldChar w:fldCharType="separate"/>
                </w:r>
                <w:r>
                  <w:rPr>
                    <w:noProof/>
                    <w:webHidden/>
                  </w:rPr>
                  <w:delText>26</w:delText>
                </w:r>
                <w:r>
                  <w:rPr>
                    <w:noProof/>
                    <w:webHidden/>
                  </w:rPr>
                  <w:fldChar w:fldCharType="end"/>
                </w:r>
                <w:r>
                  <w:rPr>
                    <w:noProof/>
                  </w:rPr>
                  <w:fldChar w:fldCharType="end"/>
                </w:r>
              </w:del>
            </w:p>
            <w:p w14:paraId="18ADB8D0" w14:textId="77777777" w:rsidR="002B3B1D" w:rsidRDefault="002B3B1D">
              <w:pPr>
                <w:pStyle w:val="TOC3"/>
                <w:tabs>
                  <w:tab w:val="right" w:leader="dot" w:pos="9628"/>
                </w:tabs>
                <w:rPr>
                  <w:del w:id="85" w:author="Tiago Segabinazzi Dotto" w:date="2024-11-05T15:23:00Z" w16du:dateUtc="2024-11-05T15:23:00Z"/>
                  <w:rFonts w:asciiTheme="minorHAnsi" w:eastAsiaTheme="minorEastAsia" w:hAnsiTheme="minorHAnsi" w:cstheme="minorBidi"/>
                  <w:noProof/>
                  <w:sz w:val="22"/>
                  <w:szCs w:val="22"/>
                  <w:lang w:eastAsia="en-GB" w:bidi="ar-SA"/>
                </w:rPr>
              </w:pPr>
              <w:del w:id="86" w:author="Tiago Segabinazzi Dotto" w:date="2024-11-05T15:23:00Z" w16du:dateUtc="2024-11-05T15:23:00Z">
                <w:r>
                  <w:fldChar w:fldCharType="begin"/>
                </w:r>
                <w:r>
                  <w:delInstrText>HYPERLINK \l "_Toc108243119"</w:delInstrText>
                </w:r>
                <w:r>
                  <w:fldChar w:fldCharType="separate"/>
                </w:r>
                <w:r w:rsidRPr="002D555F">
                  <w:rPr>
                    <w:rStyle w:val="Hyperlink"/>
                    <w:noProof/>
                  </w:rPr>
                  <w:delText>1.3. RTWB2</w:delText>
                </w:r>
                <w:r>
                  <w:rPr>
                    <w:noProof/>
                    <w:webHidden/>
                  </w:rPr>
                  <w:tab/>
                </w:r>
                <w:r>
                  <w:rPr>
                    <w:noProof/>
                    <w:webHidden/>
                  </w:rPr>
                  <w:fldChar w:fldCharType="begin"/>
                </w:r>
                <w:r>
                  <w:rPr>
                    <w:noProof/>
                    <w:webHidden/>
                  </w:rPr>
                  <w:delInstrText xml:space="preserve"> PAGEREF _Toc108243119 \h </w:delInstrText>
                </w:r>
                <w:r>
                  <w:rPr>
                    <w:noProof/>
                    <w:webHidden/>
                  </w:rPr>
                </w:r>
                <w:r>
                  <w:rPr>
                    <w:noProof/>
                    <w:webHidden/>
                  </w:rPr>
                  <w:fldChar w:fldCharType="separate"/>
                </w:r>
                <w:r>
                  <w:rPr>
                    <w:noProof/>
                    <w:webHidden/>
                  </w:rPr>
                  <w:delText>28</w:delText>
                </w:r>
                <w:r>
                  <w:rPr>
                    <w:noProof/>
                    <w:webHidden/>
                  </w:rPr>
                  <w:fldChar w:fldCharType="end"/>
                </w:r>
                <w:r>
                  <w:rPr>
                    <w:noProof/>
                  </w:rPr>
                  <w:fldChar w:fldCharType="end"/>
                </w:r>
              </w:del>
            </w:p>
            <w:p w14:paraId="5B97BE4E" w14:textId="77777777" w:rsidR="002B3B1D" w:rsidRDefault="002B3B1D">
              <w:pPr>
                <w:pStyle w:val="TOC3"/>
                <w:tabs>
                  <w:tab w:val="right" w:leader="dot" w:pos="9628"/>
                </w:tabs>
                <w:rPr>
                  <w:del w:id="87" w:author="Tiago Segabinazzi Dotto" w:date="2024-11-05T15:23:00Z" w16du:dateUtc="2024-11-05T15:23:00Z"/>
                  <w:rFonts w:asciiTheme="minorHAnsi" w:eastAsiaTheme="minorEastAsia" w:hAnsiTheme="minorHAnsi" w:cstheme="minorBidi"/>
                  <w:noProof/>
                  <w:sz w:val="22"/>
                  <w:szCs w:val="22"/>
                  <w:lang w:eastAsia="en-GB" w:bidi="ar-SA"/>
                </w:rPr>
              </w:pPr>
              <w:del w:id="88" w:author="Tiago Segabinazzi Dotto" w:date="2024-11-05T15:23:00Z" w16du:dateUtc="2024-11-05T15:23:00Z">
                <w:r>
                  <w:fldChar w:fldCharType="begin"/>
                </w:r>
                <w:r>
                  <w:delInstrText>HYPERLINK \l "_Toc108243120"</w:delInstrText>
                </w:r>
                <w:r>
                  <w:fldChar w:fldCharType="separate"/>
                </w:r>
                <w:r w:rsidRPr="002D555F">
                  <w:rPr>
                    <w:rStyle w:val="Hyperlink"/>
                    <w:noProof/>
                  </w:rPr>
                  <w:delText>1.4. RTADCP1</w:delText>
                </w:r>
                <w:r>
                  <w:rPr>
                    <w:noProof/>
                    <w:webHidden/>
                  </w:rPr>
                  <w:tab/>
                </w:r>
                <w:r>
                  <w:rPr>
                    <w:noProof/>
                    <w:webHidden/>
                  </w:rPr>
                  <w:fldChar w:fldCharType="begin"/>
                </w:r>
                <w:r>
                  <w:rPr>
                    <w:noProof/>
                    <w:webHidden/>
                  </w:rPr>
                  <w:delInstrText xml:space="preserve"> PAGEREF _Toc108243120 \h </w:delInstrText>
                </w:r>
                <w:r>
                  <w:rPr>
                    <w:noProof/>
                    <w:webHidden/>
                  </w:rPr>
                </w:r>
                <w:r>
                  <w:rPr>
                    <w:noProof/>
                    <w:webHidden/>
                  </w:rPr>
                  <w:fldChar w:fldCharType="separate"/>
                </w:r>
                <w:r>
                  <w:rPr>
                    <w:noProof/>
                    <w:webHidden/>
                  </w:rPr>
                  <w:delText>30</w:delText>
                </w:r>
                <w:r>
                  <w:rPr>
                    <w:noProof/>
                    <w:webHidden/>
                  </w:rPr>
                  <w:fldChar w:fldCharType="end"/>
                </w:r>
                <w:r>
                  <w:rPr>
                    <w:noProof/>
                  </w:rPr>
                  <w:fldChar w:fldCharType="end"/>
                </w:r>
              </w:del>
            </w:p>
            <w:p w14:paraId="4D39C51F" w14:textId="77777777" w:rsidR="004E5A3D" w:rsidRDefault="004E5A3D">
              <w:pPr>
                <w:pStyle w:val="TOC1"/>
                <w:tabs>
                  <w:tab w:val="right" w:leader="dot" w:pos="9628"/>
                </w:tabs>
                <w:rPr>
                  <w:ins w:id="89" w:author="Yvonne Firing" w:date="2024-11-05T15:23:00Z" w16du:dateUtc="2024-11-05T15:23:00Z"/>
                </w:rPr>
              </w:pPr>
              <w:del w:id="90" w:author="Tiago Segabinazzi Dotto" w:date="2024-11-05T15:23:00Z" w16du:dateUtc="2024-11-05T15:23:00Z">
                <w:r>
                  <w:rPr>
                    <w:b/>
                    <w:bCs/>
                    <w:noProof/>
                  </w:rPr>
                  <w:fldChar w:fldCharType="end"/>
                </w:r>
              </w:del>
            </w:p>
            <w:customXmlInsRangeStart w:id="91" w:author="Yvonne Firing" w:date="2024-11-05T15:23:00Z"/>
          </w:sdtContent>
        </w:sdt>
        <w:customXmlInsRangeEnd w:id="91"/>
        <w:p w14:paraId="25710BE6" w14:textId="676C9FC2" w:rsidR="002B3B1D" w:rsidRDefault="004E5A3D">
          <w:pPr>
            <w:pStyle w:val="TOC1"/>
            <w:tabs>
              <w:tab w:val="right" w:leader="dot" w:pos="9628"/>
            </w:tabs>
            <w:rPr>
              <w:rFonts w:asciiTheme="minorHAnsi" w:eastAsiaTheme="minorEastAsia" w:hAnsiTheme="minorHAnsi" w:cstheme="minorBidi"/>
              <w:noProof/>
              <w:sz w:val="22"/>
              <w:szCs w:val="22"/>
              <w:lang w:eastAsia="en-GB" w:bidi="ar-SA"/>
            </w:rPr>
          </w:pPr>
          <w:r>
            <w:fldChar w:fldCharType="begin"/>
          </w:r>
          <w:r>
            <w:instrText xml:space="preserve"> TOC \o "1-3" \h \z \u </w:instrText>
          </w:r>
          <w:r>
            <w:fldChar w:fldCharType="separate"/>
          </w:r>
          <w:hyperlink w:anchor="_Toc108243078" w:history="1">
            <w:r w:rsidR="002B3B1D" w:rsidRPr="002D555F">
              <w:rPr>
                <w:rStyle w:val="Hyperlink"/>
                <w:noProof/>
              </w:rPr>
              <w:t>Setup and version control</w:t>
            </w:r>
            <w:r w:rsidR="002B3B1D">
              <w:rPr>
                <w:noProof/>
                <w:webHidden/>
              </w:rPr>
              <w:tab/>
            </w:r>
            <w:r w:rsidR="002B3B1D">
              <w:rPr>
                <w:noProof/>
                <w:webHidden/>
              </w:rPr>
              <w:fldChar w:fldCharType="begin"/>
            </w:r>
            <w:r w:rsidR="002B3B1D">
              <w:rPr>
                <w:noProof/>
                <w:webHidden/>
              </w:rPr>
              <w:instrText xml:space="preserve"> PAGEREF _Toc108243078 \h </w:instrText>
            </w:r>
            <w:r w:rsidR="002B3B1D">
              <w:rPr>
                <w:noProof/>
                <w:webHidden/>
              </w:rPr>
            </w:r>
            <w:r w:rsidR="002B3B1D">
              <w:rPr>
                <w:noProof/>
                <w:webHidden/>
              </w:rPr>
              <w:fldChar w:fldCharType="separate"/>
            </w:r>
            <w:r w:rsidR="002B3B1D">
              <w:rPr>
                <w:noProof/>
                <w:webHidden/>
              </w:rPr>
              <w:t>3</w:t>
            </w:r>
            <w:r w:rsidR="002B3B1D">
              <w:rPr>
                <w:noProof/>
                <w:webHidden/>
              </w:rPr>
              <w:fldChar w:fldCharType="end"/>
            </w:r>
          </w:hyperlink>
        </w:p>
        <w:p w14:paraId="7CE23E42" w14:textId="44C8C130" w:rsidR="002B3B1D" w:rsidRDefault="002B3B1D">
          <w:pPr>
            <w:pStyle w:val="TOC2"/>
            <w:tabs>
              <w:tab w:val="right" w:leader="dot" w:pos="9628"/>
            </w:tabs>
            <w:rPr>
              <w:rFonts w:asciiTheme="minorHAnsi" w:eastAsiaTheme="minorEastAsia" w:hAnsiTheme="minorHAnsi" w:cstheme="minorBidi"/>
              <w:noProof/>
              <w:sz w:val="22"/>
              <w:szCs w:val="22"/>
              <w:lang w:eastAsia="en-GB" w:bidi="ar-SA"/>
            </w:rPr>
          </w:pPr>
          <w:hyperlink w:anchor="_Toc108243079" w:history="1">
            <w:r w:rsidRPr="002D555F">
              <w:rPr>
                <w:rStyle w:val="Hyperlink"/>
                <w:noProof/>
                <w14:scene3d>
                  <w14:camera w14:prst="orthographicFront"/>
                  <w14:lightRig w14:rig="threePt" w14:dir="t">
                    <w14:rot w14:lat="0" w14:lon="0" w14:rev="0"/>
                  </w14:lightRig>
                </w14:scene3d>
              </w:rPr>
              <w:t>1.</w:t>
            </w:r>
            <w:r w:rsidRPr="002D555F">
              <w:rPr>
                <w:rStyle w:val="Hyperlink"/>
                <w:noProof/>
              </w:rPr>
              <w:t xml:space="preserve"> Git</w:t>
            </w:r>
            <w:r>
              <w:rPr>
                <w:noProof/>
                <w:webHidden/>
              </w:rPr>
              <w:tab/>
            </w:r>
            <w:r>
              <w:rPr>
                <w:noProof/>
                <w:webHidden/>
              </w:rPr>
              <w:fldChar w:fldCharType="begin"/>
            </w:r>
            <w:r>
              <w:rPr>
                <w:noProof/>
                <w:webHidden/>
              </w:rPr>
              <w:instrText xml:space="preserve"> PAGEREF _Toc108243079 \h </w:instrText>
            </w:r>
            <w:r>
              <w:rPr>
                <w:noProof/>
                <w:webHidden/>
              </w:rPr>
            </w:r>
            <w:r>
              <w:rPr>
                <w:noProof/>
                <w:webHidden/>
              </w:rPr>
              <w:fldChar w:fldCharType="separate"/>
            </w:r>
            <w:r>
              <w:rPr>
                <w:noProof/>
                <w:webHidden/>
              </w:rPr>
              <w:t>3</w:t>
            </w:r>
            <w:r>
              <w:rPr>
                <w:noProof/>
                <w:webHidden/>
              </w:rPr>
              <w:fldChar w:fldCharType="end"/>
            </w:r>
          </w:hyperlink>
        </w:p>
        <w:p w14:paraId="0E7B63AA" w14:textId="37504E09" w:rsidR="002B3B1D" w:rsidRDefault="002B3B1D">
          <w:pPr>
            <w:pStyle w:val="TOC3"/>
            <w:tabs>
              <w:tab w:val="right" w:leader="dot" w:pos="9628"/>
            </w:tabs>
            <w:rPr>
              <w:rFonts w:asciiTheme="minorHAnsi" w:eastAsiaTheme="minorEastAsia" w:hAnsiTheme="minorHAnsi" w:cstheme="minorBidi"/>
              <w:noProof/>
              <w:sz w:val="22"/>
              <w:szCs w:val="22"/>
              <w:lang w:eastAsia="en-GB" w:bidi="ar-SA"/>
            </w:rPr>
          </w:pPr>
          <w:hyperlink w:anchor="_Toc108243080" w:history="1">
            <w:r w:rsidRPr="002D555F">
              <w:rPr>
                <w:rStyle w:val="Hyperlink"/>
                <w:noProof/>
              </w:rPr>
              <w:t>1.1. Git setup</w:t>
            </w:r>
            <w:r>
              <w:rPr>
                <w:noProof/>
                <w:webHidden/>
              </w:rPr>
              <w:tab/>
            </w:r>
            <w:r>
              <w:rPr>
                <w:noProof/>
                <w:webHidden/>
              </w:rPr>
              <w:fldChar w:fldCharType="begin"/>
            </w:r>
            <w:r>
              <w:rPr>
                <w:noProof/>
                <w:webHidden/>
              </w:rPr>
              <w:instrText xml:space="preserve"> PAGEREF _Toc108243080 \h </w:instrText>
            </w:r>
            <w:r>
              <w:rPr>
                <w:noProof/>
                <w:webHidden/>
              </w:rPr>
            </w:r>
            <w:r>
              <w:rPr>
                <w:noProof/>
                <w:webHidden/>
              </w:rPr>
              <w:fldChar w:fldCharType="separate"/>
            </w:r>
            <w:r>
              <w:rPr>
                <w:noProof/>
                <w:webHidden/>
              </w:rPr>
              <w:t>3</w:t>
            </w:r>
            <w:r>
              <w:rPr>
                <w:noProof/>
                <w:webHidden/>
              </w:rPr>
              <w:fldChar w:fldCharType="end"/>
            </w:r>
          </w:hyperlink>
        </w:p>
        <w:p w14:paraId="2EAB23A3" w14:textId="15EAB7E6" w:rsidR="002B3B1D" w:rsidRDefault="002B3B1D">
          <w:pPr>
            <w:pStyle w:val="TOC3"/>
            <w:tabs>
              <w:tab w:val="right" w:leader="dot" w:pos="9628"/>
            </w:tabs>
            <w:rPr>
              <w:rFonts w:asciiTheme="minorHAnsi" w:eastAsiaTheme="minorEastAsia" w:hAnsiTheme="minorHAnsi" w:cstheme="minorBidi"/>
              <w:noProof/>
              <w:sz w:val="22"/>
              <w:szCs w:val="22"/>
              <w:lang w:eastAsia="en-GB" w:bidi="ar-SA"/>
            </w:rPr>
          </w:pPr>
          <w:hyperlink w:anchor="_Toc108243081" w:history="1">
            <w:r w:rsidRPr="002D555F">
              <w:rPr>
                <w:rStyle w:val="Hyperlink"/>
                <w:noProof/>
              </w:rPr>
              <w:t>1.2. Check the local and remote branches</w:t>
            </w:r>
            <w:r>
              <w:rPr>
                <w:noProof/>
                <w:webHidden/>
              </w:rPr>
              <w:tab/>
            </w:r>
            <w:r>
              <w:rPr>
                <w:noProof/>
                <w:webHidden/>
              </w:rPr>
              <w:fldChar w:fldCharType="begin"/>
            </w:r>
            <w:r>
              <w:rPr>
                <w:noProof/>
                <w:webHidden/>
              </w:rPr>
              <w:instrText xml:space="preserve"> PAGEREF _Toc108243081 \h </w:instrText>
            </w:r>
            <w:r>
              <w:rPr>
                <w:noProof/>
                <w:webHidden/>
              </w:rPr>
            </w:r>
            <w:r>
              <w:rPr>
                <w:noProof/>
                <w:webHidden/>
              </w:rPr>
              <w:fldChar w:fldCharType="separate"/>
            </w:r>
            <w:r>
              <w:rPr>
                <w:noProof/>
                <w:webHidden/>
              </w:rPr>
              <w:t>4</w:t>
            </w:r>
            <w:r>
              <w:rPr>
                <w:noProof/>
                <w:webHidden/>
              </w:rPr>
              <w:fldChar w:fldCharType="end"/>
            </w:r>
          </w:hyperlink>
        </w:p>
        <w:p w14:paraId="7682E480" w14:textId="290D89A1" w:rsidR="002B3B1D" w:rsidRDefault="002B3B1D">
          <w:pPr>
            <w:pStyle w:val="TOC3"/>
            <w:tabs>
              <w:tab w:val="right" w:leader="dot" w:pos="9628"/>
            </w:tabs>
            <w:rPr>
              <w:rFonts w:asciiTheme="minorHAnsi" w:eastAsiaTheme="minorEastAsia" w:hAnsiTheme="minorHAnsi" w:cstheme="minorBidi"/>
              <w:noProof/>
              <w:sz w:val="22"/>
              <w:szCs w:val="22"/>
              <w:lang w:eastAsia="en-GB" w:bidi="ar-SA"/>
            </w:rPr>
          </w:pPr>
          <w:hyperlink w:anchor="_Toc108243082" w:history="1">
            <w:r w:rsidRPr="002D555F">
              <w:rPr>
                <w:rStyle w:val="Hyperlink"/>
                <w:noProof/>
              </w:rPr>
              <w:t>1.3. Making changes</w:t>
            </w:r>
            <w:r>
              <w:rPr>
                <w:noProof/>
                <w:webHidden/>
              </w:rPr>
              <w:tab/>
            </w:r>
            <w:r>
              <w:rPr>
                <w:noProof/>
                <w:webHidden/>
              </w:rPr>
              <w:fldChar w:fldCharType="begin"/>
            </w:r>
            <w:r>
              <w:rPr>
                <w:noProof/>
                <w:webHidden/>
              </w:rPr>
              <w:instrText xml:space="preserve"> PAGEREF _Toc108243082 \h </w:instrText>
            </w:r>
            <w:r>
              <w:rPr>
                <w:noProof/>
                <w:webHidden/>
              </w:rPr>
            </w:r>
            <w:r>
              <w:rPr>
                <w:noProof/>
                <w:webHidden/>
              </w:rPr>
              <w:fldChar w:fldCharType="separate"/>
            </w:r>
            <w:r>
              <w:rPr>
                <w:noProof/>
                <w:webHidden/>
              </w:rPr>
              <w:t>4</w:t>
            </w:r>
            <w:r>
              <w:rPr>
                <w:noProof/>
                <w:webHidden/>
              </w:rPr>
              <w:fldChar w:fldCharType="end"/>
            </w:r>
          </w:hyperlink>
        </w:p>
        <w:p w14:paraId="1684FCDC" w14:textId="31F09217" w:rsidR="002B3B1D" w:rsidRDefault="002B3B1D">
          <w:pPr>
            <w:pStyle w:val="TOC3"/>
            <w:tabs>
              <w:tab w:val="right" w:leader="dot" w:pos="9628"/>
            </w:tabs>
            <w:rPr>
              <w:rFonts w:asciiTheme="minorHAnsi" w:eastAsiaTheme="minorEastAsia" w:hAnsiTheme="minorHAnsi" w:cstheme="minorBidi"/>
              <w:noProof/>
              <w:sz w:val="22"/>
              <w:szCs w:val="22"/>
              <w:lang w:eastAsia="en-GB" w:bidi="ar-SA"/>
            </w:rPr>
          </w:pPr>
          <w:hyperlink w:anchor="_Toc108243083" w:history="1">
            <w:r w:rsidRPr="002D555F">
              <w:rPr>
                <w:rStyle w:val="Hyperlink"/>
                <w:noProof/>
                <w:lang w:val="en-US"/>
              </w:rPr>
              <w:t>1.4. Push changes on the original remote repository</w:t>
            </w:r>
            <w:r>
              <w:rPr>
                <w:noProof/>
                <w:webHidden/>
              </w:rPr>
              <w:tab/>
            </w:r>
            <w:r>
              <w:rPr>
                <w:noProof/>
                <w:webHidden/>
              </w:rPr>
              <w:fldChar w:fldCharType="begin"/>
            </w:r>
            <w:r>
              <w:rPr>
                <w:noProof/>
                <w:webHidden/>
              </w:rPr>
              <w:instrText xml:space="preserve"> PAGEREF _Toc108243083 \h </w:instrText>
            </w:r>
            <w:r>
              <w:rPr>
                <w:noProof/>
                <w:webHidden/>
              </w:rPr>
            </w:r>
            <w:r>
              <w:rPr>
                <w:noProof/>
                <w:webHidden/>
              </w:rPr>
              <w:fldChar w:fldCharType="separate"/>
            </w:r>
            <w:r>
              <w:rPr>
                <w:noProof/>
                <w:webHidden/>
              </w:rPr>
              <w:t>5</w:t>
            </w:r>
            <w:r>
              <w:rPr>
                <w:noProof/>
                <w:webHidden/>
              </w:rPr>
              <w:fldChar w:fldCharType="end"/>
            </w:r>
          </w:hyperlink>
        </w:p>
        <w:p w14:paraId="06E54F3B" w14:textId="3E3C76EA" w:rsidR="002B3B1D" w:rsidRDefault="002B3B1D">
          <w:pPr>
            <w:pStyle w:val="TOC3"/>
            <w:tabs>
              <w:tab w:val="right" w:leader="dot" w:pos="9628"/>
            </w:tabs>
            <w:rPr>
              <w:rFonts w:asciiTheme="minorHAnsi" w:eastAsiaTheme="minorEastAsia" w:hAnsiTheme="minorHAnsi" w:cstheme="minorBidi"/>
              <w:noProof/>
              <w:sz w:val="22"/>
              <w:szCs w:val="22"/>
              <w:lang w:eastAsia="en-GB" w:bidi="ar-SA"/>
            </w:rPr>
          </w:pPr>
          <w:hyperlink w:anchor="_Toc108243084" w:history="1">
            <w:r w:rsidRPr="002D555F">
              <w:rPr>
                <w:rStyle w:val="Hyperlink"/>
                <w:noProof/>
              </w:rPr>
              <w:t>1.5. More on Git</w:t>
            </w:r>
            <w:r>
              <w:rPr>
                <w:noProof/>
                <w:webHidden/>
              </w:rPr>
              <w:tab/>
            </w:r>
            <w:r>
              <w:rPr>
                <w:noProof/>
                <w:webHidden/>
              </w:rPr>
              <w:fldChar w:fldCharType="begin"/>
            </w:r>
            <w:r>
              <w:rPr>
                <w:noProof/>
                <w:webHidden/>
              </w:rPr>
              <w:instrText xml:space="preserve"> PAGEREF _Toc108243084 \h </w:instrText>
            </w:r>
            <w:r>
              <w:rPr>
                <w:noProof/>
                <w:webHidden/>
              </w:rPr>
            </w:r>
            <w:r>
              <w:rPr>
                <w:noProof/>
                <w:webHidden/>
              </w:rPr>
              <w:fldChar w:fldCharType="separate"/>
            </w:r>
            <w:r>
              <w:rPr>
                <w:noProof/>
                <w:webHidden/>
              </w:rPr>
              <w:t>7</w:t>
            </w:r>
            <w:r>
              <w:rPr>
                <w:noProof/>
                <w:webHidden/>
              </w:rPr>
              <w:fldChar w:fldCharType="end"/>
            </w:r>
          </w:hyperlink>
        </w:p>
        <w:p w14:paraId="261D2C9A" w14:textId="334B935D" w:rsidR="002B3B1D" w:rsidRDefault="002B3B1D">
          <w:pPr>
            <w:pStyle w:val="TOC2"/>
            <w:tabs>
              <w:tab w:val="right" w:leader="dot" w:pos="9628"/>
            </w:tabs>
            <w:rPr>
              <w:rFonts w:asciiTheme="minorHAnsi" w:eastAsiaTheme="minorEastAsia" w:hAnsiTheme="minorHAnsi" w:cstheme="minorBidi"/>
              <w:noProof/>
              <w:sz w:val="22"/>
              <w:szCs w:val="22"/>
              <w:lang w:eastAsia="en-GB" w:bidi="ar-SA"/>
            </w:rPr>
          </w:pPr>
          <w:hyperlink w:anchor="_Toc108243085" w:history="1">
            <w:r w:rsidRPr="002D555F">
              <w:rPr>
                <w:rStyle w:val="Hyperlink"/>
                <w:noProof/>
                <w14:scene3d>
                  <w14:camera w14:prst="orthographicFront"/>
                  <w14:lightRig w14:rig="threePt" w14:dir="t">
                    <w14:rot w14:lat="0" w14:lon="0" w14:rev="0"/>
                  </w14:lightRig>
                </w14:scene3d>
              </w:rPr>
              <w:t>2.</w:t>
            </w:r>
            <w:r w:rsidRPr="002D555F">
              <w:rPr>
                <w:rStyle w:val="Hyperlink"/>
                <w:noProof/>
              </w:rPr>
              <w:t xml:space="preserve"> Setup and run locally the toolbox</w:t>
            </w:r>
            <w:r>
              <w:rPr>
                <w:noProof/>
                <w:webHidden/>
              </w:rPr>
              <w:tab/>
            </w:r>
            <w:r>
              <w:rPr>
                <w:noProof/>
                <w:webHidden/>
              </w:rPr>
              <w:fldChar w:fldCharType="begin"/>
            </w:r>
            <w:r>
              <w:rPr>
                <w:noProof/>
                <w:webHidden/>
              </w:rPr>
              <w:instrText xml:space="preserve"> PAGEREF _Toc108243085 \h </w:instrText>
            </w:r>
            <w:r>
              <w:rPr>
                <w:noProof/>
                <w:webHidden/>
              </w:rPr>
            </w:r>
            <w:r>
              <w:rPr>
                <w:noProof/>
                <w:webHidden/>
              </w:rPr>
              <w:fldChar w:fldCharType="separate"/>
            </w:r>
            <w:r>
              <w:rPr>
                <w:noProof/>
                <w:webHidden/>
              </w:rPr>
              <w:t>7</w:t>
            </w:r>
            <w:r>
              <w:rPr>
                <w:noProof/>
                <w:webHidden/>
              </w:rPr>
              <w:fldChar w:fldCharType="end"/>
            </w:r>
          </w:hyperlink>
        </w:p>
        <w:p w14:paraId="4844E331" w14:textId="19E1E35A" w:rsidR="002B3B1D" w:rsidRDefault="002B3B1D">
          <w:pPr>
            <w:pStyle w:val="TOC3"/>
            <w:tabs>
              <w:tab w:val="right" w:leader="dot" w:pos="9628"/>
            </w:tabs>
            <w:rPr>
              <w:rFonts w:asciiTheme="minorHAnsi" w:eastAsiaTheme="minorEastAsia" w:hAnsiTheme="minorHAnsi" w:cstheme="minorBidi"/>
              <w:noProof/>
              <w:sz w:val="22"/>
              <w:szCs w:val="22"/>
              <w:lang w:eastAsia="en-GB" w:bidi="ar-SA"/>
            </w:rPr>
          </w:pPr>
          <w:hyperlink w:anchor="_Toc108243086" w:history="1">
            <w:r w:rsidRPr="002D555F">
              <w:rPr>
                <w:rStyle w:val="Hyperlink"/>
                <w:noProof/>
              </w:rPr>
              <w:t>2.1. Get the most recent version of the toolbox</w:t>
            </w:r>
            <w:r>
              <w:rPr>
                <w:noProof/>
                <w:webHidden/>
              </w:rPr>
              <w:tab/>
            </w:r>
            <w:r>
              <w:rPr>
                <w:noProof/>
                <w:webHidden/>
              </w:rPr>
              <w:fldChar w:fldCharType="begin"/>
            </w:r>
            <w:r>
              <w:rPr>
                <w:noProof/>
                <w:webHidden/>
              </w:rPr>
              <w:instrText xml:space="preserve"> PAGEREF _Toc108243086 \h </w:instrText>
            </w:r>
            <w:r>
              <w:rPr>
                <w:noProof/>
                <w:webHidden/>
              </w:rPr>
            </w:r>
            <w:r>
              <w:rPr>
                <w:noProof/>
                <w:webHidden/>
              </w:rPr>
              <w:fldChar w:fldCharType="separate"/>
            </w:r>
            <w:r>
              <w:rPr>
                <w:noProof/>
                <w:webHidden/>
              </w:rPr>
              <w:t>7</w:t>
            </w:r>
            <w:r>
              <w:rPr>
                <w:noProof/>
                <w:webHidden/>
              </w:rPr>
              <w:fldChar w:fldCharType="end"/>
            </w:r>
          </w:hyperlink>
        </w:p>
        <w:p w14:paraId="15CCA113" w14:textId="19FA61B3" w:rsidR="002B3B1D" w:rsidRDefault="002B3B1D">
          <w:pPr>
            <w:pStyle w:val="TOC3"/>
            <w:tabs>
              <w:tab w:val="right" w:leader="dot" w:pos="9628"/>
            </w:tabs>
            <w:rPr>
              <w:rFonts w:asciiTheme="minorHAnsi" w:eastAsiaTheme="minorEastAsia" w:hAnsiTheme="minorHAnsi" w:cstheme="minorBidi"/>
              <w:noProof/>
              <w:sz w:val="22"/>
              <w:szCs w:val="22"/>
              <w:lang w:eastAsia="en-GB" w:bidi="ar-SA"/>
            </w:rPr>
          </w:pPr>
          <w:hyperlink w:anchor="_Toc108243087" w:history="1">
            <w:r w:rsidRPr="002D555F">
              <w:rPr>
                <w:rStyle w:val="Hyperlink"/>
                <w:noProof/>
              </w:rPr>
              <w:t>2.2. Create a branch for your development</w:t>
            </w:r>
            <w:r>
              <w:rPr>
                <w:noProof/>
                <w:webHidden/>
              </w:rPr>
              <w:tab/>
            </w:r>
            <w:r>
              <w:rPr>
                <w:noProof/>
                <w:webHidden/>
              </w:rPr>
              <w:fldChar w:fldCharType="begin"/>
            </w:r>
            <w:r>
              <w:rPr>
                <w:noProof/>
                <w:webHidden/>
              </w:rPr>
              <w:instrText xml:space="preserve"> PAGEREF _Toc108243087 \h </w:instrText>
            </w:r>
            <w:r>
              <w:rPr>
                <w:noProof/>
                <w:webHidden/>
              </w:rPr>
            </w:r>
            <w:r>
              <w:rPr>
                <w:noProof/>
                <w:webHidden/>
              </w:rPr>
              <w:fldChar w:fldCharType="separate"/>
            </w:r>
            <w:r>
              <w:rPr>
                <w:noProof/>
                <w:webHidden/>
              </w:rPr>
              <w:t>8</w:t>
            </w:r>
            <w:r>
              <w:rPr>
                <w:noProof/>
                <w:webHidden/>
              </w:rPr>
              <w:fldChar w:fldCharType="end"/>
            </w:r>
          </w:hyperlink>
        </w:p>
        <w:p w14:paraId="664C1A4F" w14:textId="66B93042" w:rsidR="002B3B1D" w:rsidRDefault="002B3B1D">
          <w:pPr>
            <w:pStyle w:val="TOC3"/>
            <w:tabs>
              <w:tab w:val="right" w:leader="dot" w:pos="9628"/>
            </w:tabs>
            <w:rPr>
              <w:rFonts w:asciiTheme="minorHAnsi" w:eastAsiaTheme="minorEastAsia" w:hAnsiTheme="minorHAnsi" w:cstheme="minorBidi"/>
              <w:noProof/>
              <w:sz w:val="22"/>
              <w:szCs w:val="22"/>
              <w:lang w:eastAsia="en-GB" w:bidi="ar-SA"/>
            </w:rPr>
          </w:pPr>
          <w:hyperlink w:anchor="_Toc108243088" w:history="1">
            <w:r w:rsidRPr="002D555F">
              <w:rPr>
                <w:rStyle w:val="Hyperlink"/>
                <w:noProof/>
              </w:rPr>
              <w:t>2.3. Set up the toolbox in your matlab path</w:t>
            </w:r>
            <w:r>
              <w:rPr>
                <w:noProof/>
                <w:webHidden/>
              </w:rPr>
              <w:tab/>
            </w:r>
            <w:r>
              <w:rPr>
                <w:noProof/>
                <w:webHidden/>
              </w:rPr>
              <w:fldChar w:fldCharType="begin"/>
            </w:r>
            <w:r>
              <w:rPr>
                <w:noProof/>
                <w:webHidden/>
              </w:rPr>
              <w:instrText xml:space="preserve"> PAGEREF _Toc108243088 \h </w:instrText>
            </w:r>
            <w:r>
              <w:rPr>
                <w:noProof/>
                <w:webHidden/>
              </w:rPr>
            </w:r>
            <w:r>
              <w:rPr>
                <w:noProof/>
                <w:webHidden/>
              </w:rPr>
              <w:fldChar w:fldCharType="separate"/>
            </w:r>
            <w:r>
              <w:rPr>
                <w:noProof/>
                <w:webHidden/>
              </w:rPr>
              <w:t>8</w:t>
            </w:r>
            <w:r>
              <w:rPr>
                <w:noProof/>
                <w:webHidden/>
              </w:rPr>
              <w:fldChar w:fldCharType="end"/>
            </w:r>
          </w:hyperlink>
        </w:p>
        <w:p w14:paraId="109A42B0" w14:textId="3FB73443" w:rsidR="002B3B1D" w:rsidRDefault="002B3B1D">
          <w:pPr>
            <w:pStyle w:val="TOC1"/>
            <w:tabs>
              <w:tab w:val="right" w:leader="dot" w:pos="9628"/>
            </w:tabs>
            <w:rPr>
              <w:rFonts w:asciiTheme="minorHAnsi" w:eastAsiaTheme="minorEastAsia" w:hAnsiTheme="minorHAnsi" w:cstheme="minorBidi"/>
              <w:noProof/>
              <w:sz w:val="22"/>
              <w:szCs w:val="22"/>
              <w:lang w:eastAsia="en-GB" w:bidi="ar-SA"/>
            </w:rPr>
          </w:pPr>
          <w:hyperlink w:anchor="_Toc108243089" w:history="1">
            <w:r w:rsidRPr="002D555F">
              <w:rPr>
                <w:rStyle w:val="Hyperlink"/>
                <w:noProof/>
              </w:rPr>
              <w:t>Real-time and delayed-time processing of microCAT data</w:t>
            </w:r>
            <w:r>
              <w:rPr>
                <w:noProof/>
                <w:webHidden/>
              </w:rPr>
              <w:tab/>
            </w:r>
            <w:r>
              <w:rPr>
                <w:noProof/>
                <w:webHidden/>
              </w:rPr>
              <w:fldChar w:fldCharType="begin"/>
            </w:r>
            <w:r>
              <w:rPr>
                <w:noProof/>
                <w:webHidden/>
              </w:rPr>
              <w:instrText xml:space="preserve"> PAGEREF _Toc108243089 \h </w:instrText>
            </w:r>
            <w:r>
              <w:rPr>
                <w:noProof/>
                <w:webHidden/>
              </w:rPr>
            </w:r>
            <w:r>
              <w:rPr>
                <w:noProof/>
                <w:webHidden/>
              </w:rPr>
              <w:fldChar w:fldCharType="separate"/>
            </w:r>
            <w:r>
              <w:rPr>
                <w:noProof/>
                <w:webHidden/>
              </w:rPr>
              <w:t>8</w:t>
            </w:r>
            <w:r>
              <w:rPr>
                <w:noProof/>
                <w:webHidden/>
              </w:rPr>
              <w:fldChar w:fldCharType="end"/>
            </w:r>
          </w:hyperlink>
        </w:p>
        <w:p w14:paraId="08FD0254" w14:textId="7ED0D907" w:rsidR="002B3B1D" w:rsidRDefault="002B3B1D">
          <w:pPr>
            <w:pStyle w:val="TOC2"/>
            <w:tabs>
              <w:tab w:val="right" w:leader="dot" w:pos="9628"/>
            </w:tabs>
            <w:rPr>
              <w:rFonts w:asciiTheme="minorHAnsi" w:eastAsiaTheme="minorEastAsia" w:hAnsiTheme="minorHAnsi" w:cstheme="minorBidi"/>
              <w:noProof/>
              <w:sz w:val="22"/>
              <w:szCs w:val="22"/>
              <w:lang w:eastAsia="en-GB" w:bidi="ar-SA"/>
            </w:rPr>
          </w:pPr>
          <w:hyperlink w:anchor="_Toc108243090" w:history="1">
            <w:r w:rsidRPr="002D555F">
              <w:rPr>
                <w:rStyle w:val="Hyperlink"/>
                <w:noProof/>
                <w14:scene3d>
                  <w14:camera w14:prst="orthographicFront"/>
                  <w14:lightRig w14:rig="threePt" w14:dir="t">
                    <w14:rot w14:lat="0" w14:lon="0" w14:rev="0"/>
                  </w14:lightRig>
                </w14:scene3d>
              </w:rPr>
              <w:t>1.</w:t>
            </w:r>
            <w:r w:rsidRPr="002D555F">
              <w:rPr>
                <w:rStyle w:val="Hyperlink"/>
                <w:noProof/>
              </w:rPr>
              <w:t xml:space="preserve"> Introduction</w:t>
            </w:r>
            <w:r>
              <w:rPr>
                <w:noProof/>
                <w:webHidden/>
              </w:rPr>
              <w:tab/>
            </w:r>
            <w:r>
              <w:rPr>
                <w:noProof/>
                <w:webHidden/>
              </w:rPr>
              <w:fldChar w:fldCharType="begin"/>
            </w:r>
            <w:r>
              <w:rPr>
                <w:noProof/>
                <w:webHidden/>
              </w:rPr>
              <w:instrText xml:space="preserve"> PAGEREF _Toc108243090 \h </w:instrText>
            </w:r>
            <w:r>
              <w:rPr>
                <w:noProof/>
                <w:webHidden/>
              </w:rPr>
            </w:r>
            <w:r>
              <w:rPr>
                <w:noProof/>
                <w:webHidden/>
              </w:rPr>
              <w:fldChar w:fldCharType="separate"/>
            </w:r>
            <w:r>
              <w:rPr>
                <w:noProof/>
                <w:webHidden/>
              </w:rPr>
              <w:t>8</w:t>
            </w:r>
            <w:r>
              <w:rPr>
                <w:noProof/>
                <w:webHidden/>
              </w:rPr>
              <w:fldChar w:fldCharType="end"/>
            </w:r>
          </w:hyperlink>
        </w:p>
        <w:p w14:paraId="6D4F0051" w14:textId="45633584" w:rsidR="002B3B1D" w:rsidRDefault="002B3B1D">
          <w:pPr>
            <w:pStyle w:val="TOC2"/>
            <w:tabs>
              <w:tab w:val="right" w:leader="dot" w:pos="9628"/>
            </w:tabs>
            <w:rPr>
              <w:rFonts w:asciiTheme="minorHAnsi" w:eastAsiaTheme="minorEastAsia" w:hAnsiTheme="minorHAnsi" w:cstheme="minorBidi"/>
              <w:noProof/>
              <w:sz w:val="22"/>
              <w:szCs w:val="22"/>
              <w:lang w:eastAsia="en-GB" w:bidi="ar-SA"/>
            </w:rPr>
          </w:pPr>
          <w:hyperlink w:anchor="_Toc108243091" w:history="1">
            <w:r w:rsidRPr="002D555F">
              <w:rPr>
                <w:rStyle w:val="Hyperlink"/>
                <w:noProof/>
                <w14:scene3d>
                  <w14:camera w14:prst="orthographicFront"/>
                  <w14:lightRig w14:rig="threePt" w14:dir="t">
                    <w14:rot w14:lat="0" w14:lon="0" w14:rev="0"/>
                  </w14:lightRig>
                </w14:scene3d>
              </w:rPr>
              <w:t>2.</w:t>
            </w:r>
            <w:r w:rsidRPr="002D555F">
              <w:rPr>
                <w:rStyle w:val="Hyperlink"/>
                <w:noProof/>
              </w:rPr>
              <w:t xml:space="preserve"> Set up directory structure</w:t>
            </w:r>
            <w:r>
              <w:rPr>
                <w:noProof/>
                <w:webHidden/>
              </w:rPr>
              <w:tab/>
            </w:r>
            <w:r>
              <w:rPr>
                <w:noProof/>
                <w:webHidden/>
              </w:rPr>
              <w:fldChar w:fldCharType="begin"/>
            </w:r>
            <w:r>
              <w:rPr>
                <w:noProof/>
                <w:webHidden/>
              </w:rPr>
              <w:instrText xml:space="preserve"> PAGEREF _Toc108243091 \h </w:instrText>
            </w:r>
            <w:r>
              <w:rPr>
                <w:noProof/>
                <w:webHidden/>
              </w:rPr>
            </w:r>
            <w:r>
              <w:rPr>
                <w:noProof/>
                <w:webHidden/>
              </w:rPr>
              <w:fldChar w:fldCharType="separate"/>
            </w:r>
            <w:r>
              <w:rPr>
                <w:noProof/>
                <w:webHidden/>
              </w:rPr>
              <w:t>9</w:t>
            </w:r>
            <w:r>
              <w:rPr>
                <w:noProof/>
                <w:webHidden/>
              </w:rPr>
              <w:fldChar w:fldCharType="end"/>
            </w:r>
          </w:hyperlink>
        </w:p>
        <w:p w14:paraId="0ACC1F49" w14:textId="579A379F" w:rsidR="002B3B1D" w:rsidRDefault="002B3B1D">
          <w:pPr>
            <w:pStyle w:val="TOC3"/>
            <w:tabs>
              <w:tab w:val="right" w:leader="dot" w:pos="9628"/>
            </w:tabs>
            <w:rPr>
              <w:rFonts w:asciiTheme="minorHAnsi" w:eastAsiaTheme="minorEastAsia" w:hAnsiTheme="minorHAnsi" w:cstheme="minorBidi"/>
              <w:noProof/>
              <w:sz w:val="22"/>
              <w:szCs w:val="22"/>
              <w:lang w:eastAsia="en-GB" w:bidi="ar-SA"/>
            </w:rPr>
          </w:pPr>
          <w:hyperlink w:anchor="_Toc108243092" w:history="1">
            <w:r w:rsidRPr="002D555F">
              <w:rPr>
                <w:rStyle w:val="Hyperlink"/>
                <w:noProof/>
              </w:rPr>
              <w:t>2.1. Processing scripts:</w:t>
            </w:r>
            <w:r>
              <w:rPr>
                <w:noProof/>
                <w:webHidden/>
              </w:rPr>
              <w:tab/>
            </w:r>
            <w:r>
              <w:rPr>
                <w:noProof/>
                <w:webHidden/>
              </w:rPr>
              <w:fldChar w:fldCharType="begin"/>
            </w:r>
            <w:r>
              <w:rPr>
                <w:noProof/>
                <w:webHidden/>
              </w:rPr>
              <w:instrText xml:space="preserve"> PAGEREF _Toc108243092 \h </w:instrText>
            </w:r>
            <w:r>
              <w:rPr>
                <w:noProof/>
                <w:webHidden/>
              </w:rPr>
            </w:r>
            <w:r>
              <w:rPr>
                <w:noProof/>
                <w:webHidden/>
              </w:rPr>
              <w:fldChar w:fldCharType="separate"/>
            </w:r>
            <w:r>
              <w:rPr>
                <w:noProof/>
                <w:webHidden/>
              </w:rPr>
              <w:t>9</w:t>
            </w:r>
            <w:r>
              <w:rPr>
                <w:noProof/>
                <w:webHidden/>
              </w:rPr>
              <w:fldChar w:fldCharType="end"/>
            </w:r>
          </w:hyperlink>
        </w:p>
        <w:p w14:paraId="53D8F0BC" w14:textId="6238F99B" w:rsidR="002B3B1D" w:rsidRDefault="002B3B1D">
          <w:pPr>
            <w:pStyle w:val="TOC3"/>
            <w:tabs>
              <w:tab w:val="right" w:leader="dot" w:pos="9628"/>
            </w:tabs>
            <w:rPr>
              <w:rFonts w:asciiTheme="minorHAnsi" w:eastAsiaTheme="minorEastAsia" w:hAnsiTheme="minorHAnsi" w:cstheme="minorBidi"/>
              <w:noProof/>
              <w:sz w:val="22"/>
              <w:szCs w:val="22"/>
              <w:lang w:eastAsia="en-GB" w:bidi="ar-SA"/>
            </w:rPr>
          </w:pPr>
          <w:hyperlink w:anchor="_Toc108243093" w:history="1">
            <w:r w:rsidRPr="002D555F">
              <w:rPr>
                <w:rStyle w:val="Hyperlink"/>
                <w:noProof/>
              </w:rPr>
              <w:t>2.2. Shipboard calibration files</w:t>
            </w:r>
            <w:r>
              <w:rPr>
                <w:noProof/>
                <w:webHidden/>
              </w:rPr>
              <w:tab/>
            </w:r>
            <w:r>
              <w:rPr>
                <w:noProof/>
                <w:webHidden/>
              </w:rPr>
              <w:fldChar w:fldCharType="begin"/>
            </w:r>
            <w:r>
              <w:rPr>
                <w:noProof/>
                <w:webHidden/>
              </w:rPr>
              <w:instrText xml:space="preserve"> PAGEREF _Toc108243093 \h </w:instrText>
            </w:r>
            <w:r>
              <w:rPr>
                <w:noProof/>
                <w:webHidden/>
              </w:rPr>
            </w:r>
            <w:r>
              <w:rPr>
                <w:noProof/>
                <w:webHidden/>
              </w:rPr>
              <w:fldChar w:fldCharType="separate"/>
            </w:r>
            <w:r>
              <w:rPr>
                <w:noProof/>
                <w:webHidden/>
              </w:rPr>
              <w:t>9</w:t>
            </w:r>
            <w:r>
              <w:rPr>
                <w:noProof/>
                <w:webHidden/>
              </w:rPr>
              <w:fldChar w:fldCharType="end"/>
            </w:r>
          </w:hyperlink>
        </w:p>
        <w:p w14:paraId="4498457F" w14:textId="39C958A1" w:rsidR="002B3B1D" w:rsidRDefault="002B3B1D">
          <w:pPr>
            <w:pStyle w:val="TOC2"/>
            <w:tabs>
              <w:tab w:val="right" w:leader="dot" w:pos="9628"/>
            </w:tabs>
            <w:rPr>
              <w:rFonts w:asciiTheme="minorHAnsi" w:eastAsiaTheme="minorEastAsia" w:hAnsiTheme="minorHAnsi" w:cstheme="minorBidi"/>
              <w:noProof/>
              <w:sz w:val="22"/>
              <w:szCs w:val="22"/>
              <w:lang w:eastAsia="en-GB" w:bidi="ar-SA"/>
            </w:rPr>
          </w:pPr>
          <w:hyperlink w:anchor="_Toc108243094" w:history="1">
            <w:r w:rsidRPr="002D555F">
              <w:rPr>
                <w:rStyle w:val="Hyperlink"/>
                <w:noProof/>
                <w14:scene3d>
                  <w14:camera w14:prst="orthographicFront"/>
                  <w14:lightRig w14:rig="threePt" w14:dir="t">
                    <w14:rot w14:lat="0" w14:lon="0" w14:rev="0"/>
                  </w14:lightRig>
                </w14:scene3d>
              </w:rPr>
              <w:t>3.</w:t>
            </w:r>
            <w:r w:rsidRPr="002D555F">
              <w:rPr>
                <w:rStyle w:val="Hyperlink"/>
                <w:noProof/>
              </w:rPr>
              <w:t xml:space="preserve"> Processing of the moored microcat</w:t>
            </w:r>
            <w:r>
              <w:rPr>
                <w:noProof/>
                <w:webHidden/>
              </w:rPr>
              <w:tab/>
            </w:r>
            <w:r>
              <w:rPr>
                <w:noProof/>
                <w:webHidden/>
              </w:rPr>
              <w:fldChar w:fldCharType="begin"/>
            </w:r>
            <w:r>
              <w:rPr>
                <w:noProof/>
                <w:webHidden/>
              </w:rPr>
              <w:instrText xml:space="preserve"> PAGEREF _Toc108243094 \h </w:instrText>
            </w:r>
            <w:r>
              <w:rPr>
                <w:noProof/>
                <w:webHidden/>
              </w:rPr>
            </w:r>
            <w:r>
              <w:rPr>
                <w:noProof/>
                <w:webHidden/>
              </w:rPr>
              <w:fldChar w:fldCharType="separate"/>
            </w:r>
            <w:r>
              <w:rPr>
                <w:noProof/>
                <w:webHidden/>
              </w:rPr>
              <w:t>10</w:t>
            </w:r>
            <w:r>
              <w:rPr>
                <w:noProof/>
                <w:webHidden/>
              </w:rPr>
              <w:fldChar w:fldCharType="end"/>
            </w:r>
          </w:hyperlink>
        </w:p>
        <w:p w14:paraId="20AEF3E1" w14:textId="6FD900BC" w:rsidR="002B3B1D" w:rsidRDefault="002B3B1D">
          <w:pPr>
            <w:pStyle w:val="TOC2"/>
            <w:tabs>
              <w:tab w:val="right" w:leader="dot" w:pos="9628"/>
            </w:tabs>
            <w:rPr>
              <w:rFonts w:asciiTheme="minorHAnsi" w:eastAsiaTheme="minorEastAsia" w:hAnsiTheme="minorHAnsi" w:cstheme="minorBidi"/>
              <w:noProof/>
              <w:sz w:val="22"/>
              <w:szCs w:val="22"/>
              <w:lang w:eastAsia="en-GB" w:bidi="ar-SA"/>
            </w:rPr>
          </w:pPr>
          <w:hyperlink w:anchor="_Toc108243095" w:history="1">
            <w:r w:rsidRPr="002D555F">
              <w:rPr>
                <w:rStyle w:val="Hyperlink"/>
                <w:noProof/>
                <w14:scene3d>
                  <w14:camera w14:prst="orthographicFront"/>
                  <w14:lightRig w14:rig="threePt" w14:dir="t">
                    <w14:rot w14:lat="0" w14:lon="0" w14:rev="0"/>
                  </w14:lightRig>
                </w14:scene3d>
              </w:rPr>
              <w:t>4.</w:t>
            </w:r>
            <w:r w:rsidRPr="002D555F">
              <w:rPr>
                <w:rStyle w:val="Hyperlink"/>
                <w:noProof/>
              </w:rPr>
              <w:t xml:space="preserve"> Lowered microcat processing after the shipboard calibration casts</w:t>
            </w:r>
            <w:r>
              <w:rPr>
                <w:noProof/>
                <w:webHidden/>
              </w:rPr>
              <w:tab/>
            </w:r>
            <w:r>
              <w:rPr>
                <w:noProof/>
                <w:webHidden/>
              </w:rPr>
              <w:fldChar w:fldCharType="begin"/>
            </w:r>
            <w:r>
              <w:rPr>
                <w:noProof/>
                <w:webHidden/>
              </w:rPr>
              <w:instrText xml:space="preserve"> PAGEREF _Toc108243095 \h </w:instrText>
            </w:r>
            <w:r>
              <w:rPr>
                <w:noProof/>
                <w:webHidden/>
              </w:rPr>
            </w:r>
            <w:r>
              <w:rPr>
                <w:noProof/>
                <w:webHidden/>
              </w:rPr>
              <w:fldChar w:fldCharType="separate"/>
            </w:r>
            <w:r>
              <w:rPr>
                <w:noProof/>
                <w:webHidden/>
              </w:rPr>
              <w:t>10</w:t>
            </w:r>
            <w:r>
              <w:rPr>
                <w:noProof/>
                <w:webHidden/>
              </w:rPr>
              <w:fldChar w:fldCharType="end"/>
            </w:r>
          </w:hyperlink>
        </w:p>
        <w:p w14:paraId="72CEB0F0" w14:textId="4D5E998C" w:rsidR="002B3B1D" w:rsidRDefault="002B3B1D">
          <w:pPr>
            <w:pStyle w:val="TOC2"/>
            <w:tabs>
              <w:tab w:val="right" w:leader="dot" w:pos="9628"/>
            </w:tabs>
            <w:rPr>
              <w:rFonts w:asciiTheme="minorHAnsi" w:eastAsiaTheme="minorEastAsia" w:hAnsiTheme="minorHAnsi" w:cstheme="minorBidi"/>
              <w:noProof/>
              <w:sz w:val="22"/>
              <w:szCs w:val="22"/>
              <w:lang w:eastAsia="en-GB" w:bidi="ar-SA"/>
            </w:rPr>
          </w:pPr>
          <w:hyperlink w:anchor="_Toc108243096" w:history="1">
            <w:r w:rsidRPr="002D555F">
              <w:rPr>
                <w:rStyle w:val="Hyperlink"/>
                <w:noProof/>
                <w14:scene3d>
                  <w14:camera w14:prst="orthographicFront"/>
                  <w14:lightRig w14:rig="threePt" w14:dir="t">
                    <w14:rot w14:lat="0" w14:lon="0" w14:rev="0"/>
                  </w14:lightRig>
                </w14:scene3d>
              </w:rPr>
              <w:t>5.</w:t>
            </w:r>
            <w:r w:rsidRPr="002D555F">
              <w:rPr>
                <w:rStyle w:val="Hyperlink"/>
                <w:noProof/>
              </w:rPr>
              <w:t xml:space="preserve"> Delayed mode processing of the microcat data.</w:t>
            </w:r>
            <w:r>
              <w:rPr>
                <w:noProof/>
                <w:webHidden/>
              </w:rPr>
              <w:tab/>
            </w:r>
            <w:r>
              <w:rPr>
                <w:noProof/>
                <w:webHidden/>
              </w:rPr>
              <w:fldChar w:fldCharType="begin"/>
            </w:r>
            <w:r>
              <w:rPr>
                <w:noProof/>
                <w:webHidden/>
              </w:rPr>
              <w:instrText xml:space="preserve"> PAGEREF _Toc108243096 \h </w:instrText>
            </w:r>
            <w:r>
              <w:rPr>
                <w:noProof/>
                <w:webHidden/>
              </w:rPr>
            </w:r>
            <w:r>
              <w:rPr>
                <w:noProof/>
                <w:webHidden/>
              </w:rPr>
              <w:fldChar w:fldCharType="separate"/>
            </w:r>
            <w:r>
              <w:rPr>
                <w:noProof/>
                <w:webHidden/>
              </w:rPr>
              <w:t>11</w:t>
            </w:r>
            <w:r>
              <w:rPr>
                <w:noProof/>
                <w:webHidden/>
              </w:rPr>
              <w:fldChar w:fldCharType="end"/>
            </w:r>
          </w:hyperlink>
        </w:p>
        <w:p w14:paraId="7E66DBD9" w14:textId="7D73D8F9" w:rsidR="002B3B1D" w:rsidRDefault="002B3B1D">
          <w:pPr>
            <w:pStyle w:val="TOC3"/>
            <w:tabs>
              <w:tab w:val="right" w:leader="dot" w:pos="9628"/>
            </w:tabs>
            <w:rPr>
              <w:rFonts w:asciiTheme="minorHAnsi" w:eastAsiaTheme="minorEastAsia" w:hAnsiTheme="minorHAnsi" w:cstheme="minorBidi"/>
              <w:noProof/>
              <w:sz w:val="22"/>
              <w:szCs w:val="22"/>
              <w:lang w:eastAsia="en-GB" w:bidi="ar-SA"/>
            </w:rPr>
          </w:pPr>
          <w:hyperlink w:anchor="_Toc108243097" w:history="1">
            <w:r w:rsidRPr="002D555F">
              <w:rPr>
                <w:rStyle w:val="Hyperlink"/>
                <w:noProof/>
              </w:rPr>
              <w:t>5.1. Set-up metadata files</w:t>
            </w:r>
            <w:r>
              <w:rPr>
                <w:noProof/>
                <w:webHidden/>
              </w:rPr>
              <w:tab/>
            </w:r>
            <w:r>
              <w:rPr>
                <w:noProof/>
                <w:webHidden/>
              </w:rPr>
              <w:fldChar w:fldCharType="begin"/>
            </w:r>
            <w:r>
              <w:rPr>
                <w:noProof/>
                <w:webHidden/>
              </w:rPr>
              <w:instrText xml:space="preserve"> PAGEREF _Toc108243097 \h </w:instrText>
            </w:r>
            <w:r>
              <w:rPr>
                <w:noProof/>
                <w:webHidden/>
              </w:rPr>
            </w:r>
            <w:r>
              <w:rPr>
                <w:noProof/>
                <w:webHidden/>
              </w:rPr>
              <w:fldChar w:fldCharType="separate"/>
            </w:r>
            <w:r>
              <w:rPr>
                <w:noProof/>
                <w:webHidden/>
              </w:rPr>
              <w:t>11</w:t>
            </w:r>
            <w:r>
              <w:rPr>
                <w:noProof/>
                <w:webHidden/>
              </w:rPr>
              <w:fldChar w:fldCharType="end"/>
            </w:r>
          </w:hyperlink>
        </w:p>
        <w:p w14:paraId="4B0D0CFE" w14:textId="59BBE728" w:rsidR="002B3B1D" w:rsidRDefault="002B3B1D">
          <w:pPr>
            <w:pStyle w:val="TOC3"/>
            <w:tabs>
              <w:tab w:val="right" w:leader="dot" w:pos="9628"/>
            </w:tabs>
            <w:rPr>
              <w:rFonts w:asciiTheme="minorHAnsi" w:eastAsiaTheme="minorEastAsia" w:hAnsiTheme="minorHAnsi" w:cstheme="minorBidi"/>
              <w:noProof/>
              <w:sz w:val="22"/>
              <w:szCs w:val="22"/>
              <w:lang w:eastAsia="en-GB" w:bidi="ar-SA"/>
            </w:rPr>
          </w:pPr>
          <w:hyperlink w:anchor="_Toc108243098" w:history="1">
            <w:r w:rsidRPr="002D555F">
              <w:rPr>
                <w:rStyle w:val="Hyperlink"/>
                <w:noProof/>
              </w:rPr>
              <w:t>5.2. Calculation of accurate nominal depth of the mooring instruments, update of the metadata files</w:t>
            </w:r>
            <w:r>
              <w:rPr>
                <w:noProof/>
                <w:webHidden/>
              </w:rPr>
              <w:tab/>
            </w:r>
            <w:r>
              <w:rPr>
                <w:noProof/>
                <w:webHidden/>
              </w:rPr>
              <w:fldChar w:fldCharType="begin"/>
            </w:r>
            <w:r>
              <w:rPr>
                <w:noProof/>
                <w:webHidden/>
              </w:rPr>
              <w:instrText xml:space="preserve"> PAGEREF _Toc108243098 \h </w:instrText>
            </w:r>
            <w:r>
              <w:rPr>
                <w:noProof/>
                <w:webHidden/>
              </w:rPr>
            </w:r>
            <w:r>
              <w:rPr>
                <w:noProof/>
                <w:webHidden/>
              </w:rPr>
              <w:fldChar w:fldCharType="separate"/>
            </w:r>
            <w:r>
              <w:rPr>
                <w:noProof/>
                <w:webHidden/>
              </w:rPr>
              <w:t>11</w:t>
            </w:r>
            <w:r>
              <w:rPr>
                <w:noProof/>
                <w:webHidden/>
              </w:rPr>
              <w:fldChar w:fldCharType="end"/>
            </w:r>
          </w:hyperlink>
        </w:p>
        <w:p w14:paraId="4EB83B2C" w14:textId="28A56AB6" w:rsidR="002B3B1D" w:rsidRDefault="002B3B1D">
          <w:pPr>
            <w:pStyle w:val="TOC3"/>
            <w:tabs>
              <w:tab w:val="right" w:leader="dot" w:pos="9628"/>
            </w:tabs>
            <w:rPr>
              <w:rFonts w:asciiTheme="minorHAnsi" w:eastAsiaTheme="minorEastAsia" w:hAnsiTheme="minorHAnsi" w:cstheme="minorBidi"/>
              <w:noProof/>
              <w:sz w:val="22"/>
              <w:szCs w:val="22"/>
              <w:lang w:eastAsia="en-GB" w:bidi="ar-SA"/>
            </w:rPr>
          </w:pPr>
          <w:hyperlink w:anchor="_Toc108243099" w:history="1">
            <w:r w:rsidRPr="002D555F">
              <w:rPr>
                <w:rStyle w:val="Hyperlink"/>
                <w:noProof/>
              </w:rPr>
              <w:t>5.3. Calculation of the pre- or post- deployment conductivity and temperature calibration coefficients</w:t>
            </w:r>
            <w:r>
              <w:rPr>
                <w:noProof/>
                <w:webHidden/>
              </w:rPr>
              <w:tab/>
            </w:r>
            <w:r>
              <w:rPr>
                <w:noProof/>
                <w:webHidden/>
              </w:rPr>
              <w:fldChar w:fldCharType="begin"/>
            </w:r>
            <w:r>
              <w:rPr>
                <w:noProof/>
                <w:webHidden/>
              </w:rPr>
              <w:instrText xml:space="preserve"> PAGEREF _Toc108243099 \h </w:instrText>
            </w:r>
            <w:r>
              <w:rPr>
                <w:noProof/>
                <w:webHidden/>
              </w:rPr>
            </w:r>
            <w:r>
              <w:rPr>
                <w:noProof/>
                <w:webHidden/>
              </w:rPr>
              <w:fldChar w:fldCharType="separate"/>
            </w:r>
            <w:r>
              <w:rPr>
                <w:noProof/>
                <w:webHidden/>
              </w:rPr>
              <w:t>11</w:t>
            </w:r>
            <w:r>
              <w:rPr>
                <w:noProof/>
                <w:webHidden/>
              </w:rPr>
              <w:fldChar w:fldCharType="end"/>
            </w:r>
          </w:hyperlink>
        </w:p>
        <w:p w14:paraId="0CC2EB18" w14:textId="327F4284" w:rsidR="002B3B1D" w:rsidRDefault="002B3B1D">
          <w:pPr>
            <w:pStyle w:val="TOC3"/>
            <w:tabs>
              <w:tab w:val="right" w:leader="dot" w:pos="9628"/>
            </w:tabs>
            <w:rPr>
              <w:rFonts w:asciiTheme="minorHAnsi" w:eastAsiaTheme="minorEastAsia" w:hAnsiTheme="minorHAnsi" w:cstheme="minorBidi"/>
              <w:noProof/>
              <w:sz w:val="22"/>
              <w:szCs w:val="22"/>
              <w:lang w:eastAsia="en-GB" w:bidi="ar-SA"/>
            </w:rPr>
          </w:pPr>
          <w:hyperlink w:anchor="_Toc108243100" w:history="1">
            <w:r w:rsidRPr="002D555F">
              <w:rPr>
                <w:rStyle w:val="Hyperlink"/>
                <w:noProof/>
              </w:rPr>
              <w:t>5.4. Gridding of the data: creation of a lowpass filtered, regular gridded data set.</w:t>
            </w:r>
            <w:r>
              <w:rPr>
                <w:noProof/>
                <w:webHidden/>
              </w:rPr>
              <w:tab/>
            </w:r>
            <w:r>
              <w:rPr>
                <w:noProof/>
                <w:webHidden/>
              </w:rPr>
              <w:fldChar w:fldCharType="begin"/>
            </w:r>
            <w:r>
              <w:rPr>
                <w:noProof/>
                <w:webHidden/>
              </w:rPr>
              <w:instrText xml:space="preserve"> PAGEREF _Toc108243100 \h </w:instrText>
            </w:r>
            <w:r>
              <w:rPr>
                <w:noProof/>
                <w:webHidden/>
              </w:rPr>
            </w:r>
            <w:r>
              <w:rPr>
                <w:noProof/>
                <w:webHidden/>
              </w:rPr>
              <w:fldChar w:fldCharType="separate"/>
            </w:r>
            <w:r>
              <w:rPr>
                <w:noProof/>
                <w:webHidden/>
              </w:rPr>
              <w:t>12</w:t>
            </w:r>
            <w:r>
              <w:rPr>
                <w:noProof/>
                <w:webHidden/>
              </w:rPr>
              <w:fldChar w:fldCharType="end"/>
            </w:r>
          </w:hyperlink>
        </w:p>
        <w:p w14:paraId="2CC19E9C" w14:textId="4D0FDB6A" w:rsidR="002B3B1D" w:rsidRDefault="002B3B1D">
          <w:pPr>
            <w:pStyle w:val="TOC3"/>
            <w:tabs>
              <w:tab w:val="right" w:leader="dot" w:pos="9628"/>
            </w:tabs>
            <w:rPr>
              <w:rFonts w:asciiTheme="minorHAnsi" w:eastAsiaTheme="minorEastAsia" w:hAnsiTheme="minorHAnsi" w:cstheme="minorBidi"/>
              <w:noProof/>
              <w:sz w:val="22"/>
              <w:szCs w:val="22"/>
              <w:lang w:eastAsia="en-GB" w:bidi="ar-SA"/>
            </w:rPr>
          </w:pPr>
          <w:hyperlink w:anchor="_Toc108243101" w:history="1">
            <w:r w:rsidRPr="002D555F">
              <w:rPr>
                <w:rStyle w:val="Hyperlink"/>
                <w:noProof/>
              </w:rPr>
              <w:t>5.5. merging of the several years of deployment (and if necessary moorings)</w:t>
            </w:r>
            <w:r>
              <w:rPr>
                <w:noProof/>
                <w:webHidden/>
              </w:rPr>
              <w:tab/>
            </w:r>
            <w:r>
              <w:rPr>
                <w:noProof/>
                <w:webHidden/>
              </w:rPr>
              <w:fldChar w:fldCharType="begin"/>
            </w:r>
            <w:r>
              <w:rPr>
                <w:noProof/>
                <w:webHidden/>
              </w:rPr>
              <w:instrText xml:space="preserve"> PAGEREF _Toc108243101 \h </w:instrText>
            </w:r>
            <w:r>
              <w:rPr>
                <w:noProof/>
                <w:webHidden/>
              </w:rPr>
            </w:r>
            <w:r>
              <w:rPr>
                <w:noProof/>
                <w:webHidden/>
              </w:rPr>
              <w:fldChar w:fldCharType="separate"/>
            </w:r>
            <w:r>
              <w:rPr>
                <w:noProof/>
                <w:webHidden/>
              </w:rPr>
              <w:t>13</w:t>
            </w:r>
            <w:r>
              <w:rPr>
                <w:noProof/>
                <w:webHidden/>
              </w:rPr>
              <w:fldChar w:fldCharType="end"/>
            </w:r>
          </w:hyperlink>
        </w:p>
        <w:p w14:paraId="1AEE8491" w14:textId="754AAD7A" w:rsidR="002B3B1D" w:rsidRDefault="002B3B1D">
          <w:pPr>
            <w:pStyle w:val="TOC1"/>
            <w:tabs>
              <w:tab w:val="right" w:leader="dot" w:pos="9628"/>
            </w:tabs>
            <w:rPr>
              <w:rFonts w:asciiTheme="minorHAnsi" w:eastAsiaTheme="minorEastAsia" w:hAnsiTheme="minorHAnsi" w:cstheme="minorBidi"/>
              <w:noProof/>
              <w:sz w:val="22"/>
              <w:szCs w:val="22"/>
              <w:lang w:eastAsia="en-GB" w:bidi="ar-SA"/>
            </w:rPr>
          </w:pPr>
          <w:hyperlink w:anchor="_Toc108243102" w:history="1">
            <w:r w:rsidRPr="002D555F">
              <w:rPr>
                <w:rStyle w:val="Hyperlink"/>
                <w:noProof/>
              </w:rPr>
              <w:t>Processing of moored current meter and ADCP data</w:t>
            </w:r>
            <w:r>
              <w:rPr>
                <w:noProof/>
                <w:webHidden/>
              </w:rPr>
              <w:tab/>
            </w:r>
            <w:r>
              <w:rPr>
                <w:noProof/>
                <w:webHidden/>
              </w:rPr>
              <w:fldChar w:fldCharType="begin"/>
            </w:r>
            <w:r>
              <w:rPr>
                <w:noProof/>
                <w:webHidden/>
              </w:rPr>
              <w:instrText xml:space="preserve"> PAGEREF _Toc108243102 \h </w:instrText>
            </w:r>
            <w:r>
              <w:rPr>
                <w:noProof/>
                <w:webHidden/>
              </w:rPr>
            </w:r>
            <w:r>
              <w:rPr>
                <w:noProof/>
                <w:webHidden/>
              </w:rPr>
              <w:fldChar w:fldCharType="separate"/>
            </w:r>
            <w:r>
              <w:rPr>
                <w:noProof/>
                <w:webHidden/>
              </w:rPr>
              <w:t>15</w:t>
            </w:r>
            <w:r>
              <w:rPr>
                <w:noProof/>
                <w:webHidden/>
              </w:rPr>
              <w:fldChar w:fldCharType="end"/>
            </w:r>
          </w:hyperlink>
        </w:p>
        <w:p w14:paraId="4B606380" w14:textId="50DB7E6C" w:rsidR="002B3B1D" w:rsidRDefault="002B3B1D">
          <w:pPr>
            <w:pStyle w:val="TOC2"/>
            <w:tabs>
              <w:tab w:val="right" w:leader="dot" w:pos="9628"/>
            </w:tabs>
            <w:rPr>
              <w:rFonts w:asciiTheme="minorHAnsi" w:eastAsiaTheme="minorEastAsia" w:hAnsiTheme="minorHAnsi" w:cstheme="minorBidi"/>
              <w:noProof/>
              <w:sz w:val="22"/>
              <w:szCs w:val="22"/>
              <w:lang w:eastAsia="en-GB" w:bidi="ar-SA"/>
            </w:rPr>
          </w:pPr>
          <w:hyperlink w:anchor="_Toc108243103" w:history="1">
            <w:r w:rsidRPr="002D555F">
              <w:rPr>
                <w:rStyle w:val="Hyperlink"/>
                <w:noProof/>
                <w14:scene3d>
                  <w14:camera w14:prst="orthographicFront"/>
                  <w14:lightRig w14:rig="threePt" w14:dir="t">
                    <w14:rot w14:lat="0" w14:lon="0" w14:rev="0"/>
                  </w14:lightRig>
                </w14:scene3d>
              </w:rPr>
              <w:t>1.</w:t>
            </w:r>
            <w:r w:rsidRPr="002D555F">
              <w:rPr>
                <w:rStyle w:val="Hyperlink"/>
                <w:noProof/>
              </w:rPr>
              <w:t xml:space="preserve"> Introduction</w:t>
            </w:r>
            <w:r>
              <w:rPr>
                <w:noProof/>
                <w:webHidden/>
              </w:rPr>
              <w:tab/>
            </w:r>
            <w:r>
              <w:rPr>
                <w:noProof/>
                <w:webHidden/>
              </w:rPr>
              <w:fldChar w:fldCharType="begin"/>
            </w:r>
            <w:r>
              <w:rPr>
                <w:noProof/>
                <w:webHidden/>
              </w:rPr>
              <w:instrText xml:space="preserve"> PAGEREF _Toc108243103 \h </w:instrText>
            </w:r>
            <w:r>
              <w:rPr>
                <w:noProof/>
                <w:webHidden/>
              </w:rPr>
            </w:r>
            <w:r>
              <w:rPr>
                <w:noProof/>
                <w:webHidden/>
              </w:rPr>
              <w:fldChar w:fldCharType="separate"/>
            </w:r>
            <w:r>
              <w:rPr>
                <w:noProof/>
                <w:webHidden/>
              </w:rPr>
              <w:t>15</w:t>
            </w:r>
            <w:r>
              <w:rPr>
                <w:noProof/>
                <w:webHidden/>
              </w:rPr>
              <w:fldChar w:fldCharType="end"/>
            </w:r>
          </w:hyperlink>
        </w:p>
        <w:p w14:paraId="4BD60183" w14:textId="0C295B74" w:rsidR="002B3B1D" w:rsidRDefault="002B3B1D">
          <w:pPr>
            <w:pStyle w:val="TOC2"/>
            <w:tabs>
              <w:tab w:val="right" w:leader="dot" w:pos="9628"/>
            </w:tabs>
            <w:rPr>
              <w:rFonts w:asciiTheme="minorHAnsi" w:eastAsiaTheme="minorEastAsia" w:hAnsiTheme="minorHAnsi" w:cstheme="minorBidi"/>
              <w:noProof/>
              <w:sz w:val="22"/>
              <w:szCs w:val="22"/>
              <w:lang w:eastAsia="en-GB" w:bidi="ar-SA"/>
            </w:rPr>
          </w:pPr>
          <w:hyperlink w:anchor="_Toc108243104" w:history="1">
            <w:r w:rsidRPr="002D555F">
              <w:rPr>
                <w:rStyle w:val="Hyperlink"/>
                <w:noProof/>
                <w14:scene3d>
                  <w14:camera w14:prst="orthographicFront"/>
                  <w14:lightRig w14:rig="threePt" w14:dir="t">
                    <w14:rot w14:lat="0" w14:lon="0" w14:rev="0"/>
                  </w14:lightRig>
                </w14:scene3d>
              </w:rPr>
              <w:t>2.</w:t>
            </w:r>
            <w:r w:rsidRPr="002D555F">
              <w:rPr>
                <w:rStyle w:val="Hyperlink"/>
                <w:noProof/>
              </w:rPr>
              <w:t xml:space="preserve"> Nortek current meter data processing</w:t>
            </w:r>
            <w:r>
              <w:rPr>
                <w:noProof/>
                <w:webHidden/>
              </w:rPr>
              <w:tab/>
            </w:r>
            <w:r>
              <w:rPr>
                <w:noProof/>
                <w:webHidden/>
              </w:rPr>
              <w:fldChar w:fldCharType="begin"/>
            </w:r>
            <w:r>
              <w:rPr>
                <w:noProof/>
                <w:webHidden/>
              </w:rPr>
              <w:instrText xml:space="preserve"> PAGEREF _Toc108243104 \h </w:instrText>
            </w:r>
            <w:r>
              <w:rPr>
                <w:noProof/>
                <w:webHidden/>
              </w:rPr>
            </w:r>
            <w:r>
              <w:rPr>
                <w:noProof/>
                <w:webHidden/>
              </w:rPr>
              <w:fldChar w:fldCharType="separate"/>
            </w:r>
            <w:r>
              <w:rPr>
                <w:noProof/>
                <w:webHidden/>
              </w:rPr>
              <w:t>15</w:t>
            </w:r>
            <w:r>
              <w:rPr>
                <w:noProof/>
                <w:webHidden/>
              </w:rPr>
              <w:fldChar w:fldCharType="end"/>
            </w:r>
          </w:hyperlink>
        </w:p>
        <w:p w14:paraId="6C04DA86" w14:textId="0A3DAF3F" w:rsidR="002B3B1D" w:rsidRDefault="002B3B1D">
          <w:pPr>
            <w:pStyle w:val="TOC3"/>
            <w:tabs>
              <w:tab w:val="right" w:leader="dot" w:pos="9628"/>
            </w:tabs>
            <w:rPr>
              <w:rFonts w:asciiTheme="minorHAnsi" w:eastAsiaTheme="minorEastAsia" w:hAnsiTheme="minorHAnsi" w:cstheme="minorBidi"/>
              <w:noProof/>
              <w:sz w:val="22"/>
              <w:szCs w:val="22"/>
              <w:lang w:eastAsia="en-GB" w:bidi="ar-SA"/>
            </w:rPr>
          </w:pPr>
          <w:hyperlink w:anchor="_Toc108243105" w:history="1">
            <w:r w:rsidRPr="002D555F">
              <w:rPr>
                <w:rStyle w:val="Hyperlink"/>
                <w:noProof/>
              </w:rPr>
              <w:t>2.1. Stage</w:t>
            </w:r>
            <w:r w:rsidR="0092631C">
              <w:rPr>
                <w:rStyle w:val="Hyperlink"/>
                <w:noProof/>
              </w:rPr>
              <w:t xml:space="preserve"> </w:t>
            </w:r>
            <w:r w:rsidRPr="002D555F">
              <w:rPr>
                <w:rStyle w:val="Hyperlink"/>
                <w:noProof/>
              </w:rPr>
              <w:t>0 – Data Download (done during the cruise $CRUISE)</w:t>
            </w:r>
            <w:r>
              <w:rPr>
                <w:noProof/>
                <w:webHidden/>
              </w:rPr>
              <w:tab/>
            </w:r>
            <w:r>
              <w:rPr>
                <w:noProof/>
                <w:webHidden/>
              </w:rPr>
              <w:fldChar w:fldCharType="begin"/>
            </w:r>
            <w:r>
              <w:rPr>
                <w:noProof/>
                <w:webHidden/>
              </w:rPr>
              <w:instrText xml:space="preserve"> PAGEREF _Toc108243105 \h </w:instrText>
            </w:r>
            <w:r>
              <w:rPr>
                <w:noProof/>
                <w:webHidden/>
              </w:rPr>
            </w:r>
            <w:r>
              <w:rPr>
                <w:noProof/>
                <w:webHidden/>
              </w:rPr>
              <w:fldChar w:fldCharType="separate"/>
            </w:r>
            <w:r>
              <w:rPr>
                <w:noProof/>
                <w:webHidden/>
              </w:rPr>
              <w:t>15</w:t>
            </w:r>
            <w:r>
              <w:rPr>
                <w:noProof/>
                <w:webHidden/>
              </w:rPr>
              <w:fldChar w:fldCharType="end"/>
            </w:r>
          </w:hyperlink>
        </w:p>
        <w:p w14:paraId="11404204" w14:textId="3FE5B9E8" w:rsidR="002B3B1D" w:rsidRDefault="002B3B1D">
          <w:pPr>
            <w:pStyle w:val="TOC3"/>
            <w:tabs>
              <w:tab w:val="right" w:leader="dot" w:pos="9628"/>
            </w:tabs>
            <w:rPr>
              <w:rFonts w:asciiTheme="minorHAnsi" w:eastAsiaTheme="minorEastAsia" w:hAnsiTheme="minorHAnsi" w:cstheme="minorBidi"/>
              <w:noProof/>
              <w:sz w:val="22"/>
              <w:szCs w:val="22"/>
              <w:lang w:eastAsia="en-GB" w:bidi="ar-SA"/>
            </w:rPr>
          </w:pPr>
          <w:hyperlink w:anchor="_Toc108243106" w:history="1">
            <w:r w:rsidRPr="002D555F">
              <w:rPr>
                <w:rStyle w:val="Hyperlink"/>
                <w:noProof/>
              </w:rPr>
              <w:t>2.2. Stage</w:t>
            </w:r>
            <w:r w:rsidR="0092631C">
              <w:rPr>
                <w:rStyle w:val="Hyperlink"/>
                <w:noProof/>
              </w:rPr>
              <w:t xml:space="preserve"> </w:t>
            </w:r>
            <w:r w:rsidRPr="002D555F">
              <w:rPr>
                <w:rStyle w:val="Hyperlink"/>
                <w:noProof/>
              </w:rPr>
              <w:t>1 – Conversion to standard RDB format and basic statistics</w:t>
            </w:r>
            <w:r>
              <w:rPr>
                <w:noProof/>
                <w:webHidden/>
              </w:rPr>
              <w:tab/>
            </w:r>
            <w:r>
              <w:rPr>
                <w:noProof/>
                <w:webHidden/>
              </w:rPr>
              <w:fldChar w:fldCharType="begin"/>
            </w:r>
            <w:r>
              <w:rPr>
                <w:noProof/>
                <w:webHidden/>
              </w:rPr>
              <w:instrText xml:space="preserve"> PAGEREF _Toc108243106 \h </w:instrText>
            </w:r>
            <w:r>
              <w:rPr>
                <w:noProof/>
                <w:webHidden/>
              </w:rPr>
            </w:r>
            <w:r>
              <w:rPr>
                <w:noProof/>
                <w:webHidden/>
              </w:rPr>
              <w:fldChar w:fldCharType="separate"/>
            </w:r>
            <w:r>
              <w:rPr>
                <w:noProof/>
                <w:webHidden/>
              </w:rPr>
              <w:t>15</w:t>
            </w:r>
            <w:r>
              <w:rPr>
                <w:noProof/>
                <w:webHidden/>
              </w:rPr>
              <w:fldChar w:fldCharType="end"/>
            </w:r>
          </w:hyperlink>
        </w:p>
        <w:p w14:paraId="69314654" w14:textId="14E4CE2D" w:rsidR="002B3B1D" w:rsidRDefault="002B3B1D">
          <w:pPr>
            <w:pStyle w:val="TOC3"/>
            <w:tabs>
              <w:tab w:val="right" w:leader="dot" w:pos="9628"/>
            </w:tabs>
            <w:rPr>
              <w:rFonts w:asciiTheme="minorHAnsi" w:eastAsiaTheme="minorEastAsia" w:hAnsiTheme="minorHAnsi" w:cstheme="minorBidi"/>
              <w:noProof/>
              <w:sz w:val="22"/>
              <w:szCs w:val="22"/>
              <w:lang w:eastAsia="en-GB" w:bidi="ar-SA"/>
            </w:rPr>
          </w:pPr>
          <w:hyperlink w:anchor="_Toc108243107" w:history="1">
            <w:r w:rsidRPr="002D555F">
              <w:rPr>
                <w:rStyle w:val="Hyperlink"/>
                <w:noProof/>
              </w:rPr>
              <w:t>2.3. Stage</w:t>
            </w:r>
            <w:r w:rsidR="0092631C">
              <w:rPr>
                <w:rStyle w:val="Hyperlink"/>
                <w:noProof/>
              </w:rPr>
              <w:t xml:space="preserve"> </w:t>
            </w:r>
            <w:r w:rsidRPr="002D555F">
              <w:rPr>
                <w:rStyle w:val="Hyperlink"/>
                <w:noProof/>
              </w:rPr>
              <w:t>2 – Trimming of data, summary plots</w:t>
            </w:r>
            <w:r>
              <w:rPr>
                <w:noProof/>
                <w:webHidden/>
              </w:rPr>
              <w:tab/>
            </w:r>
            <w:r>
              <w:rPr>
                <w:noProof/>
                <w:webHidden/>
              </w:rPr>
              <w:fldChar w:fldCharType="begin"/>
            </w:r>
            <w:r>
              <w:rPr>
                <w:noProof/>
                <w:webHidden/>
              </w:rPr>
              <w:instrText xml:space="preserve"> PAGEREF _Toc108243107 \h </w:instrText>
            </w:r>
            <w:r>
              <w:rPr>
                <w:noProof/>
                <w:webHidden/>
              </w:rPr>
            </w:r>
            <w:r>
              <w:rPr>
                <w:noProof/>
                <w:webHidden/>
              </w:rPr>
              <w:fldChar w:fldCharType="separate"/>
            </w:r>
            <w:r>
              <w:rPr>
                <w:noProof/>
                <w:webHidden/>
              </w:rPr>
              <w:t>16</w:t>
            </w:r>
            <w:r>
              <w:rPr>
                <w:noProof/>
                <w:webHidden/>
              </w:rPr>
              <w:fldChar w:fldCharType="end"/>
            </w:r>
          </w:hyperlink>
        </w:p>
        <w:p w14:paraId="2263EB2B" w14:textId="47929520" w:rsidR="002B3B1D" w:rsidRDefault="002B3B1D">
          <w:pPr>
            <w:pStyle w:val="TOC3"/>
            <w:tabs>
              <w:tab w:val="right" w:leader="dot" w:pos="9628"/>
            </w:tabs>
            <w:rPr>
              <w:rFonts w:asciiTheme="minorHAnsi" w:eastAsiaTheme="minorEastAsia" w:hAnsiTheme="minorHAnsi" w:cstheme="minorBidi"/>
              <w:noProof/>
              <w:sz w:val="22"/>
              <w:szCs w:val="22"/>
              <w:lang w:eastAsia="en-GB" w:bidi="ar-SA"/>
            </w:rPr>
          </w:pPr>
          <w:hyperlink w:anchor="_Toc108243108" w:history="1">
            <w:r w:rsidRPr="002D555F">
              <w:rPr>
                <w:rStyle w:val="Hyperlink"/>
                <w:noProof/>
              </w:rPr>
              <w:t>2.4. Stage</w:t>
            </w:r>
            <w:r w:rsidR="0092631C">
              <w:rPr>
                <w:rStyle w:val="Hyperlink"/>
                <w:noProof/>
              </w:rPr>
              <w:t xml:space="preserve"> </w:t>
            </w:r>
            <w:r w:rsidRPr="002D555F">
              <w:rPr>
                <w:rStyle w:val="Hyperlink"/>
                <w:noProof/>
              </w:rPr>
              <w:t>3 – Data editing, speed of sound correction, magnetic declination correction, data filtering</w:t>
            </w:r>
            <w:r>
              <w:rPr>
                <w:noProof/>
                <w:webHidden/>
              </w:rPr>
              <w:tab/>
            </w:r>
            <w:r>
              <w:rPr>
                <w:noProof/>
                <w:webHidden/>
              </w:rPr>
              <w:fldChar w:fldCharType="begin"/>
            </w:r>
            <w:r>
              <w:rPr>
                <w:noProof/>
                <w:webHidden/>
              </w:rPr>
              <w:instrText xml:space="preserve"> PAGEREF _Toc108243108 \h </w:instrText>
            </w:r>
            <w:r>
              <w:rPr>
                <w:noProof/>
                <w:webHidden/>
              </w:rPr>
            </w:r>
            <w:r>
              <w:rPr>
                <w:noProof/>
                <w:webHidden/>
              </w:rPr>
              <w:fldChar w:fldCharType="separate"/>
            </w:r>
            <w:r>
              <w:rPr>
                <w:noProof/>
                <w:webHidden/>
              </w:rPr>
              <w:t>16</w:t>
            </w:r>
            <w:r>
              <w:rPr>
                <w:noProof/>
                <w:webHidden/>
              </w:rPr>
              <w:fldChar w:fldCharType="end"/>
            </w:r>
          </w:hyperlink>
        </w:p>
        <w:p w14:paraId="6E41A49D" w14:textId="16391F8A" w:rsidR="002B3B1D" w:rsidRDefault="002B3B1D">
          <w:pPr>
            <w:pStyle w:val="TOC3"/>
            <w:tabs>
              <w:tab w:val="right" w:leader="dot" w:pos="9628"/>
            </w:tabs>
            <w:rPr>
              <w:rFonts w:asciiTheme="minorHAnsi" w:eastAsiaTheme="minorEastAsia" w:hAnsiTheme="minorHAnsi" w:cstheme="minorBidi"/>
              <w:noProof/>
              <w:sz w:val="22"/>
              <w:szCs w:val="22"/>
              <w:lang w:eastAsia="en-GB" w:bidi="ar-SA"/>
            </w:rPr>
          </w:pPr>
          <w:hyperlink w:anchor="_Toc108243109" w:history="1">
            <w:r w:rsidRPr="002D555F">
              <w:rPr>
                <w:rStyle w:val="Hyperlink"/>
                <w:noProof/>
              </w:rPr>
              <w:t>2.5. Stage 4 – Data gridding of individual deployment</w:t>
            </w:r>
            <w:r>
              <w:rPr>
                <w:noProof/>
                <w:webHidden/>
              </w:rPr>
              <w:tab/>
            </w:r>
            <w:r>
              <w:rPr>
                <w:noProof/>
                <w:webHidden/>
              </w:rPr>
              <w:fldChar w:fldCharType="begin"/>
            </w:r>
            <w:r>
              <w:rPr>
                <w:noProof/>
                <w:webHidden/>
              </w:rPr>
              <w:instrText xml:space="preserve"> PAGEREF _Toc108243109 \h </w:instrText>
            </w:r>
            <w:r>
              <w:rPr>
                <w:noProof/>
                <w:webHidden/>
              </w:rPr>
            </w:r>
            <w:r>
              <w:rPr>
                <w:noProof/>
                <w:webHidden/>
              </w:rPr>
              <w:fldChar w:fldCharType="separate"/>
            </w:r>
            <w:r>
              <w:rPr>
                <w:noProof/>
                <w:webHidden/>
              </w:rPr>
              <w:t>18</w:t>
            </w:r>
            <w:r>
              <w:rPr>
                <w:noProof/>
                <w:webHidden/>
              </w:rPr>
              <w:fldChar w:fldCharType="end"/>
            </w:r>
          </w:hyperlink>
        </w:p>
        <w:p w14:paraId="67550CA0" w14:textId="2BB80C85" w:rsidR="002B3B1D" w:rsidRDefault="002B3B1D">
          <w:pPr>
            <w:pStyle w:val="TOC1"/>
            <w:tabs>
              <w:tab w:val="right" w:leader="dot" w:pos="9628"/>
            </w:tabs>
            <w:rPr>
              <w:rFonts w:asciiTheme="minorHAnsi" w:eastAsiaTheme="minorEastAsia" w:hAnsiTheme="minorHAnsi" w:cstheme="minorBidi"/>
              <w:noProof/>
              <w:sz w:val="22"/>
              <w:szCs w:val="22"/>
              <w:lang w:eastAsia="en-GB" w:bidi="ar-SA"/>
            </w:rPr>
          </w:pPr>
          <w:hyperlink w:anchor="_Toc108243110" w:history="1">
            <w:r w:rsidRPr="002D555F">
              <w:rPr>
                <w:rStyle w:val="Hyperlink"/>
                <w:noProof/>
              </w:rPr>
              <w:t>DeepSeapHOx Data Processing</w:t>
            </w:r>
            <w:r>
              <w:rPr>
                <w:noProof/>
                <w:webHidden/>
              </w:rPr>
              <w:tab/>
            </w:r>
            <w:r>
              <w:rPr>
                <w:noProof/>
                <w:webHidden/>
              </w:rPr>
              <w:fldChar w:fldCharType="begin"/>
            </w:r>
            <w:r>
              <w:rPr>
                <w:noProof/>
                <w:webHidden/>
              </w:rPr>
              <w:instrText xml:space="preserve"> PAGEREF _Toc108243110 \h </w:instrText>
            </w:r>
            <w:r>
              <w:rPr>
                <w:noProof/>
                <w:webHidden/>
              </w:rPr>
            </w:r>
            <w:r>
              <w:rPr>
                <w:noProof/>
                <w:webHidden/>
              </w:rPr>
              <w:fldChar w:fldCharType="separate"/>
            </w:r>
            <w:r>
              <w:rPr>
                <w:noProof/>
                <w:webHidden/>
              </w:rPr>
              <w:t>19</w:t>
            </w:r>
            <w:r>
              <w:rPr>
                <w:noProof/>
                <w:webHidden/>
              </w:rPr>
              <w:fldChar w:fldCharType="end"/>
            </w:r>
          </w:hyperlink>
        </w:p>
        <w:p w14:paraId="44D23E0D" w14:textId="4A24DDE8" w:rsidR="002B3B1D" w:rsidRDefault="002B3B1D">
          <w:pPr>
            <w:pStyle w:val="TOC2"/>
            <w:tabs>
              <w:tab w:val="right" w:leader="dot" w:pos="9628"/>
            </w:tabs>
            <w:rPr>
              <w:rFonts w:asciiTheme="minorHAnsi" w:eastAsiaTheme="minorEastAsia" w:hAnsiTheme="minorHAnsi" w:cstheme="minorBidi"/>
              <w:noProof/>
              <w:sz w:val="22"/>
              <w:szCs w:val="22"/>
              <w:lang w:eastAsia="en-GB" w:bidi="ar-SA"/>
            </w:rPr>
          </w:pPr>
          <w:hyperlink w:anchor="_Toc108243111" w:history="1">
            <w:r w:rsidRPr="002D555F">
              <w:rPr>
                <w:rStyle w:val="Hyperlink"/>
                <w:noProof/>
                <w14:scene3d>
                  <w14:camera w14:prst="orthographicFront"/>
                  <w14:lightRig w14:rig="threePt" w14:dir="t">
                    <w14:rot w14:lat="0" w14:lon="0" w14:rev="0"/>
                  </w14:lightRig>
                </w14:scene3d>
              </w:rPr>
              <w:t>1.</w:t>
            </w:r>
            <w:r w:rsidRPr="002D555F">
              <w:rPr>
                <w:rStyle w:val="Hyperlink"/>
                <w:noProof/>
              </w:rPr>
              <w:t xml:space="preserve"> Stage 0 – Data Download</w:t>
            </w:r>
            <w:r>
              <w:rPr>
                <w:noProof/>
                <w:webHidden/>
              </w:rPr>
              <w:tab/>
            </w:r>
            <w:r>
              <w:rPr>
                <w:noProof/>
                <w:webHidden/>
              </w:rPr>
              <w:fldChar w:fldCharType="begin"/>
            </w:r>
            <w:r>
              <w:rPr>
                <w:noProof/>
                <w:webHidden/>
              </w:rPr>
              <w:instrText xml:space="preserve"> PAGEREF _Toc108243111 \h </w:instrText>
            </w:r>
            <w:r>
              <w:rPr>
                <w:noProof/>
                <w:webHidden/>
              </w:rPr>
            </w:r>
            <w:r>
              <w:rPr>
                <w:noProof/>
                <w:webHidden/>
              </w:rPr>
              <w:fldChar w:fldCharType="separate"/>
            </w:r>
            <w:r>
              <w:rPr>
                <w:noProof/>
                <w:webHidden/>
              </w:rPr>
              <w:t>19</w:t>
            </w:r>
            <w:r>
              <w:rPr>
                <w:noProof/>
                <w:webHidden/>
              </w:rPr>
              <w:fldChar w:fldCharType="end"/>
            </w:r>
          </w:hyperlink>
        </w:p>
        <w:p w14:paraId="50A35017" w14:textId="5C370656" w:rsidR="002B3B1D" w:rsidRDefault="002B3B1D">
          <w:pPr>
            <w:pStyle w:val="TOC2"/>
            <w:tabs>
              <w:tab w:val="right" w:leader="dot" w:pos="9628"/>
            </w:tabs>
            <w:rPr>
              <w:rFonts w:asciiTheme="minorHAnsi" w:eastAsiaTheme="minorEastAsia" w:hAnsiTheme="minorHAnsi" w:cstheme="minorBidi"/>
              <w:noProof/>
              <w:sz w:val="22"/>
              <w:szCs w:val="22"/>
              <w:lang w:eastAsia="en-GB" w:bidi="ar-SA"/>
            </w:rPr>
          </w:pPr>
          <w:hyperlink w:anchor="_Toc108243112" w:history="1">
            <w:r w:rsidRPr="002D555F">
              <w:rPr>
                <w:rStyle w:val="Hyperlink"/>
                <w:noProof/>
                <w14:scene3d>
                  <w14:camera w14:prst="orthographicFront"/>
                  <w14:lightRig w14:rig="threePt" w14:dir="t">
                    <w14:rot w14:lat="0" w14:lon="0" w14:rev="0"/>
                  </w14:lightRig>
                </w14:scene3d>
              </w:rPr>
              <w:t>2.</w:t>
            </w:r>
            <w:r w:rsidRPr="002D555F">
              <w:rPr>
                <w:rStyle w:val="Hyperlink"/>
                <w:noProof/>
              </w:rPr>
              <w:t xml:space="preserve"> Stage 1 – Conversion to standard RDB format</w:t>
            </w:r>
            <w:r>
              <w:rPr>
                <w:noProof/>
                <w:webHidden/>
              </w:rPr>
              <w:tab/>
            </w:r>
            <w:r>
              <w:rPr>
                <w:noProof/>
                <w:webHidden/>
              </w:rPr>
              <w:fldChar w:fldCharType="begin"/>
            </w:r>
            <w:r>
              <w:rPr>
                <w:noProof/>
                <w:webHidden/>
              </w:rPr>
              <w:instrText xml:space="preserve"> PAGEREF _Toc108243112 \h </w:instrText>
            </w:r>
            <w:r>
              <w:rPr>
                <w:noProof/>
                <w:webHidden/>
              </w:rPr>
            </w:r>
            <w:r>
              <w:rPr>
                <w:noProof/>
                <w:webHidden/>
              </w:rPr>
              <w:fldChar w:fldCharType="separate"/>
            </w:r>
            <w:r>
              <w:rPr>
                <w:noProof/>
                <w:webHidden/>
              </w:rPr>
              <w:t>19</w:t>
            </w:r>
            <w:r>
              <w:rPr>
                <w:noProof/>
                <w:webHidden/>
              </w:rPr>
              <w:fldChar w:fldCharType="end"/>
            </w:r>
          </w:hyperlink>
        </w:p>
        <w:p w14:paraId="24445441" w14:textId="0EC5F421" w:rsidR="002B3B1D" w:rsidRDefault="002B3B1D">
          <w:pPr>
            <w:pStyle w:val="TOC1"/>
            <w:tabs>
              <w:tab w:val="right" w:leader="dot" w:pos="9628"/>
            </w:tabs>
            <w:rPr>
              <w:rFonts w:asciiTheme="minorHAnsi" w:eastAsiaTheme="minorEastAsia" w:hAnsiTheme="minorHAnsi" w:cstheme="minorBidi"/>
              <w:noProof/>
              <w:sz w:val="22"/>
              <w:szCs w:val="22"/>
              <w:lang w:eastAsia="en-GB" w:bidi="ar-SA"/>
            </w:rPr>
          </w:pPr>
          <w:hyperlink w:anchor="_Toc108243113" w:history="1">
            <w:r w:rsidRPr="002D555F">
              <w:rPr>
                <w:rStyle w:val="Hyperlink"/>
                <w:noProof/>
              </w:rPr>
              <w:t>Data reports tools</w:t>
            </w:r>
            <w:r>
              <w:rPr>
                <w:noProof/>
                <w:webHidden/>
              </w:rPr>
              <w:tab/>
            </w:r>
            <w:r>
              <w:rPr>
                <w:noProof/>
                <w:webHidden/>
              </w:rPr>
              <w:fldChar w:fldCharType="begin"/>
            </w:r>
            <w:r>
              <w:rPr>
                <w:noProof/>
                <w:webHidden/>
              </w:rPr>
              <w:instrText xml:space="preserve"> PAGEREF _Toc108243113 \h </w:instrText>
            </w:r>
            <w:r>
              <w:rPr>
                <w:noProof/>
                <w:webHidden/>
              </w:rPr>
            </w:r>
            <w:r>
              <w:rPr>
                <w:noProof/>
                <w:webHidden/>
              </w:rPr>
              <w:fldChar w:fldCharType="separate"/>
            </w:r>
            <w:r>
              <w:rPr>
                <w:noProof/>
                <w:webHidden/>
              </w:rPr>
              <w:t>20</w:t>
            </w:r>
            <w:r>
              <w:rPr>
                <w:noProof/>
                <w:webHidden/>
              </w:rPr>
              <w:fldChar w:fldCharType="end"/>
            </w:r>
          </w:hyperlink>
        </w:p>
        <w:p w14:paraId="6C61098B" w14:textId="79B67A9E" w:rsidR="002B3B1D" w:rsidRDefault="002B3B1D">
          <w:pPr>
            <w:pStyle w:val="TOC1"/>
            <w:tabs>
              <w:tab w:val="right" w:leader="dot" w:pos="9628"/>
            </w:tabs>
            <w:rPr>
              <w:rFonts w:asciiTheme="minorHAnsi" w:eastAsiaTheme="minorEastAsia" w:hAnsiTheme="minorHAnsi" w:cstheme="minorBidi"/>
              <w:noProof/>
              <w:sz w:val="22"/>
              <w:szCs w:val="22"/>
              <w:lang w:eastAsia="en-GB" w:bidi="ar-SA"/>
            </w:rPr>
          </w:pPr>
          <w:hyperlink w:anchor="_Toc108243114" w:history="1">
            <w:r w:rsidRPr="002D555F">
              <w:rPr>
                <w:rStyle w:val="Hyperlink"/>
                <w:noProof/>
              </w:rPr>
              <w:t>Export to oceansites format [if required]</w:t>
            </w:r>
            <w:r>
              <w:rPr>
                <w:noProof/>
                <w:webHidden/>
              </w:rPr>
              <w:tab/>
            </w:r>
            <w:r>
              <w:rPr>
                <w:noProof/>
                <w:webHidden/>
              </w:rPr>
              <w:fldChar w:fldCharType="begin"/>
            </w:r>
            <w:r>
              <w:rPr>
                <w:noProof/>
                <w:webHidden/>
              </w:rPr>
              <w:instrText xml:space="preserve"> PAGEREF _Toc108243114 \h </w:instrText>
            </w:r>
            <w:r>
              <w:rPr>
                <w:noProof/>
                <w:webHidden/>
              </w:rPr>
            </w:r>
            <w:r>
              <w:rPr>
                <w:noProof/>
                <w:webHidden/>
              </w:rPr>
              <w:fldChar w:fldCharType="separate"/>
            </w:r>
            <w:r>
              <w:rPr>
                <w:noProof/>
                <w:webHidden/>
              </w:rPr>
              <w:t>24</w:t>
            </w:r>
            <w:r>
              <w:rPr>
                <w:noProof/>
                <w:webHidden/>
              </w:rPr>
              <w:fldChar w:fldCharType="end"/>
            </w:r>
          </w:hyperlink>
        </w:p>
        <w:p w14:paraId="61B801B8" w14:textId="02D73F6A" w:rsidR="002B3B1D" w:rsidRDefault="002B3B1D">
          <w:pPr>
            <w:pStyle w:val="TOC1"/>
            <w:tabs>
              <w:tab w:val="right" w:leader="dot" w:pos="9628"/>
            </w:tabs>
            <w:rPr>
              <w:rFonts w:asciiTheme="minorHAnsi" w:eastAsiaTheme="minorEastAsia" w:hAnsiTheme="minorHAnsi" w:cstheme="minorBidi"/>
              <w:noProof/>
              <w:sz w:val="22"/>
              <w:szCs w:val="22"/>
              <w:lang w:eastAsia="en-GB" w:bidi="ar-SA"/>
            </w:rPr>
          </w:pPr>
          <w:hyperlink w:anchor="_Toc108243115" w:history="1">
            <w:r w:rsidRPr="002D555F">
              <w:rPr>
                <w:rStyle w:val="Hyperlink"/>
                <w:noProof/>
              </w:rPr>
              <w:t>Export to NetCDF for CLASS data working group</w:t>
            </w:r>
            <w:r>
              <w:rPr>
                <w:noProof/>
                <w:webHidden/>
              </w:rPr>
              <w:tab/>
            </w:r>
            <w:r>
              <w:rPr>
                <w:noProof/>
                <w:webHidden/>
              </w:rPr>
              <w:fldChar w:fldCharType="begin"/>
            </w:r>
            <w:r>
              <w:rPr>
                <w:noProof/>
                <w:webHidden/>
              </w:rPr>
              <w:instrText xml:space="preserve"> PAGEREF _Toc108243115 \h </w:instrText>
            </w:r>
            <w:r>
              <w:rPr>
                <w:noProof/>
                <w:webHidden/>
              </w:rPr>
            </w:r>
            <w:r>
              <w:rPr>
                <w:noProof/>
                <w:webHidden/>
              </w:rPr>
              <w:fldChar w:fldCharType="separate"/>
            </w:r>
            <w:r>
              <w:rPr>
                <w:noProof/>
                <w:webHidden/>
              </w:rPr>
              <w:t>24</w:t>
            </w:r>
            <w:r>
              <w:rPr>
                <w:noProof/>
                <w:webHidden/>
              </w:rPr>
              <w:fldChar w:fldCharType="end"/>
            </w:r>
          </w:hyperlink>
        </w:p>
        <w:p w14:paraId="6B26E328" w14:textId="1AB29D02" w:rsidR="002B3B1D" w:rsidRDefault="002B3B1D">
          <w:pPr>
            <w:pStyle w:val="TOC1"/>
            <w:tabs>
              <w:tab w:val="right" w:leader="dot" w:pos="9628"/>
            </w:tabs>
            <w:rPr>
              <w:rFonts w:asciiTheme="minorHAnsi" w:eastAsiaTheme="minorEastAsia" w:hAnsiTheme="minorHAnsi" w:cstheme="minorBidi"/>
              <w:noProof/>
              <w:sz w:val="22"/>
              <w:szCs w:val="22"/>
              <w:lang w:eastAsia="en-GB" w:bidi="ar-SA"/>
            </w:rPr>
          </w:pPr>
          <w:hyperlink w:anchor="_Toc108243116" w:history="1">
            <w:r w:rsidRPr="002D555F">
              <w:rPr>
                <w:rStyle w:val="Hyperlink"/>
                <w:noProof/>
              </w:rPr>
              <w:t>Appendix: Historical and OSNAP CTD profiles close to the moorings</w:t>
            </w:r>
            <w:r>
              <w:rPr>
                <w:noProof/>
                <w:webHidden/>
              </w:rPr>
              <w:tab/>
            </w:r>
            <w:r>
              <w:rPr>
                <w:noProof/>
                <w:webHidden/>
              </w:rPr>
              <w:fldChar w:fldCharType="begin"/>
            </w:r>
            <w:r>
              <w:rPr>
                <w:noProof/>
                <w:webHidden/>
              </w:rPr>
              <w:instrText xml:space="preserve"> PAGEREF _Toc108243116 \h </w:instrText>
            </w:r>
            <w:r>
              <w:rPr>
                <w:noProof/>
                <w:webHidden/>
              </w:rPr>
            </w:r>
            <w:r>
              <w:rPr>
                <w:noProof/>
                <w:webHidden/>
              </w:rPr>
              <w:fldChar w:fldCharType="separate"/>
            </w:r>
            <w:r>
              <w:rPr>
                <w:noProof/>
                <w:webHidden/>
              </w:rPr>
              <w:t>25</w:t>
            </w:r>
            <w:r>
              <w:rPr>
                <w:noProof/>
                <w:webHidden/>
              </w:rPr>
              <w:fldChar w:fldCharType="end"/>
            </w:r>
          </w:hyperlink>
        </w:p>
        <w:p w14:paraId="4DE56446" w14:textId="0BCCF6BE" w:rsidR="002B3B1D" w:rsidRDefault="002B3B1D">
          <w:pPr>
            <w:pStyle w:val="TOC3"/>
            <w:tabs>
              <w:tab w:val="right" w:leader="dot" w:pos="9628"/>
            </w:tabs>
            <w:rPr>
              <w:rFonts w:asciiTheme="minorHAnsi" w:eastAsiaTheme="minorEastAsia" w:hAnsiTheme="minorHAnsi" w:cstheme="minorBidi"/>
              <w:noProof/>
              <w:sz w:val="22"/>
              <w:szCs w:val="22"/>
              <w:lang w:eastAsia="en-GB" w:bidi="ar-SA"/>
            </w:rPr>
          </w:pPr>
          <w:hyperlink w:anchor="_Toc108243117" w:history="1">
            <w:r w:rsidRPr="002D555F">
              <w:rPr>
                <w:rStyle w:val="Hyperlink"/>
                <w:noProof/>
              </w:rPr>
              <w:t>1.1. RTEB1</w:t>
            </w:r>
            <w:r>
              <w:rPr>
                <w:noProof/>
                <w:webHidden/>
              </w:rPr>
              <w:tab/>
            </w:r>
            <w:r>
              <w:rPr>
                <w:noProof/>
                <w:webHidden/>
              </w:rPr>
              <w:fldChar w:fldCharType="begin"/>
            </w:r>
            <w:r>
              <w:rPr>
                <w:noProof/>
                <w:webHidden/>
              </w:rPr>
              <w:instrText xml:space="preserve"> PAGEREF _Toc108243117 \h </w:instrText>
            </w:r>
            <w:r>
              <w:rPr>
                <w:noProof/>
                <w:webHidden/>
              </w:rPr>
            </w:r>
            <w:r>
              <w:rPr>
                <w:noProof/>
                <w:webHidden/>
              </w:rPr>
              <w:fldChar w:fldCharType="separate"/>
            </w:r>
            <w:r>
              <w:rPr>
                <w:noProof/>
                <w:webHidden/>
              </w:rPr>
              <w:t>25</w:t>
            </w:r>
            <w:r>
              <w:rPr>
                <w:noProof/>
                <w:webHidden/>
              </w:rPr>
              <w:fldChar w:fldCharType="end"/>
            </w:r>
          </w:hyperlink>
        </w:p>
        <w:p w14:paraId="7444BD40" w14:textId="5340E132" w:rsidR="002B3B1D" w:rsidRDefault="002B3B1D">
          <w:pPr>
            <w:pStyle w:val="TOC3"/>
            <w:tabs>
              <w:tab w:val="right" w:leader="dot" w:pos="9628"/>
            </w:tabs>
            <w:rPr>
              <w:rFonts w:asciiTheme="minorHAnsi" w:eastAsiaTheme="minorEastAsia" w:hAnsiTheme="minorHAnsi" w:cstheme="minorBidi"/>
              <w:noProof/>
              <w:sz w:val="22"/>
              <w:szCs w:val="22"/>
              <w:lang w:eastAsia="en-GB" w:bidi="ar-SA"/>
            </w:rPr>
          </w:pPr>
          <w:hyperlink w:anchor="_Toc108243118" w:history="1">
            <w:r w:rsidRPr="002D555F">
              <w:rPr>
                <w:rStyle w:val="Hyperlink"/>
                <w:noProof/>
              </w:rPr>
              <w:t>1.2. RTWB1</w:t>
            </w:r>
            <w:r>
              <w:rPr>
                <w:noProof/>
                <w:webHidden/>
              </w:rPr>
              <w:tab/>
            </w:r>
            <w:r>
              <w:rPr>
                <w:noProof/>
                <w:webHidden/>
              </w:rPr>
              <w:fldChar w:fldCharType="begin"/>
            </w:r>
            <w:r>
              <w:rPr>
                <w:noProof/>
                <w:webHidden/>
              </w:rPr>
              <w:instrText xml:space="preserve"> PAGEREF _Toc108243118 \h </w:instrText>
            </w:r>
            <w:r>
              <w:rPr>
                <w:noProof/>
                <w:webHidden/>
              </w:rPr>
            </w:r>
            <w:r>
              <w:rPr>
                <w:noProof/>
                <w:webHidden/>
              </w:rPr>
              <w:fldChar w:fldCharType="separate"/>
            </w:r>
            <w:r>
              <w:rPr>
                <w:noProof/>
                <w:webHidden/>
              </w:rPr>
              <w:t>26</w:t>
            </w:r>
            <w:r>
              <w:rPr>
                <w:noProof/>
                <w:webHidden/>
              </w:rPr>
              <w:fldChar w:fldCharType="end"/>
            </w:r>
          </w:hyperlink>
        </w:p>
        <w:p w14:paraId="0C1D28B4" w14:textId="0FFE5F12" w:rsidR="002B3B1D" w:rsidRDefault="002B3B1D">
          <w:pPr>
            <w:pStyle w:val="TOC3"/>
            <w:tabs>
              <w:tab w:val="right" w:leader="dot" w:pos="9628"/>
            </w:tabs>
            <w:rPr>
              <w:rFonts w:asciiTheme="minorHAnsi" w:eastAsiaTheme="minorEastAsia" w:hAnsiTheme="minorHAnsi" w:cstheme="minorBidi"/>
              <w:noProof/>
              <w:sz w:val="22"/>
              <w:szCs w:val="22"/>
              <w:lang w:eastAsia="en-GB" w:bidi="ar-SA"/>
            </w:rPr>
          </w:pPr>
          <w:hyperlink w:anchor="_Toc108243119" w:history="1">
            <w:r w:rsidRPr="002D555F">
              <w:rPr>
                <w:rStyle w:val="Hyperlink"/>
                <w:noProof/>
              </w:rPr>
              <w:t>1.3. RTWB2</w:t>
            </w:r>
            <w:r>
              <w:rPr>
                <w:noProof/>
                <w:webHidden/>
              </w:rPr>
              <w:tab/>
            </w:r>
            <w:r>
              <w:rPr>
                <w:noProof/>
                <w:webHidden/>
              </w:rPr>
              <w:fldChar w:fldCharType="begin"/>
            </w:r>
            <w:r>
              <w:rPr>
                <w:noProof/>
                <w:webHidden/>
              </w:rPr>
              <w:instrText xml:space="preserve"> PAGEREF _Toc108243119 \h </w:instrText>
            </w:r>
            <w:r>
              <w:rPr>
                <w:noProof/>
                <w:webHidden/>
              </w:rPr>
            </w:r>
            <w:r>
              <w:rPr>
                <w:noProof/>
                <w:webHidden/>
              </w:rPr>
              <w:fldChar w:fldCharType="separate"/>
            </w:r>
            <w:r>
              <w:rPr>
                <w:noProof/>
                <w:webHidden/>
              </w:rPr>
              <w:t>28</w:t>
            </w:r>
            <w:r>
              <w:rPr>
                <w:noProof/>
                <w:webHidden/>
              </w:rPr>
              <w:fldChar w:fldCharType="end"/>
            </w:r>
          </w:hyperlink>
        </w:p>
        <w:p w14:paraId="55AF3CF5" w14:textId="691A0A9F" w:rsidR="002B3B1D" w:rsidRDefault="002B3B1D">
          <w:pPr>
            <w:pStyle w:val="TOC3"/>
            <w:tabs>
              <w:tab w:val="right" w:leader="dot" w:pos="9628"/>
            </w:tabs>
            <w:rPr>
              <w:rFonts w:asciiTheme="minorHAnsi" w:eastAsiaTheme="minorEastAsia" w:hAnsiTheme="minorHAnsi" w:cstheme="minorBidi"/>
              <w:noProof/>
              <w:sz w:val="22"/>
              <w:szCs w:val="22"/>
              <w:lang w:eastAsia="en-GB" w:bidi="ar-SA"/>
            </w:rPr>
          </w:pPr>
          <w:hyperlink w:anchor="_Toc108243120" w:history="1">
            <w:r w:rsidRPr="002D555F">
              <w:rPr>
                <w:rStyle w:val="Hyperlink"/>
                <w:noProof/>
              </w:rPr>
              <w:t>1.4. RTADCP1</w:t>
            </w:r>
            <w:r>
              <w:rPr>
                <w:noProof/>
                <w:webHidden/>
              </w:rPr>
              <w:tab/>
            </w:r>
            <w:r>
              <w:rPr>
                <w:noProof/>
                <w:webHidden/>
              </w:rPr>
              <w:fldChar w:fldCharType="begin"/>
            </w:r>
            <w:r>
              <w:rPr>
                <w:noProof/>
                <w:webHidden/>
              </w:rPr>
              <w:instrText xml:space="preserve"> PAGEREF _Toc108243120 \h </w:instrText>
            </w:r>
            <w:r>
              <w:rPr>
                <w:noProof/>
                <w:webHidden/>
              </w:rPr>
            </w:r>
            <w:r>
              <w:rPr>
                <w:noProof/>
                <w:webHidden/>
              </w:rPr>
              <w:fldChar w:fldCharType="separate"/>
            </w:r>
            <w:r>
              <w:rPr>
                <w:noProof/>
                <w:webHidden/>
              </w:rPr>
              <w:t>30</w:t>
            </w:r>
            <w:r>
              <w:rPr>
                <w:noProof/>
                <w:webHidden/>
              </w:rPr>
              <w:fldChar w:fldCharType="end"/>
            </w:r>
          </w:hyperlink>
        </w:p>
        <w:p w14:paraId="6EBE2BDE" w14:textId="3EC26C5A" w:rsidR="004E5A3D" w:rsidRDefault="004E5A3D">
          <w:r>
            <w:rPr>
              <w:b/>
              <w:bCs/>
              <w:noProof/>
            </w:rPr>
            <w:fldChar w:fldCharType="end"/>
          </w:r>
        </w:p>
      </w:sdtContent>
    </w:sdt>
    <w:p w14:paraId="2AEDC252" w14:textId="77777777" w:rsidR="004E5A3D" w:rsidRDefault="004E5A3D" w:rsidP="004E5A3D"/>
    <w:p w14:paraId="2B7CBED0" w14:textId="77777777" w:rsidR="004E5A3D" w:rsidRDefault="004E5A3D">
      <w:pPr>
        <w:widowControl/>
        <w:suppressAutoHyphens w:val="0"/>
        <w:spacing w:after="160" w:line="259" w:lineRule="auto"/>
        <w:rPr>
          <w:rFonts w:ascii="Liberation Sans" w:hAnsi="Liberation Sans"/>
          <w:b/>
          <w:bCs/>
          <w:sz w:val="36"/>
          <w:szCs w:val="36"/>
        </w:rPr>
      </w:pPr>
      <w:r>
        <w:br w:type="page"/>
      </w:r>
    </w:p>
    <w:p w14:paraId="2ACD23CB" w14:textId="08EFA960" w:rsidR="004E5A3D" w:rsidRDefault="004E5A3D" w:rsidP="004E5A3D">
      <w:pPr>
        <w:pStyle w:val="Heading1"/>
        <w:numPr>
          <w:ilvl w:val="0"/>
          <w:numId w:val="0"/>
        </w:numPr>
      </w:pPr>
      <w:bookmarkStart w:id="92" w:name="_Toc108243078"/>
      <w:commentRangeStart w:id="93"/>
      <w:r>
        <w:lastRenderedPageBreak/>
        <w:t>Setup and version control</w:t>
      </w:r>
      <w:bookmarkEnd w:id="92"/>
      <w:commentRangeEnd w:id="93"/>
      <w:r w:rsidR="00C028CC">
        <w:rPr>
          <w:rStyle w:val="CommentReference"/>
          <w:rFonts w:ascii="Liberation Serif" w:hAnsi="Liberation Serif" w:cs="Mangal"/>
          <w:b w:val="0"/>
          <w:bCs w:val="0"/>
        </w:rPr>
        <w:commentReference w:id="93"/>
      </w:r>
    </w:p>
    <w:p w14:paraId="79C578BE" w14:textId="7D2F73FA" w:rsidR="00426A4C" w:rsidRDefault="00426A4C" w:rsidP="00426A4C">
      <w:pPr>
        <w:pStyle w:val="BodyText"/>
      </w:pPr>
      <w:r>
        <w:t xml:space="preserve">Before using </w:t>
      </w:r>
      <w:r w:rsidR="0092631C">
        <w:t xml:space="preserve">the </w:t>
      </w:r>
      <w:r>
        <w:t xml:space="preserve">toolbox </w:t>
      </w:r>
      <w:r w:rsidR="00A1148B">
        <w:t xml:space="preserve">is it desirable that any user gains a basic understanding of git and </w:t>
      </w:r>
      <w:proofErr w:type="spellStart"/>
      <w:r w:rsidR="00A1148B">
        <w:t>github</w:t>
      </w:r>
      <w:proofErr w:type="spellEnd"/>
      <w:r w:rsidR="00A1148B">
        <w:t xml:space="preserve">; this understanding </w:t>
      </w:r>
      <w:r>
        <w:t xml:space="preserve">is </w:t>
      </w:r>
      <w:commentRangeStart w:id="94"/>
      <w:commentRangeStart w:id="95"/>
      <w:r>
        <w:t xml:space="preserve">essential </w:t>
      </w:r>
      <w:commentRangeEnd w:id="94"/>
      <w:r w:rsidR="00A1148B">
        <w:t xml:space="preserve">for any user making changes to branches from </w:t>
      </w:r>
      <w:proofErr w:type="spellStart"/>
      <w:r w:rsidR="00A1148B">
        <w:t>github</w:t>
      </w:r>
      <w:proofErr w:type="spellEnd"/>
      <w:r w:rsidR="00A1148B">
        <w:t xml:space="preserve"> or collaborating with others. An introduction </w:t>
      </w:r>
      <w:r w:rsidR="00A55177">
        <w:rPr>
          <w:rStyle w:val="CommentReference"/>
          <w:rFonts w:cs="Mangal"/>
        </w:rPr>
        <w:commentReference w:id="94"/>
      </w:r>
      <w:commentRangeEnd w:id="95"/>
      <w:r w:rsidR="0092631C">
        <w:rPr>
          <w:rStyle w:val="CommentReference"/>
          <w:rFonts w:cs="Mangal"/>
        </w:rPr>
        <w:commentReference w:id="95"/>
      </w:r>
      <w:r>
        <w:t xml:space="preserve">can be found </w:t>
      </w:r>
      <w:r w:rsidR="0092631C">
        <w:t>at</w:t>
      </w:r>
      <w:r>
        <w:t>:</w:t>
      </w:r>
    </w:p>
    <w:p w14:paraId="182A911A" w14:textId="76C96CDF" w:rsidR="00426A4C" w:rsidRDefault="00426A4C" w:rsidP="00426A4C">
      <w:pPr>
        <w:pStyle w:val="BodyText"/>
      </w:pPr>
      <w:hyperlink r:id="rId13" w:history="1">
        <w:r w:rsidRPr="008D2A3E">
          <w:rPr>
            <w:rStyle w:val="Hyperlink"/>
          </w:rPr>
          <w:t>https://docs.github.com/en/get-started</w:t>
        </w:r>
      </w:hyperlink>
    </w:p>
    <w:p w14:paraId="489F7C74" w14:textId="77777777" w:rsidR="00426A4C" w:rsidRPr="00426A4C" w:rsidRDefault="00426A4C" w:rsidP="00A55177">
      <w:pPr>
        <w:pStyle w:val="BodyText"/>
      </w:pPr>
    </w:p>
    <w:p w14:paraId="6D416CF6" w14:textId="0585E694" w:rsidR="00531F65" w:rsidRPr="00531F65" w:rsidRDefault="00531F65" w:rsidP="00531F65">
      <w:pPr>
        <w:pStyle w:val="Heading2"/>
      </w:pPr>
      <w:bookmarkStart w:id="96" w:name="_Toc108243079"/>
      <w:r>
        <w:t>Git</w:t>
      </w:r>
      <w:bookmarkEnd w:id="96"/>
    </w:p>
    <w:p w14:paraId="41F74ADE" w14:textId="55FD47CD" w:rsidR="00426A4C" w:rsidRDefault="00426A4C" w:rsidP="00426A4C">
      <w:pPr>
        <w:pStyle w:val="BodyText"/>
      </w:pPr>
      <w:r w:rsidRPr="00426A4C">
        <w:t xml:space="preserve">This toolbox is managed using git. The </w:t>
      </w:r>
      <w:r w:rsidR="00A1148B">
        <w:t>main</w:t>
      </w:r>
      <w:r w:rsidRPr="00426A4C">
        <w:t xml:space="preserve"> branch should be the last working version used, updated and revised since the last mooring cruise. The </w:t>
      </w:r>
      <w:r w:rsidR="00A1148B">
        <w:t>main</w:t>
      </w:r>
      <w:r w:rsidRPr="00426A4C">
        <w:t xml:space="preserve"> branch is protected</w:t>
      </w:r>
      <w:r w:rsidR="0092631C">
        <w:t>,</w:t>
      </w:r>
      <w:r w:rsidRPr="00426A4C">
        <w:t xml:space="preserve"> and changes can only be merge</w:t>
      </w:r>
      <w:r w:rsidR="00A55177">
        <w:t>d</w:t>
      </w:r>
      <w:r w:rsidRPr="00426A4C">
        <w:t xml:space="preserve"> via pull requests which are then revised by the administrators of the repository. The following strategy is used to manage the repository.</w:t>
      </w:r>
    </w:p>
    <w:p w14:paraId="05C2C882" w14:textId="77777777" w:rsidR="00426A4C" w:rsidRDefault="00426A4C" w:rsidP="00426A4C">
      <w:pPr>
        <w:pStyle w:val="BodyText"/>
      </w:pPr>
    </w:p>
    <w:p w14:paraId="47000E80" w14:textId="6C2594A1" w:rsidR="00426A4C" w:rsidRDefault="00426A4C" w:rsidP="00A55177">
      <w:pPr>
        <w:pStyle w:val="Heading3"/>
      </w:pPr>
      <w:r>
        <w:t xml:space="preserve">Updating the </w:t>
      </w:r>
      <w:r w:rsidR="00A1148B">
        <w:t>main</w:t>
      </w:r>
      <w:r>
        <w:t xml:space="preserve"> branch with latest cruise branch</w:t>
      </w:r>
    </w:p>
    <w:p w14:paraId="59AFD374" w14:textId="35C9CC39" w:rsidR="00020DBC" w:rsidRDefault="00020DBC" w:rsidP="00020DBC">
      <w:r>
        <w:t>This should be normal text</w:t>
      </w:r>
    </w:p>
    <w:p w14:paraId="67FBEF82" w14:textId="77777777" w:rsidR="00020DBC" w:rsidRDefault="00020DBC" w:rsidP="00020DBC"/>
    <w:p w14:paraId="3B611AA8" w14:textId="0ACAD2D9" w:rsidR="00020DBC" w:rsidRDefault="00020DBC" w:rsidP="00020DBC">
      <w:pPr>
        <w:pStyle w:val="ListParagraph"/>
        <w:numPr>
          <w:ilvl w:val="0"/>
          <w:numId w:val="33"/>
        </w:numPr>
      </w:pPr>
      <w:r>
        <w:t xml:space="preserve">Before each cruise, users of this mooring processing toolbox should </w:t>
      </w:r>
      <w:r w:rsidR="00A55177">
        <w:t xml:space="preserve">create and checkout </w:t>
      </w:r>
      <w:r>
        <w:t>a new branch</w:t>
      </w:r>
      <w:r w:rsidR="00A55177">
        <w:t>, named based on their upcoming cruise,</w:t>
      </w:r>
      <w:r>
        <w:t xml:space="preserve"> from the </w:t>
      </w:r>
      <w:r w:rsidR="00A1148B">
        <w:t>main</w:t>
      </w:r>
      <w:r>
        <w:t xml:space="preserve"> branch. </w:t>
      </w:r>
      <w:r w:rsidR="00A55177">
        <w:t xml:space="preserve">Any changes made on the cruise should be in this new branch. </w:t>
      </w:r>
      <w:commentRangeStart w:id="97"/>
      <w:r w:rsidR="0092631C">
        <w:t xml:space="preserve">For </w:t>
      </w:r>
      <w:proofErr w:type="gramStart"/>
      <w:r w:rsidR="0092631C">
        <w:t>instance</w:t>
      </w:r>
      <w:commentRangeEnd w:id="97"/>
      <w:proofErr w:type="gramEnd"/>
      <w:r w:rsidR="0092631C">
        <w:rPr>
          <w:rStyle w:val="CommentReference"/>
        </w:rPr>
        <w:commentReference w:id="97"/>
      </w:r>
      <w:r w:rsidR="0092631C">
        <w:t>, for the cruise DY181, the branch name should be “DY181”</w:t>
      </w:r>
      <w:r w:rsidR="00A1148B">
        <w:t xml:space="preserve"> or “dy181”</w:t>
      </w:r>
      <w:r w:rsidR="0092631C">
        <w:t xml:space="preserve">. </w:t>
      </w:r>
    </w:p>
    <w:p w14:paraId="17485FFF" w14:textId="1A0D6883" w:rsidR="00020DBC" w:rsidRDefault="00020DBC" w:rsidP="00020DBC">
      <w:pPr>
        <w:pStyle w:val="ListParagraph"/>
        <w:numPr>
          <w:ilvl w:val="0"/>
          <w:numId w:val="33"/>
        </w:numPr>
      </w:pPr>
      <w:r>
        <w:t xml:space="preserve">To keep the </w:t>
      </w:r>
      <w:r w:rsidR="00A1148B">
        <w:t>main</w:t>
      </w:r>
      <w:r>
        <w:t xml:space="preserve"> branch up to date, a pull request to merge the cruise branch with the </w:t>
      </w:r>
      <w:r w:rsidR="00A1148B">
        <w:t>main</w:t>
      </w:r>
      <w:r>
        <w:t xml:space="preserve"> branch should be raised following good housekeeping practices</w:t>
      </w:r>
      <w:r w:rsidR="0096384F">
        <w:t xml:space="preserve"> </w:t>
      </w:r>
      <w:del w:id="98" w:author="Tiago Segabinazzi Dotto" w:date="2024-11-05T15:23:00Z" w16du:dateUtc="2024-11-05T15:23:00Z">
        <w:r>
          <w:delText>(below)</w:delText>
        </w:r>
      </w:del>
      <w:ins w:id="99" w:author="Tiago Segabinazzi Dotto" w:date="2024-11-05T15:23:00Z" w16du:dateUtc="2024-11-05T15:23:00Z">
        <w:r w:rsidR="0096384F">
          <w:t>as follows:</w:t>
        </w:r>
        <w:r>
          <w:t xml:space="preserve"> </w:t>
        </w:r>
      </w:ins>
    </w:p>
    <w:p w14:paraId="4E977F9F" w14:textId="5700A5C9" w:rsidR="00020DBC" w:rsidRDefault="00FB30F6" w:rsidP="00A55177">
      <w:pPr>
        <w:pStyle w:val="ListParagraph"/>
      </w:pPr>
      <w:ins w:id="100" w:author="Tiago Segabinazzi Dotto" w:date="2024-11-05T15:23:00Z" w16du:dateUtc="2024-11-05T15:23:00Z">
        <w:r>
          <w:t>2.</w:t>
        </w:r>
      </w:ins>
      <w:r w:rsidR="00020DBC">
        <w:t>a) Directly after the cruise to push any important on-cruise changes</w:t>
      </w:r>
    </w:p>
    <w:p w14:paraId="2507C344" w14:textId="3754B919" w:rsidR="00020DBC" w:rsidRDefault="00FB30F6" w:rsidP="00A55177">
      <w:pPr>
        <w:pStyle w:val="ListParagraph"/>
      </w:pPr>
      <w:ins w:id="101" w:author="Tiago Segabinazzi Dotto" w:date="2024-11-05T15:23:00Z" w16du:dateUtc="2024-11-05T15:23:00Z">
        <w:r>
          <w:t>2.</w:t>
        </w:r>
      </w:ins>
      <w:r w:rsidR="00020DBC">
        <w:t xml:space="preserve">b) After on land post-processing when the calibration of the single </w:t>
      </w:r>
      <w:del w:id="102" w:author="Tiago Segabinazzi Dotto" w:date="2024-11-05T15:23:00Z" w16du:dateUtc="2024-11-05T15:23:00Z">
        <w:r w:rsidR="00020DBC">
          <w:delText>intruments</w:delText>
        </w:r>
      </w:del>
      <w:ins w:id="103" w:author="Tiago Segabinazzi Dotto" w:date="2024-11-05T15:23:00Z" w16du:dateUtc="2024-11-05T15:23:00Z">
        <w:r w:rsidR="00020DBC">
          <w:t>in</w:t>
        </w:r>
        <w:r w:rsidR="0096384F">
          <w:t>s</w:t>
        </w:r>
        <w:r w:rsidR="00020DBC">
          <w:t>truments</w:t>
        </w:r>
      </w:ins>
      <w:r w:rsidR="00020DBC">
        <w:t xml:space="preserve"> are finalised and there will be no changes anymore.</w:t>
      </w:r>
    </w:p>
    <w:p w14:paraId="35DACCA3" w14:textId="67D7B447" w:rsidR="00020DBC" w:rsidRDefault="00020DBC" w:rsidP="00020DBC">
      <w:pPr>
        <w:pStyle w:val="ListParagraph"/>
        <w:numPr>
          <w:ilvl w:val="0"/>
          <w:numId w:val="33"/>
        </w:numPr>
      </w:pPr>
      <w:r>
        <w:t>One of the repository administrators</w:t>
      </w:r>
      <w:ins w:id="104" w:author="Tiago Segabinazzi Dotto" w:date="2024-11-05T15:23:00Z" w16du:dateUtc="2024-11-05T15:23:00Z">
        <w:r w:rsidR="00FB30F6">
          <w:t>,</w:t>
        </w:r>
      </w:ins>
      <w:r>
        <w:t xml:space="preserve"> who is not the creator of the branch</w:t>
      </w:r>
      <w:ins w:id="105" w:author="Tiago Segabinazzi Dotto" w:date="2024-11-05T15:23:00Z" w16du:dateUtc="2024-11-05T15:23:00Z">
        <w:r w:rsidR="00FB30F6">
          <w:t>,</w:t>
        </w:r>
      </w:ins>
      <w:r>
        <w:t xml:space="preserve"> will review the pull request and check the changes made.</w:t>
      </w:r>
    </w:p>
    <w:p w14:paraId="25E96740" w14:textId="2CD2FF47" w:rsidR="00020DBC" w:rsidRDefault="00020DBC" w:rsidP="00020DBC">
      <w:pPr>
        <w:pStyle w:val="ListParagraph"/>
        <w:numPr>
          <w:ilvl w:val="0"/>
          <w:numId w:val="33"/>
        </w:numPr>
      </w:pPr>
      <w:r>
        <w:t>If the reviewer finds no issues they will continue to 5. If there are issues</w:t>
      </w:r>
      <w:ins w:id="106" w:author="Tiago Segabinazzi Dotto" w:date="2024-11-05T15:23:00Z" w16du:dateUtc="2024-11-05T15:23:00Z">
        <w:r w:rsidR="00FB30F6">
          <w:t>,</w:t>
        </w:r>
      </w:ins>
      <w:r>
        <w:t xml:space="preserve"> or even merge conflicts</w:t>
      </w:r>
      <w:ins w:id="107" w:author="Tiago Segabinazzi Dotto" w:date="2024-11-05T15:23:00Z" w16du:dateUtc="2024-11-05T15:23:00Z">
        <w:r w:rsidR="00FB30F6">
          <w:t>,</w:t>
        </w:r>
      </w:ins>
      <w:r>
        <w:t xml:space="preserve"> the reviewer will block the pull request and raise either discussions within the pull request or issues to be addressed by the branch creator. These are open </w:t>
      </w:r>
      <w:del w:id="108" w:author="Tiago Segabinazzi Dotto" w:date="2024-11-05T15:23:00Z" w16du:dateUtc="2024-11-05T15:23:00Z">
        <w:r>
          <w:delText>discussion</w:delText>
        </w:r>
      </w:del>
      <w:r>
        <w:t>discussion</w:t>
      </w:r>
      <w:r w:rsidR="00FB30F6">
        <w:t>s,</w:t>
      </w:r>
      <w:r>
        <w:t xml:space="preserve"> and any contributor </w:t>
      </w:r>
      <w:r w:rsidR="00C028CC">
        <w:t>is</w:t>
      </w:r>
      <w:r>
        <w:t xml:space="preserve"> </w:t>
      </w:r>
      <w:del w:id="109" w:author="Tiago Segabinazzi Dotto" w:date="2024-11-05T15:23:00Z" w16du:dateUtc="2024-11-05T15:23:00Z">
        <w:r>
          <w:delText>encourage</w:delText>
        </w:r>
      </w:del>
      <w:r>
        <w:t>encourage</w:t>
      </w:r>
      <w:r w:rsidR="00FB30F6">
        <w:t>d</w:t>
      </w:r>
      <w:r>
        <w:t xml:space="preserve"> to take part in them to find the best solution. Once an agreement is reached and the creator </w:t>
      </w:r>
      <w:r w:rsidR="00C028CC">
        <w:t xml:space="preserve">has </w:t>
      </w:r>
      <w:r>
        <w:t xml:space="preserve">implemented any </w:t>
      </w:r>
      <w:del w:id="110" w:author="Tiago Segabinazzi Dotto" w:date="2024-11-05T15:23:00Z" w16du:dateUtc="2024-11-05T15:23:00Z">
        <w:r>
          <w:delText>nessecary</w:delText>
        </w:r>
      </w:del>
      <w:r>
        <w:t>ne</w:t>
      </w:r>
      <w:r w:rsidR="00FB30F6">
        <w:t>c</w:t>
      </w:r>
      <w:r>
        <w:t>e</w:t>
      </w:r>
      <w:r w:rsidR="00FB30F6">
        <w:t>ss</w:t>
      </w:r>
      <w:r>
        <w:t>ary</w:t>
      </w:r>
      <w:r>
        <w:t xml:space="preserve"> changes and any merge conflicts are resolved steps 2-4 will be repeated.</w:t>
      </w:r>
    </w:p>
    <w:p w14:paraId="48BA3D0D" w14:textId="304DCEB2" w:rsidR="00020DBC" w:rsidRDefault="00C028CC" w:rsidP="00020DBC">
      <w:pPr>
        <w:pStyle w:val="ListParagraph"/>
        <w:numPr>
          <w:ilvl w:val="0"/>
          <w:numId w:val="33"/>
        </w:numPr>
      </w:pPr>
      <w:r>
        <w:t xml:space="preserve">Once the changes are agreed, </w:t>
      </w:r>
      <w:del w:id="111" w:author="Tiago Segabinazzi Dotto" w:date="2024-11-05T15:23:00Z" w16du:dateUtc="2024-11-05T15:23:00Z">
        <w:r w:rsidR="00020DBC">
          <w:delText>is ok</w:delText>
        </w:r>
      </w:del>
      <w:r w:rsidR="00020DBC">
        <w:t>the reviewer verifie</w:t>
      </w:r>
      <w:r>
        <w:t>s</w:t>
      </w:r>
      <w:r w:rsidR="00020DBC">
        <w:t xml:space="preserve"> the pull request and merge</w:t>
      </w:r>
      <w:r>
        <w:t>s</w:t>
      </w:r>
      <w:r w:rsidR="00020DBC">
        <w:t xml:space="preserve"> the cruise and </w:t>
      </w:r>
      <w:r w:rsidR="00FB30F6">
        <w:t xml:space="preserve">the </w:t>
      </w:r>
      <w:r w:rsidR="00A1148B">
        <w:t>main</w:t>
      </w:r>
      <w:r w:rsidR="00020DBC">
        <w:t xml:space="preserve"> branch.</w:t>
      </w:r>
    </w:p>
    <w:p w14:paraId="70B01965" w14:textId="2AC4FE82" w:rsidR="002C1559" w:rsidRDefault="009622A2" w:rsidP="00A55177">
      <w:pPr>
        <w:pStyle w:val="ListParagraph"/>
        <w:numPr>
          <w:ilvl w:val="0"/>
          <w:numId w:val="33"/>
        </w:numPr>
      </w:pPr>
      <w:r w:rsidRPr="009622A2">
        <w:t>If the cruise branch is finalised and no further changes are expected</w:t>
      </w:r>
      <w:r w:rsidR="002C1559">
        <w:t xml:space="preserve">, it will be locked by one of the administrators making it </w:t>
      </w:r>
      <w:r w:rsidR="00FB30F6">
        <w:t>“</w:t>
      </w:r>
      <w:r w:rsidR="002C1559">
        <w:t>read only</w:t>
      </w:r>
      <w:r w:rsidR="00FB30F6">
        <w:t>”</w:t>
      </w:r>
      <w:r w:rsidR="002C1559">
        <w:t xml:space="preserve"> and protecting it from being deleted.</w:t>
      </w:r>
    </w:p>
    <w:p w14:paraId="12F31263" w14:textId="77777777" w:rsidR="00426A4C" w:rsidRDefault="00426A4C" w:rsidP="00426A4C">
      <w:pPr>
        <w:pStyle w:val="BodyText"/>
      </w:pPr>
    </w:p>
    <w:p w14:paraId="121509EE" w14:textId="6EABAF0D" w:rsidR="00426A4C" w:rsidRDefault="00C028CC" w:rsidP="00C028CC">
      <w:pPr>
        <w:pStyle w:val="Heading3"/>
        <w:numPr>
          <w:ilvl w:val="0"/>
          <w:numId w:val="0"/>
        </w:numPr>
      </w:pPr>
      <w:r>
        <w:t xml:space="preserve">1.2. </w:t>
      </w:r>
      <w:r w:rsidR="00426A4C">
        <w:t>Working on board</w:t>
      </w:r>
    </w:p>
    <w:p w14:paraId="4C2A9826" w14:textId="7DD27C02" w:rsidR="00426A4C" w:rsidRDefault="00426A4C" w:rsidP="00F36284">
      <w:pPr>
        <w:pStyle w:val="BodyText"/>
        <w:numPr>
          <w:ilvl w:val="0"/>
          <w:numId w:val="36"/>
        </w:numPr>
      </w:pPr>
      <w:r>
        <w:t>A copy of the cruise branch should be physically taken on the ship</w:t>
      </w:r>
      <w:r w:rsidR="00A55177">
        <w:t xml:space="preserve"> on a computer or external hard drive</w:t>
      </w:r>
      <w:r>
        <w:t xml:space="preserve"> as the internet connection cannot be </w:t>
      </w:r>
      <w:r w:rsidR="00A55177">
        <w:t>g</w:t>
      </w:r>
      <w:r>
        <w:t>uarant</w:t>
      </w:r>
      <w:r w:rsidR="00A55177">
        <w:t>e</w:t>
      </w:r>
      <w:r>
        <w:t>ed on the ship.</w:t>
      </w:r>
    </w:p>
    <w:p w14:paraId="191BB57C" w14:textId="78AE0528" w:rsidR="00426A4C" w:rsidRDefault="00426A4C" w:rsidP="00F36284">
      <w:pPr>
        <w:pStyle w:val="BodyText"/>
        <w:numPr>
          <w:ilvl w:val="0"/>
          <w:numId w:val="36"/>
        </w:numPr>
      </w:pPr>
      <w:r>
        <w:t xml:space="preserve">The data (archived from previous cruise) is not </w:t>
      </w:r>
      <w:r w:rsidR="00A55177">
        <w:t xml:space="preserve">tracked with git or </w:t>
      </w:r>
      <w:r>
        <w:t xml:space="preserve">kept on </w:t>
      </w:r>
      <w:proofErr w:type="spellStart"/>
      <w:proofErr w:type="gramStart"/>
      <w:r>
        <w:t>git</w:t>
      </w:r>
      <w:r w:rsidR="00A55177">
        <w:t>hub</w:t>
      </w:r>
      <w:proofErr w:type="spellEnd"/>
      <w:proofErr w:type="gramEnd"/>
      <w:r>
        <w:t xml:space="preserve"> and effort should be made to make sure that the most recent version is copied prior to the </w:t>
      </w:r>
      <w:r>
        <w:lastRenderedPageBreak/>
        <w:t>cruise/processing. Once the cruise is complete the cruise branch should be pushed to the remote repository (if not already happened during the cruise due to connection problems).</w:t>
      </w:r>
    </w:p>
    <w:p w14:paraId="570E1B0E" w14:textId="77777777" w:rsidR="00426A4C" w:rsidRDefault="00426A4C" w:rsidP="00426A4C">
      <w:pPr>
        <w:pStyle w:val="BodyText"/>
      </w:pPr>
    </w:p>
    <w:p w14:paraId="5330CD17" w14:textId="52D93541" w:rsidR="00426A4C" w:rsidRDefault="00426A4C" w:rsidP="00C028CC">
      <w:pPr>
        <w:pStyle w:val="Heading3"/>
        <w:numPr>
          <w:ilvl w:val="1"/>
          <w:numId w:val="37"/>
        </w:numPr>
      </w:pPr>
      <w:r>
        <w:t>Housekeeping</w:t>
      </w:r>
    </w:p>
    <w:p w14:paraId="7817F146" w14:textId="14C20B34" w:rsidR="00F06D24" w:rsidRDefault="00426A4C" w:rsidP="0046023D">
      <w:pPr>
        <w:pStyle w:val="BodyText"/>
        <w:jc w:val="left"/>
      </w:pPr>
      <w:r>
        <w:t xml:space="preserve">It might be </w:t>
      </w:r>
      <w:r w:rsidR="00A55177">
        <w:t>necessary</w:t>
      </w:r>
      <w:r>
        <w:t xml:space="preserve"> to create feature branches from the cruise branches to solve certain issues (e.g. 'JC238-revise-CM-merging'). When merging the cruise branch into the </w:t>
      </w:r>
      <w:r w:rsidR="00A1148B">
        <w:t>main</w:t>
      </w:r>
      <w:r>
        <w:t xml:space="preserve"> branch, any feature branches for the cruise branch should be merged with the cruise branch and deleted so that there is only one branch per cruise. After the final merging (2.b) </w:t>
      </w:r>
      <w:commentRangeStart w:id="112"/>
      <w:commentRangeStart w:id="113"/>
      <w:r>
        <w:t>the cruise branch will be locked by one of the administrators making i</w:t>
      </w:r>
      <w:r w:rsidR="00A55177">
        <w:t>t</w:t>
      </w:r>
      <w:r>
        <w:t xml:space="preserve"> </w:t>
      </w:r>
      <w:ins w:id="114" w:author="Tiago Segabinazzi Dotto" w:date="2024-11-05T15:23:00Z" w16du:dateUtc="2024-11-05T15:23:00Z">
        <w:r w:rsidR="00FB30F6">
          <w:t>“</w:t>
        </w:r>
      </w:ins>
      <w:r>
        <w:t>read only</w:t>
      </w:r>
      <w:ins w:id="115" w:author="Tiago Segabinazzi Dotto" w:date="2024-11-05T15:23:00Z" w16du:dateUtc="2024-11-05T15:23:00Z">
        <w:r w:rsidR="00FB30F6">
          <w:t>”</w:t>
        </w:r>
      </w:ins>
      <w:r>
        <w:t xml:space="preserve"> and no changes can be made.</w:t>
      </w:r>
      <w:commentRangeEnd w:id="112"/>
      <w:r w:rsidR="00A55177">
        <w:rPr>
          <w:rStyle w:val="CommentReference"/>
          <w:rFonts w:cs="Mangal"/>
        </w:rPr>
        <w:commentReference w:id="112"/>
      </w:r>
      <w:commentRangeEnd w:id="113"/>
      <w:r w:rsidR="00C028CC">
        <w:rPr>
          <w:rStyle w:val="CommentReference"/>
          <w:rFonts w:cs="Mangal"/>
        </w:rPr>
        <w:commentReference w:id="113"/>
      </w:r>
    </w:p>
    <w:p w14:paraId="6DF160BE" w14:textId="77777777" w:rsidR="00081EC5" w:rsidRDefault="00081EC5" w:rsidP="0046023D">
      <w:pPr>
        <w:pStyle w:val="BodyText"/>
        <w:jc w:val="left"/>
        <w:rPr>
          <w:ins w:id="116" w:author="Tiago Segabinazzi Dotto" w:date="2024-11-05T15:23:00Z" w16du:dateUtc="2024-11-05T15:23:00Z"/>
        </w:rPr>
      </w:pPr>
    </w:p>
    <w:p w14:paraId="4A74A59A" w14:textId="44CC82A2" w:rsidR="00007F66" w:rsidRPr="00F36284" w:rsidRDefault="00007F66" w:rsidP="00007F66">
      <w:pPr>
        <w:pStyle w:val="Heading3"/>
        <w:rPr>
          <w:rFonts w:ascii="Times New Roman" w:hAnsi="Times New Roman"/>
          <w:rPrChange w:id="117" w:author="Tiago Segabinazzi Dotto" w:date="2024-11-05T15:23:00Z" w16du:dateUtc="2024-11-05T15:23:00Z">
            <w:rPr/>
          </w:rPrChange>
        </w:rPr>
      </w:pPr>
      <w:bookmarkStart w:id="118" w:name="_Toc108243080"/>
      <w:r w:rsidRPr="00F36284">
        <w:rPr>
          <w:rFonts w:ascii="Times New Roman" w:hAnsi="Times New Roman"/>
          <w:rPrChange w:id="119" w:author="Tiago Segabinazzi Dotto" w:date="2024-11-05T15:23:00Z" w16du:dateUtc="2024-11-05T15:23:00Z">
            <w:rPr/>
          </w:rPrChange>
        </w:rPr>
        <w:t>Git setup</w:t>
      </w:r>
      <w:bookmarkEnd w:id="118"/>
    </w:p>
    <w:p w14:paraId="0C9E024B" w14:textId="76C985B9" w:rsidR="008240A9" w:rsidRPr="00F36284" w:rsidRDefault="008240A9" w:rsidP="00EA2325">
      <w:pPr>
        <w:pStyle w:val="BodyText"/>
        <w:rPr>
          <w:rFonts w:ascii="Times New Roman" w:hAnsi="Times New Roman"/>
          <w:rPrChange w:id="120" w:author="Tiago Segabinazzi Dotto" w:date="2024-11-05T15:23:00Z" w16du:dateUtc="2024-11-05T15:23:00Z">
            <w:rPr/>
          </w:rPrChange>
        </w:rPr>
      </w:pPr>
      <w:r w:rsidRPr="00F36284">
        <w:rPr>
          <w:rFonts w:ascii="Times New Roman" w:hAnsi="Times New Roman"/>
          <w:rPrChange w:id="121" w:author="Tiago Segabinazzi Dotto" w:date="2024-11-05T15:23:00Z" w16du:dateUtc="2024-11-05T15:23:00Z">
            <w:rPr/>
          </w:rPrChange>
        </w:rPr>
        <w:t>If you want to set up a local copy of the project git repository to</w:t>
      </w:r>
      <w:r w:rsidR="00A55177" w:rsidRPr="00F36284">
        <w:rPr>
          <w:rFonts w:ascii="Times New Roman" w:hAnsi="Times New Roman"/>
          <w:rPrChange w:id="122" w:author="Tiago Segabinazzi Dotto" w:date="2024-11-05T15:23:00Z" w16du:dateUtc="2024-11-05T15:23:00Z">
            <w:rPr/>
          </w:rPrChange>
        </w:rPr>
        <w:t xml:space="preserve"> track your changes and</w:t>
      </w:r>
      <w:r w:rsidRPr="00F36284">
        <w:rPr>
          <w:rFonts w:ascii="Times New Roman" w:hAnsi="Times New Roman"/>
          <w:rPrChange w:id="123" w:author="Tiago Segabinazzi Dotto" w:date="2024-11-05T15:23:00Z" w16du:dateUtc="2024-11-05T15:23:00Z">
            <w:rPr/>
          </w:rPrChange>
        </w:rPr>
        <w:t xml:space="preserve"> contribute to the project</w:t>
      </w:r>
      <w:ins w:id="124" w:author="Tiago Segabinazzi Dotto" w:date="2024-11-05T15:23:00Z" w16du:dateUtc="2024-11-05T15:23:00Z">
        <w:r w:rsidR="00FB30F6" w:rsidRPr="00F36284">
          <w:rPr>
            <w:rFonts w:ascii="Times New Roman" w:hAnsi="Times New Roman" w:cs="Times New Roman"/>
          </w:rPr>
          <w:t>,</w:t>
        </w:r>
      </w:ins>
      <w:r w:rsidRPr="00F36284">
        <w:rPr>
          <w:rFonts w:ascii="Times New Roman" w:hAnsi="Times New Roman"/>
          <w:rPrChange w:id="125" w:author="Tiago Segabinazzi Dotto" w:date="2024-11-05T15:23:00Z" w16du:dateUtc="2024-11-05T15:23:00Z">
            <w:rPr/>
          </w:rPrChange>
        </w:rPr>
        <w:t xml:space="preserve"> you should do the following steps:</w:t>
      </w:r>
    </w:p>
    <w:p w14:paraId="5C8E6754" w14:textId="5CF9FB70" w:rsidR="002B3B1D" w:rsidRPr="00F36284" w:rsidRDefault="008240A9" w:rsidP="00EA2325">
      <w:pPr>
        <w:pStyle w:val="BodyText"/>
        <w:numPr>
          <w:ilvl w:val="0"/>
          <w:numId w:val="21"/>
        </w:numPr>
        <w:rPr>
          <w:rFonts w:ascii="Times New Roman" w:hAnsi="Times New Roman"/>
          <w:rPrChange w:id="126" w:author="Tiago Segabinazzi Dotto" w:date="2024-11-05T15:23:00Z" w16du:dateUtc="2024-11-05T15:23:00Z">
            <w:rPr/>
          </w:rPrChange>
        </w:rPr>
      </w:pPr>
      <w:r w:rsidRPr="00F36284">
        <w:rPr>
          <w:rFonts w:ascii="Times New Roman" w:hAnsi="Times New Roman"/>
          <w:rPrChange w:id="127" w:author="Tiago Segabinazzi Dotto" w:date="2024-11-05T15:23:00Z" w16du:dateUtc="2024-11-05T15:23:00Z">
            <w:rPr/>
          </w:rPrChange>
        </w:rPr>
        <w:t xml:space="preserve">First make sure that you have </w:t>
      </w:r>
      <w:r w:rsidR="003714CA" w:rsidRPr="00F36284">
        <w:rPr>
          <w:rFonts w:ascii="Times New Roman" w:hAnsi="Times New Roman"/>
          <w:rPrChange w:id="128" w:author="Tiago Segabinazzi Dotto" w:date="2024-11-05T15:23:00Z" w16du:dateUtc="2024-11-05T15:23:00Z">
            <w:rPr/>
          </w:rPrChange>
        </w:rPr>
        <w:t>Git</w:t>
      </w:r>
      <w:r w:rsidRPr="00F36284">
        <w:rPr>
          <w:rFonts w:ascii="Times New Roman" w:hAnsi="Times New Roman"/>
          <w:rPrChange w:id="129" w:author="Tiago Segabinazzi Dotto" w:date="2024-11-05T15:23:00Z" w16du:dateUtc="2024-11-05T15:23:00Z">
            <w:rPr/>
          </w:rPrChange>
        </w:rPr>
        <w:t xml:space="preserve"> install</w:t>
      </w:r>
      <w:r w:rsidR="003714CA" w:rsidRPr="00F36284">
        <w:rPr>
          <w:rFonts w:ascii="Times New Roman" w:hAnsi="Times New Roman"/>
          <w:rPrChange w:id="130" w:author="Tiago Segabinazzi Dotto" w:date="2024-11-05T15:23:00Z" w16du:dateUtc="2024-11-05T15:23:00Z">
            <w:rPr/>
          </w:rPrChange>
        </w:rPr>
        <w:t>ed</w:t>
      </w:r>
      <w:del w:id="131" w:author="Tiago Segabinazzi Dotto" w:date="2024-11-05T15:23:00Z" w16du:dateUtc="2024-11-05T15:23:00Z">
        <w:r>
          <w:delText xml:space="preserve">! </w:delText>
        </w:r>
      </w:del>
      <w:r w:rsidR="00FB30F6" w:rsidRPr="00F36284">
        <w:rPr>
          <w:rFonts w:ascii="Times New Roman" w:hAnsi="Times New Roman" w:cs="Times New Roman"/>
        </w:rPr>
        <w:t xml:space="preserve">. </w:t>
      </w:r>
      <w:r w:rsidR="00081EC5" w:rsidRPr="00F36284">
        <w:rPr>
          <w:rFonts w:ascii="Times New Roman" w:hAnsi="Times New Roman" w:cs="Times New Roman"/>
        </w:rPr>
        <w:t>(</w:t>
      </w:r>
      <w:r w:rsidR="003714CA" w:rsidRPr="00C028CC">
        <w:rPr>
          <w:rFonts w:ascii="Times New Roman" w:hAnsi="Times New Roman"/>
        </w:rPr>
        <w:t xml:space="preserve">See more details here: </w:t>
      </w:r>
      <w:hyperlink r:id="rId14" w:history="1">
        <w:r w:rsidR="003714CA" w:rsidRPr="00C028CC">
          <w:rPr>
            <w:rStyle w:val="Hyperlink"/>
            <w:rFonts w:ascii="Times New Roman" w:hAnsi="Times New Roman"/>
          </w:rPr>
          <w:t>https://git-scm.com/book/en/v2/Getting-Started-Installing-Git</w:t>
        </w:r>
      </w:hyperlink>
      <w:r w:rsidR="003714CA" w:rsidRPr="00F36284">
        <w:rPr>
          <w:rFonts w:ascii="Times New Roman" w:hAnsi="Times New Roman" w:cs="Times New Roman"/>
        </w:rPr>
        <w:t>.</w:t>
      </w:r>
      <w:r w:rsidR="00081EC5" w:rsidRPr="00F36284">
        <w:rPr>
          <w:rFonts w:ascii="Times New Roman" w:hAnsi="Times New Roman" w:cs="Times New Roman"/>
        </w:rPr>
        <w:t>)</w:t>
      </w:r>
      <w:r w:rsidR="003714CA" w:rsidRPr="00C028CC">
        <w:rPr>
          <w:rFonts w:ascii="Times New Roman" w:hAnsi="Times New Roman"/>
        </w:rPr>
        <w:t xml:space="preserve"> If you are using </w:t>
      </w:r>
      <w:r w:rsidR="00081EC5" w:rsidRPr="00F36284">
        <w:rPr>
          <w:rFonts w:ascii="Times New Roman" w:hAnsi="Times New Roman" w:cs="Times New Roman"/>
        </w:rPr>
        <w:t>W</w:t>
      </w:r>
      <w:r w:rsidR="003714CA" w:rsidRPr="00F36284">
        <w:rPr>
          <w:rFonts w:ascii="Times New Roman" w:hAnsi="Times New Roman" w:cs="Times New Roman"/>
        </w:rPr>
        <w:t>indows</w:t>
      </w:r>
      <w:r w:rsidR="00081EC5" w:rsidRPr="00F36284">
        <w:rPr>
          <w:rFonts w:ascii="Times New Roman" w:hAnsi="Times New Roman" w:cs="Times New Roman"/>
        </w:rPr>
        <w:t xml:space="preserve"> OS,</w:t>
      </w:r>
      <w:r w:rsidR="003714CA" w:rsidRPr="00C028CC">
        <w:rPr>
          <w:rFonts w:ascii="Times New Roman" w:hAnsi="Times New Roman"/>
        </w:rPr>
        <w:t xml:space="preserve"> you may also want to install a nice terminal (e.g. </w:t>
      </w:r>
      <w:hyperlink r:id="rId15" w:history="1">
        <w:r w:rsidR="003714CA" w:rsidRPr="00C028CC">
          <w:rPr>
            <w:rStyle w:val="Hyperlink"/>
            <w:rFonts w:ascii="Times New Roman" w:hAnsi="Times New Roman"/>
          </w:rPr>
          <w:t>https://mobaxterm.mobatek.net</w:t>
        </w:r>
      </w:hyperlink>
      <w:del w:id="132" w:author="Tiago Segabinazzi Dotto" w:date="2024-11-05T15:23:00Z" w16du:dateUtc="2024-11-05T15:23:00Z">
        <w:r w:rsidR="003714CA">
          <w:delText>)</w:delText>
        </w:r>
      </w:del>
      <w:ins w:id="133" w:author="Tiago Segabinazzi Dotto" w:date="2024-11-05T15:23:00Z" w16du:dateUtc="2024-11-05T15:23:00Z">
        <w:r w:rsidR="003714CA" w:rsidRPr="00F36284">
          <w:rPr>
            <w:rFonts w:ascii="Times New Roman" w:hAnsi="Times New Roman" w:cs="Times New Roman"/>
          </w:rPr>
          <w:t>)</w:t>
        </w:r>
        <w:r w:rsidR="00081EC5" w:rsidRPr="00F36284">
          <w:rPr>
            <w:rFonts w:ascii="Times New Roman" w:hAnsi="Times New Roman" w:cs="Times New Roman"/>
          </w:rPr>
          <w:t>.</w:t>
        </w:r>
      </w:ins>
    </w:p>
    <w:p w14:paraId="50E5D90E" w14:textId="54625CC9" w:rsidR="00DC659C" w:rsidRPr="00F36284" w:rsidRDefault="00755421" w:rsidP="00EA2325">
      <w:pPr>
        <w:pStyle w:val="BodyText"/>
        <w:numPr>
          <w:ilvl w:val="0"/>
          <w:numId w:val="21"/>
        </w:numPr>
        <w:rPr>
          <w:rFonts w:ascii="Times New Roman" w:hAnsi="Times New Roman"/>
          <w:rPrChange w:id="134" w:author="Tiago Segabinazzi Dotto" w:date="2024-11-05T15:23:00Z" w16du:dateUtc="2024-11-05T15:23:00Z">
            <w:rPr/>
          </w:rPrChange>
        </w:rPr>
      </w:pPr>
      <w:r w:rsidRPr="00F36284">
        <w:rPr>
          <w:rFonts w:ascii="Times New Roman" w:hAnsi="Times New Roman"/>
          <w:rPrChange w:id="135" w:author="Tiago Segabinazzi Dotto" w:date="2024-11-05T15:23:00Z" w16du:dateUtc="2024-11-05T15:23:00Z">
            <w:rPr/>
          </w:rPrChange>
        </w:rPr>
        <w:t xml:space="preserve">Open a terminal, move in your working directory (e.g. ~/Work) and then </w:t>
      </w:r>
      <w:r w:rsidRPr="00F36284">
        <w:rPr>
          <w:rFonts w:ascii="Times New Roman" w:hAnsi="Times New Roman"/>
          <w:b/>
          <w:rPrChange w:id="136" w:author="Tiago Segabinazzi Dotto" w:date="2024-11-05T15:23:00Z" w16du:dateUtc="2024-11-05T15:23:00Z">
            <w:rPr>
              <w:b/>
            </w:rPr>
          </w:rPrChange>
        </w:rPr>
        <w:t>clone the project</w:t>
      </w:r>
      <w:r w:rsidRPr="00F36284">
        <w:rPr>
          <w:rFonts w:ascii="Times New Roman" w:hAnsi="Times New Roman"/>
          <w:rPrChange w:id="137" w:author="Tiago Segabinazzi Dotto" w:date="2024-11-05T15:23:00Z" w16du:dateUtc="2024-11-05T15:23:00Z">
            <w:rPr/>
          </w:rPrChange>
        </w:rPr>
        <w:t xml:space="preserve"> repository with the command</w:t>
      </w:r>
      <w:r w:rsidRPr="00F36284">
        <w:rPr>
          <w:rFonts w:ascii="Times New Roman" w:hAnsi="Times New Roman"/>
          <w:rPrChange w:id="138" w:author="Tiago Segabinazzi Dotto" w:date="2024-11-05T15:23:00Z" w16du:dateUtc="2024-11-05T15:23:00Z">
            <w:rPr>
              <w:i/>
            </w:rPr>
          </w:rPrChange>
        </w:rPr>
        <w:t>:</w:t>
      </w:r>
    </w:p>
    <w:p w14:paraId="589D51EF" w14:textId="77777777" w:rsidR="00682272" w:rsidRDefault="00682272" w:rsidP="00A2557B">
      <w:pPr>
        <w:pStyle w:val="BodyText"/>
        <w:ind w:left="720"/>
        <w:jc w:val="left"/>
        <w:rPr>
          <w:ins w:id="139" w:author="Tiago Segabinazzi Dotto" w:date="2024-11-05T15:23:00Z" w16du:dateUtc="2024-11-05T15:23:00Z"/>
          <w:rFonts w:ascii="Courier New" w:eastAsiaTheme="minorHAnsi" w:hAnsi="Courier New" w:cs="Courier New"/>
          <w:color w:val="000000"/>
          <w:sz w:val="22"/>
          <w:szCs w:val="22"/>
          <w:lang w:val="en-US" w:eastAsia="en-US" w:bidi="ar-SA"/>
        </w:rPr>
      </w:pPr>
    </w:p>
    <w:p w14:paraId="6B596C05" w14:textId="77777777" w:rsidR="00682272" w:rsidRDefault="00755421" w:rsidP="00A2557B">
      <w:pPr>
        <w:pStyle w:val="BodyText"/>
        <w:ind w:left="720"/>
        <w:jc w:val="left"/>
        <w:rPr>
          <w:ins w:id="140" w:author="Tiago Segabinazzi Dotto" w:date="2024-11-05T15:23:00Z" w16du:dateUtc="2024-11-05T15:23:00Z"/>
          <w:rFonts w:ascii="Courier New" w:eastAsiaTheme="minorHAnsi" w:hAnsi="Courier New" w:cs="Courier New"/>
          <w:color w:val="000000"/>
          <w:sz w:val="22"/>
          <w:szCs w:val="22"/>
          <w:lang w:val="en-US" w:eastAsia="en-US" w:bidi="ar-SA"/>
        </w:rPr>
      </w:pPr>
      <w:r w:rsidRPr="002B3B1D">
        <w:rPr>
          <w:rFonts w:ascii="Courier New" w:eastAsiaTheme="minorHAnsi" w:hAnsi="Courier New" w:cs="Courier New"/>
          <w:color w:val="000000"/>
          <w:sz w:val="22"/>
          <w:szCs w:val="22"/>
          <w:lang w:val="en-US" w:eastAsia="en-US" w:bidi="ar-SA"/>
        </w:rPr>
        <w:t>git clone</w:t>
      </w:r>
      <w:r w:rsidR="002B3B1D">
        <w:rPr>
          <w:rFonts w:ascii="Courier New" w:eastAsiaTheme="minorHAnsi" w:hAnsi="Courier New" w:cs="Courier New"/>
          <w:color w:val="000000"/>
          <w:sz w:val="22"/>
          <w:szCs w:val="22"/>
          <w:lang w:val="en-US" w:eastAsia="en-US" w:bidi="ar-SA"/>
        </w:rPr>
        <w:t xml:space="preserve"> </w:t>
      </w:r>
      <w:r w:rsidRPr="002B3B1D">
        <w:rPr>
          <w:rFonts w:ascii="Courier New" w:eastAsiaTheme="minorHAnsi" w:hAnsi="Courier New" w:cs="Courier New"/>
          <w:color w:val="000000"/>
          <w:sz w:val="22"/>
          <w:szCs w:val="22"/>
          <w:lang w:val="en-US" w:eastAsia="en-US" w:bidi="ar-SA"/>
        </w:rPr>
        <w:t xml:space="preserve">https://github.com/LewisDrysdale/m_moorproc_toolbox.git   </w:t>
      </w:r>
    </w:p>
    <w:p w14:paraId="3C970597" w14:textId="77777777" w:rsidR="00682272" w:rsidRDefault="00682272" w:rsidP="00A2557B">
      <w:pPr>
        <w:pStyle w:val="BodyText"/>
        <w:ind w:left="720"/>
        <w:jc w:val="left"/>
        <w:rPr>
          <w:ins w:id="141" w:author="Tiago Segabinazzi Dotto" w:date="2024-11-05T15:23:00Z" w16du:dateUtc="2024-11-05T15:23:00Z"/>
        </w:rPr>
      </w:pPr>
    </w:p>
    <w:p w14:paraId="654220DF" w14:textId="37EA8FAF" w:rsidR="00531F65" w:rsidRPr="00F36284" w:rsidRDefault="00531F65" w:rsidP="00A2557B">
      <w:pPr>
        <w:pStyle w:val="BodyText"/>
        <w:ind w:left="720"/>
        <w:jc w:val="left"/>
        <w:rPr>
          <w:rFonts w:ascii="Times New Roman" w:hAnsi="Times New Roman"/>
          <w:color w:val="000000"/>
          <w:sz w:val="22"/>
          <w:lang w:val="en-US"/>
          <w:rPrChange w:id="142" w:author="Tiago Segabinazzi Dotto" w:date="2024-11-05T15:23:00Z" w16du:dateUtc="2024-11-05T15:23:00Z">
            <w:rPr>
              <w:rFonts w:ascii="Courier New" w:hAnsi="Courier New"/>
              <w:color w:val="000000"/>
              <w:sz w:val="22"/>
              <w:lang w:val="en-US"/>
            </w:rPr>
          </w:rPrChange>
        </w:rPr>
      </w:pPr>
      <w:r w:rsidRPr="00F36284">
        <w:rPr>
          <w:rFonts w:ascii="Times New Roman" w:hAnsi="Times New Roman"/>
          <w:rPrChange w:id="143" w:author="Tiago Segabinazzi Dotto" w:date="2024-11-05T15:23:00Z" w16du:dateUtc="2024-11-05T15:23:00Z">
            <w:rPr/>
          </w:rPrChange>
        </w:rPr>
        <w:t>Enter the git repository:</w:t>
      </w:r>
    </w:p>
    <w:p w14:paraId="32DCBBDC" w14:textId="77777777" w:rsidR="00682272" w:rsidRDefault="00682272" w:rsidP="00A2557B">
      <w:pPr>
        <w:pStyle w:val="BodyText"/>
        <w:ind w:firstLine="720"/>
        <w:rPr>
          <w:ins w:id="144" w:author="Tiago Segabinazzi Dotto" w:date="2024-11-05T15:23:00Z" w16du:dateUtc="2024-11-05T15:23:00Z"/>
          <w:rFonts w:ascii="Courier New" w:eastAsiaTheme="minorHAnsi" w:hAnsi="Courier New" w:cs="Courier New"/>
          <w:color w:val="000000"/>
          <w:sz w:val="22"/>
          <w:szCs w:val="22"/>
          <w:lang w:val="en-US" w:eastAsia="en-US" w:bidi="ar-SA"/>
        </w:rPr>
      </w:pPr>
    </w:p>
    <w:p w14:paraId="7E51C6C0" w14:textId="124D19A0" w:rsidR="00531F65" w:rsidRPr="00A2557B" w:rsidRDefault="00531F65" w:rsidP="00A2557B">
      <w:pPr>
        <w:pStyle w:val="BodyText"/>
        <w:ind w:firstLine="720"/>
        <w:rPr>
          <w:rFonts w:ascii="Courier New" w:eastAsiaTheme="minorHAnsi" w:hAnsi="Courier New" w:cs="Courier New"/>
          <w:color w:val="000000"/>
          <w:sz w:val="22"/>
          <w:szCs w:val="22"/>
          <w:lang w:val="en-US" w:eastAsia="en-US" w:bidi="ar-SA"/>
        </w:rPr>
      </w:pPr>
      <w:r w:rsidRPr="00A2557B">
        <w:rPr>
          <w:rFonts w:ascii="Courier New" w:eastAsiaTheme="minorHAnsi" w:hAnsi="Courier New" w:cs="Courier New"/>
          <w:color w:val="000000"/>
          <w:sz w:val="22"/>
          <w:szCs w:val="22"/>
          <w:lang w:val="en-US" w:eastAsia="en-US" w:bidi="ar-SA"/>
        </w:rPr>
        <w:t xml:space="preserve">cd </w:t>
      </w:r>
      <w:proofErr w:type="spellStart"/>
      <w:r w:rsidRPr="00A2557B">
        <w:rPr>
          <w:rFonts w:ascii="Courier New" w:eastAsiaTheme="minorHAnsi" w:hAnsi="Courier New" w:cs="Courier New"/>
          <w:color w:val="000000"/>
          <w:sz w:val="22"/>
          <w:szCs w:val="22"/>
          <w:lang w:val="en-US" w:eastAsia="en-US" w:bidi="ar-SA"/>
        </w:rPr>
        <w:t>m_moorproc_toolbox</w:t>
      </w:r>
      <w:proofErr w:type="spellEnd"/>
      <w:r w:rsidRPr="00A2557B">
        <w:rPr>
          <w:rFonts w:ascii="Courier New" w:eastAsiaTheme="minorHAnsi" w:hAnsi="Courier New" w:cs="Courier New"/>
          <w:color w:val="000000"/>
          <w:sz w:val="22"/>
          <w:szCs w:val="22"/>
          <w:lang w:val="en-US" w:eastAsia="en-US" w:bidi="ar-SA"/>
        </w:rPr>
        <w:t xml:space="preserve">   </w:t>
      </w:r>
    </w:p>
    <w:p w14:paraId="27530809" w14:textId="77777777" w:rsidR="00755421" w:rsidRDefault="00755421" w:rsidP="00A2557B">
      <w:pPr>
        <w:pStyle w:val="BodyText"/>
        <w:jc w:val="left"/>
      </w:pPr>
    </w:p>
    <w:p w14:paraId="5F964548" w14:textId="77777777" w:rsidR="00081EC5" w:rsidRPr="00F36284" w:rsidRDefault="00A2557B" w:rsidP="00A2557B">
      <w:pPr>
        <w:pStyle w:val="BodyText"/>
        <w:jc w:val="left"/>
        <w:rPr>
          <w:ins w:id="145" w:author="Tiago Segabinazzi Dotto" w:date="2024-11-05T15:23:00Z" w16du:dateUtc="2024-11-05T15:23:00Z"/>
          <w:rFonts w:ascii="Times New Roman" w:hAnsi="Times New Roman" w:cs="Times New Roman"/>
        </w:rPr>
      </w:pPr>
      <w:proofErr w:type="gramStart"/>
      <w:r w:rsidRPr="00F36284">
        <w:rPr>
          <w:rFonts w:ascii="Times New Roman" w:hAnsi="Times New Roman"/>
          <w:rPrChange w:id="146" w:author="Tiago Segabinazzi Dotto" w:date="2024-11-05T15:23:00Z" w16du:dateUtc="2024-11-05T15:23:00Z">
            <w:rPr/>
          </w:rPrChange>
        </w:rPr>
        <w:t>Or,</w:t>
      </w:r>
      <w:proofErr w:type="gramEnd"/>
      <w:r w:rsidRPr="00F36284">
        <w:rPr>
          <w:rFonts w:ascii="Times New Roman" w:hAnsi="Times New Roman"/>
          <w:rPrChange w:id="147" w:author="Tiago Segabinazzi Dotto" w:date="2024-11-05T15:23:00Z" w16du:dateUtc="2024-11-05T15:23:00Z">
            <w:rPr/>
          </w:rPrChange>
        </w:rPr>
        <w:t xml:space="preserve"> </w:t>
      </w:r>
      <w:ins w:id="148" w:author="Tiago Segabinazzi Dotto" w:date="2024-11-05T15:23:00Z" w16du:dateUtc="2024-11-05T15:23:00Z">
        <w:r w:rsidR="00081EC5" w:rsidRPr="00F36284">
          <w:rPr>
            <w:rFonts w:ascii="Times New Roman" w:hAnsi="Times New Roman" w:cs="Times New Roman"/>
          </w:rPr>
          <w:t>“</w:t>
        </w:r>
      </w:ins>
      <w:r w:rsidR="00DC659C" w:rsidRPr="00F36284">
        <w:rPr>
          <w:rFonts w:ascii="Times New Roman" w:hAnsi="Times New Roman"/>
          <w:rPrChange w:id="149" w:author="Tiago Segabinazzi Dotto" w:date="2024-11-05T15:23:00Z" w16du:dateUtc="2024-11-05T15:23:00Z">
            <w:rPr/>
          </w:rPrChange>
        </w:rPr>
        <w:t>Fork</w:t>
      </w:r>
      <w:ins w:id="150" w:author="Tiago Segabinazzi Dotto" w:date="2024-11-05T15:23:00Z" w16du:dateUtc="2024-11-05T15:23:00Z">
        <w:r w:rsidR="00081EC5" w:rsidRPr="00F36284">
          <w:rPr>
            <w:rFonts w:ascii="Times New Roman" w:hAnsi="Times New Roman" w:cs="Times New Roman"/>
            <w:bCs/>
          </w:rPr>
          <w:t>”</w:t>
        </w:r>
      </w:ins>
      <w:r w:rsidR="00DC659C" w:rsidRPr="00F36284">
        <w:rPr>
          <w:rFonts w:ascii="Times New Roman" w:hAnsi="Times New Roman"/>
          <w:rPrChange w:id="151" w:author="Tiago Segabinazzi Dotto" w:date="2024-11-05T15:23:00Z" w16du:dateUtc="2024-11-05T15:23:00Z">
            <w:rPr/>
          </w:rPrChange>
        </w:rPr>
        <w:t xml:space="preserve"> the repository to your personal account. </w:t>
      </w:r>
      <w:r w:rsidR="00531F65" w:rsidRPr="00F36284">
        <w:rPr>
          <w:rFonts w:ascii="Times New Roman" w:hAnsi="Times New Roman"/>
          <w:rPrChange w:id="152" w:author="Tiago Segabinazzi Dotto" w:date="2024-11-05T15:23:00Z" w16du:dateUtc="2024-11-05T15:23:00Z">
            <w:rPr/>
          </w:rPrChange>
        </w:rPr>
        <w:t>To do that</w:t>
      </w:r>
      <w:ins w:id="153" w:author="Tiago Segabinazzi Dotto" w:date="2024-11-05T15:23:00Z" w16du:dateUtc="2024-11-05T15:23:00Z">
        <w:r w:rsidR="00081EC5" w:rsidRPr="00F36284">
          <w:rPr>
            <w:rFonts w:ascii="Times New Roman" w:hAnsi="Times New Roman" w:cs="Times New Roman"/>
          </w:rPr>
          <w:t>,</w:t>
        </w:r>
      </w:ins>
      <w:r w:rsidR="00531F65" w:rsidRPr="00F36284">
        <w:rPr>
          <w:rFonts w:ascii="Times New Roman" w:hAnsi="Times New Roman"/>
          <w:rPrChange w:id="154" w:author="Tiago Segabinazzi Dotto" w:date="2024-11-05T15:23:00Z" w16du:dateUtc="2024-11-05T15:23:00Z">
            <w:rPr/>
          </w:rPrChange>
        </w:rPr>
        <w:t xml:space="preserve"> just c</w:t>
      </w:r>
      <w:r w:rsidR="00DC659C" w:rsidRPr="00F36284">
        <w:rPr>
          <w:rFonts w:ascii="Times New Roman" w:hAnsi="Times New Roman"/>
          <w:rPrChange w:id="155" w:author="Tiago Segabinazzi Dotto" w:date="2024-11-05T15:23:00Z" w16du:dateUtc="2024-11-05T15:23:00Z">
            <w:rPr/>
          </w:rPrChange>
        </w:rPr>
        <w:t xml:space="preserve">lick the </w:t>
      </w:r>
      <w:ins w:id="156" w:author="Tiago Segabinazzi Dotto" w:date="2024-11-05T15:23:00Z" w16du:dateUtc="2024-11-05T15:23:00Z">
        <w:r w:rsidR="00081EC5" w:rsidRPr="00F36284">
          <w:rPr>
            <w:rFonts w:ascii="Times New Roman" w:hAnsi="Times New Roman" w:cs="Times New Roman"/>
          </w:rPr>
          <w:t>“</w:t>
        </w:r>
      </w:ins>
      <w:r w:rsidR="00DC659C" w:rsidRPr="00F36284">
        <w:rPr>
          <w:rFonts w:ascii="Times New Roman" w:hAnsi="Times New Roman"/>
          <w:rPrChange w:id="157" w:author="Tiago Segabinazzi Dotto" w:date="2024-11-05T15:23:00Z" w16du:dateUtc="2024-11-05T15:23:00Z">
            <w:rPr/>
          </w:rPrChange>
        </w:rPr>
        <w:t>Fork</w:t>
      </w:r>
      <w:ins w:id="158" w:author="Tiago Segabinazzi Dotto" w:date="2024-11-05T15:23:00Z" w16du:dateUtc="2024-11-05T15:23:00Z">
        <w:r w:rsidR="00081EC5" w:rsidRPr="00F36284">
          <w:rPr>
            <w:rFonts w:ascii="Times New Roman" w:hAnsi="Times New Roman" w:cs="Times New Roman"/>
          </w:rPr>
          <w:t>”</w:t>
        </w:r>
      </w:ins>
      <w:r w:rsidR="00DC659C" w:rsidRPr="00F36284">
        <w:rPr>
          <w:rFonts w:ascii="Times New Roman" w:hAnsi="Times New Roman"/>
          <w:rPrChange w:id="159" w:author="Tiago Segabinazzi Dotto" w:date="2024-11-05T15:23:00Z" w16du:dateUtc="2024-11-05T15:23:00Z">
            <w:rPr/>
          </w:rPrChange>
        </w:rPr>
        <w:t xml:space="preserve"> button on the main</w:t>
      </w:r>
      <w:r w:rsidR="00081EC5" w:rsidRPr="00F36284">
        <w:rPr>
          <w:rFonts w:ascii="Times New Roman" w:hAnsi="Times New Roman"/>
          <w:rPrChange w:id="160" w:author="Tiago Segabinazzi Dotto" w:date="2024-11-05T15:23:00Z" w16du:dateUtc="2024-11-05T15:23:00Z">
            <w:rPr/>
          </w:rPrChange>
        </w:rPr>
        <w:t xml:space="preserve"> </w:t>
      </w:r>
      <w:proofErr w:type="spellStart"/>
      <w:ins w:id="161" w:author="Tiago Segabinazzi Dotto" w:date="2024-11-05T15:23:00Z" w16du:dateUtc="2024-11-05T15:23:00Z">
        <w:r w:rsidR="00081EC5" w:rsidRPr="00F36284">
          <w:rPr>
            <w:rFonts w:ascii="Times New Roman" w:hAnsi="Times New Roman" w:cs="Times New Roman"/>
          </w:rPr>
          <w:t>github</w:t>
        </w:r>
        <w:proofErr w:type="spellEnd"/>
        <w:r w:rsidR="00DC659C" w:rsidRPr="00F36284">
          <w:rPr>
            <w:rFonts w:ascii="Times New Roman" w:hAnsi="Times New Roman" w:cs="Times New Roman"/>
          </w:rPr>
          <w:t xml:space="preserve"> </w:t>
        </w:r>
      </w:ins>
      <w:r w:rsidR="00DC659C" w:rsidRPr="00F36284">
        <w:rPr>
          <w:rFonts w:ascii="Times New Roman" w:hAnsi="Times New Roman"/>
          <w:rPrChange w:id="162" w:author="Tiago Segabinazzi Dotto" w:date="2024-11-05T15:23:00Z" w16du:dateUtc="2024-11-05T15:23:00Z">
            <w:rPr/>
          </w:rPrChange>
        </w:rPr>
        <w:t>repo page.</w:t>
      </w:r>
      <w:r w:rsidRPr="00F36284">
        <w:rPr>
          <w:rFonts w:ascii="Times New Roman" w:hAnsi="Times New Roman"/>
          <w:rPrChange w:id="163" w:author="Tiago Segabinazzi Dotto" w:date="2024-11-05T15:23:00Z" w16du:dateUtc="2024-11-05T15:23:00Z">
            <w:rPr/>
          </w:rPrChange>
        </w:rPr>
        <w:t xml:space="preserve"> </w:t>
      </w:r>
      <w:r w:rsidR="00531F65" w:rsidRPr="00F36284">
        <w:rPr>
          <w:rStyle w:val="Strong"/>
          <w:rFonts w:ascii="Times New Roman" w:hAnsi="Times New Roman"/>
          <w:b w:val="0"/>
          <w:rPrChange w:id="164" w:author="Tiago Segabinazzi Dotto" w:date="2024-11-05T15:23:00Z" w16du:dateUtc="2024-11-05T15:23:00Z">
            <w:rPr>
              <w:rStyle w:val="Strong"/>
              <w:b w:val="0"/>
            </w:rPr>
          </w:rPrChange>
        </w:rPr>
        <w:t xml:space="preserve">Add your fork as a </w:t>
      </w:r>
      <w:r w:rsidR="00531F65" w:rsidRPr="00F36284">
        <w:rPr>
          <w:rStyle w:val="Strong"/>
          <w:rFonts w:ascii="Times New Roman" w:hAnsi="Times New Roman"/>
          <w:b w:val="0"/>
          <w:u w:val="single"/>
          <w:rPrChange w:id="165" w:author="Tiago Segabinazzi Dotto" w:date="2024-11-05T15:23:00Z" w16du:dateUtc="2024-11-05T15:23:00Z">
            <w:rPr>
              <w:rStyle w:val="Strong"/>
              <w:b w:val="0"/>
            </w:rPr>
          </w:rPrChange>
        </w:rPr>
        <w:t>remote</w:t>
      </w:r>
      <w:r w:rsidR="00531F65" w:rsidRPr="00F36284">
        <w:rPr>
          <w:rStyle w:val="Strong"/>
          <w:rFonts w:ascii="Times New Roman" w:hAnsi="Times New Roman"/>
          <w:rPrChange w:id="166" w:author="Tiago Segabinazzi Dotto" w:date="2024-11-05T15:23:00Z" w16du:dateUtc="2024-11-05T15:23:00Z">
            <w:rPr>
              <w:rStyle w:val="Strong"/>
            </w:rPr>
          </w:rPrChange>
        </w:rPr>
        <w:t>.</w:t>
      </w:r>
      <w:r w:rsidR="00531F65" w:rsidRPr="00F36284">
        <w:rPr>
          <w:rFonts w:ascii="Times New Roman" w:hAnsi="Times New Roman"/>
          <w:rPrChange w:id="167" w:author="Tiago Segabinazzi Dotto" w:date="2024-11-05T15:23:00Z" w16du:dateUtc="2024-11-05T15:23:00Z">
            <w:rPr/>
          </w:rPrChange>
        </w:rPr>
        <w:t xml:space="preserve"> This remote will be named after your </w:t>
      </w:r>
      <w:proofErr w:type="spellStart"/>
      <w:r w:rsidR="00531F65" w:rsidRPr="00F36284">
        <w:rPr>
          <w:rFonts w:ascii="Times New Roman" w:hAnsi="Times New Roman"/>
          <w:rPrChange w:id="168" w:author="Tiago Segabinazzi Dotto" w:date="2024-11-05T15:23:00Z" w16du:dateUtc="2024-11-05T15:23:00Z">
            <w:rPr/>
          </w:rPrChange>
        </w:rPr>
        <w:t>github</w:t>
      </w:r>
      <w:proofErr w:type="spellEnd"/>
      <w:r w:rsidR="00531F65" w:rsidRPr="00F36284">
        <w:rPr>
          <w:rFonts w:ascii="Times New Roman" w:hAnsi="Times New Roman"/>
          <w:rPrChange w:id="169" w:author="Tiago Segabinazzi Dotto" w:date="2024-11-05T15:23:00Z" w16du:dateUtc="2024-11-05T15:23:00Z">
            <w:rPr/>
          </w:rPrChange>
        </w:rPr>
        <w:t xml:space="preserve"> username for clarity. </w:t>
      </w:r>
      <w:r w:rsidR="0041601B" w:rsidRPr="00F36284">
        <w:rPr>
          <w:rFonts w:ascii="Times New Roman" w:hAnsi="Times New Roman"/>
          <w:rPrChange w:id="170" w:author="Tiago Segabinazzi Dotto" w:date="2024-11-05T15:23:00Z" w16du:dateUtc="2024-11-05T15:23:00Z">
            <w:rPr/>
          </w:rPrChange>
        </w:rPr>
        <w:t xml:space="preserve">To do that, use the command: </w:t>
      </w:r>
      <w:del w:id="171" w:author="Tiago Segabinazzi Dotto" w:date="2024-11-05T15:23:00Z" w16du:dateUtc="2024-11-05T15:23:00Z">
        <w:r w:rsidR="0041601B">
          <w:rPr>
            <w:rFonts w:ascii="Menlo" w:eastAsiaTheme="minorHAnsi" w:hAnsi="Menlo" w:cs="Menlo"/>
            <w:color w:val="000000"/>
            <w:sz w:val="22"/>
            <w:szCs w:val="22"/>
            <w:lang w:val="en-US" w:eastAsia="en-US" w:bidi="ar-SA"/>
          </w:rPr>
          <w:delText>”</w:delText>
        </w:r>
      </w:del>
    </w:p>
    <w:p w14:paraId="1C7D00F5" w14:textId="77777777" w:rsidR="00682272" w:rsidRDefault="00682272" w:rsidP="00A2557B">
      <w:pPr>
        <w:pStyle w:val="BodyText"/>
        <w:jc w:val="left"/>
        <w:rPr>
          <w:ins w:id="172" w:author="Tiago Segabinazzi Dotto" w:date="2024-11-05T15:23:00Z" w16du:dateUtc="2024-11-05T15:23:00Z"/>
        </w:rPr>
      </w:pPr>
    </w:p>
    <w:p w14:paraId="1F582D3D" w14:textId="29E13D8B" w:rsidR="0041601B" w:rsidRPr="00F36284" w:rsidRDefault="00081EC5" w:rsidP="00A2557B">
      <w:pPr>
        <w:pStyle w:val="BodyText"/>
        <w:jc w:val="left"/>
        <w:rPr>
          <w:rFonts w:ascii="Courier New" w:hAnsi="Courier New"/>
          <w:color w:val="000000"/>
          <w:sz w:val="21"/>
          <w:lang w:val="en-US"/>
          <w:rPrChange w:id="173" w:author="Tiago Segabinazzi Dotto" w:date="2024-11-05T15:23:00Z" w16du:dateUtc="2024-11-05T15:23:00Z">
            <w:rPr/>
          </w:rPrChange>
        </w:rPr>
      </w:pPr>
      <w:ins w:id="174" w:author="Tiago Segabinazzi Dotto" w:date="2024-11-05T15:23:00Z" w16du:dateUtc="2024-11-05T15:23:00Z">
        <w:r w:rsidRPr="00F36284">
          <w:rPr>
            <w:rFonts w:ascii="Courier New" w:eastAsiaTheme="minorHAnsi" w:hAnsi="Courier New" w:cs="Courier New"/>
            <w:color w:val="000000"/>
            <w:sz w:val="21"/>
            <w:szCs w:val="21"/>
            <w:lang w:val="en-US" w:eastAsia="en-US" w:bidi="ar-SA"/>
          </w:rPr>
          <w:t>"</w:t>
        </w:r>
      </w:ins>
      <w:proofErr w:type="gramStart"/>
      <w:r w:rsidR="0041601B" w:rsidRPr="00F36284">
        <w:rPr>
          <w:rFonts w:ascii="Courier New" w:hAnsi="Courier New"/>
          <w:color w:val="000000"/>
          <w:sz w:val="21"/>
          <w:lang w:val="en-US"/>
          <w:rPrChange w:id="175" w:author="Tiago Segabinazzi Dotto" w:date="2024-11-05T15:23:00Z" w16du:dateUtc="2024-11-05T15:23:00Z">
            <w:rPr>
              <w:rFonts w:ascii="Menlo" w:hAnsi="Menlo"/>
              <w:color w:val="000000"/>
              <w:sz w:val="22"/>
              <w:lang w:val="en-US"/>
            </w:rPr>
          </w:rPrChange>
        </w:rPr>
        <w:t>git</w:t>
      </w:r>
      <w:proofErr w:type="gramEnd"/>
      <w:r w:rsidR="0041601B" w:rsidRPr="00F36284">
        <w:rPr>
          <w:rFonts w:ascii="Courier New" w:hAnsi="Courier New"/>
          <w:color w:val="000000"/>
          <w:sz w:val="21"/>
          <w:lang w:val="en-US"/>
          <w:rPrChange w:id="176" w:author="Tiago Segabinazzi Dotto" w:date="2024-11-05T15:23:00Z" w16du:dateUtc="2024-11-05T15:23:00Z">
            <w:rPr>
              <w:rFonts w:ascii="Menlo" w:hAnsi="Menlo"/>
              <w:color w:val="000000"/>
              <w:sz w:val="22"/>
              <w:lang w:val="en-US"/>
            </w:rPr>
          </w:rPrChange>
        </w:rPr>
        <w:t xml:space="preserve"> remote add your-</w:t>
      </w:r>
      <w:proofErr w:type="spellStart"/>
      <w:r w:rsidR="0041601B" w:rsidRPr="00F36284">
        <w:rPr>
          <w:rFonts w:ascii="Courier New" w:hAnsi="Courier New"/>
          <w:color w:val="000000"/>
          <w:sz w:val="21"/>
          <w:lang w:val="en-US"/>
          <w:rPrChange w:id="177" w:author="Tiago Segabinazzi Dotto" w:date="2024-11-05T15:23:00Z" w16du:dateUtc="2024-11-05T15:23:00Z">
            <w:rPr>
              <w:rFonts w:ascii="Menlo" w:hAnsi="Menlo"/>
              <w:color w:val="000000"/>
              <w:sz w:val="22"/>
              <w:lang w:val="en-US"/>
            </w:rPr>
          </w:rPrChange>
        </w:rPr>
        <w:t>github</w:t>
      </w:r>
      <w:proofErr w:type="spellEnd"/>
      <w:r w:rsidR="0041601B" w:rsidRPr="00F36284">
        <w:rPr>
          <w:rFonts w:ascii="Courier New" w:hAnsi="Courier New"/>
          <w:color w:val="000000"/>
          <w:sz w:val="21"/>
          <w:lang w:val="en-US"/>
          <w:rPrChange w:id="178" w:author="Tiago Segabinazzi Dotto" w:date="2024-11-05T15:23:00Z" w16du:dateUtc="2024-11-05T15:23:00Z">
            <w:rPr>
              <w:rFonts w:ascii="Menlo" w:hAnsi="Menlo"/>
              <w:color w:val="000000"/>
              <w:sz w:val="22"/>
              <w:lang w:val="en-US"/>
            </w:rPr>
          </w:rPrChange>
        </w:rPr>
        <w:t>-username fork-</w:t>
      </w:r>
      <w:proofErr w:type="spellStart"/>
      <w:r w:rsidR="0041601B" w:rsidRPr="00F36284">
        <w:rPr>
          <w:rFonts w:ascii="Courier New" w:hAnsi="Courier New"/>
          <w:color w:val="000000"/>
          <w:sz w:val="21"/>
          <w:lang w:val="en-US"/>
          <w:rPrChange w:id="179" w:author="Tiago Segabinazzi Dotto" w:date="2024-11-05T15:23:00Z" w16du:dateUtc="2024-11-05T15:23:00Z">
            <w:rPr>
              <w:rFonts w:ascii="Menlo" w:hAnsi="Menlo"/>
              <w:color w:val="000000"/>
              <w:sz w:val="22"/>
              <w:lang w:val="en-US"/>
            </w:rPr>
          </w:rPrChange>
        </w:rPr>
        <w:t>url</w:t>
      </w:r>
      <w:proofErr w:type="spellEnd"/>
      <w:r w:rsidR="0041601B" w:rsidRPr="00F36284">
        <w:rPr>
          <w:rFonts w:ascii="Courier New" w:hAnsi="Courier New"/>
          <w:color w:val="000000"/>
          <w:sz w:val="21"/>
          <w:lang w:val="en-US"/>
          <w:rPrChange w:id="180" w:author="Tiago Segabinazzi Dotto" w:date="2024-11-05T15:23:00Z" w16du:dateUtc="2024-11-05T15:23:00Z">
            <w:rPr>
              <w:rFonts w:ascii="Menlo" w:hAnsi="Menlo"/>
              <w:color w:val="000000"/>
              <w:sz w:val="22"/>
              <w:lang w:val="en-US"/>
            </w:rPr>
          </w:rPrChange>
        </w:rPr>
        <w:t xml:space="preserve">”            </w:t>
      </w:r>
      <w:r w:rsidR="0041601B" w:rsidRPr="00F36284">
        <w:rPr>
          <w:rFonts w:ascii="Courier New" w:hAnsi="Courier New"/>
          <w:color w:val="000000"/>
          <w:sz w:val="21"/>
          <w:lang w:val="en-US"/>
          <w:rPrChange w:id="181" w:author="Tiago Segabinazzi Dotto" w:date="2024-11-05T15:23:00Z" w16du:dateUtc="2024-11-05T15:23:00Z">
            <w:rPr>
              <w:rFonts w:ascii="Menlo" w:hAnsi="Menlo"/>
              <w:b/>
              <w:color w:val="5620F4"/>
              <w:sz w:val="22"/>
              <w:lang w:val="en-US"/>
            </w:rPr>
          </w:rPrChange>
        </w:rPr>
        <w:t xml:space="preserve"> </w:t>
      </w:r>
    </w:p>
    <w:p w14:paraId="664760ED" w14:textId="77777777" w:rsidR="00682272" w:rsidRDefault="00682272" w:rsidP="00531F65">
      <w:pPr>
        <w:widowControl/>
        <w:suppressAutoHyphens w:val="0"/>
        <w:rPr>
          <w:ins w:id="182" w:author="Tiago Segabinazzi Dotto" w:date="2024-11-05T15:23:00Z" w16du:dateUtc="2024-11-05T15:23:00Z"/>
        </w:rPr>
      </w:pPr>
    </w:p>
    <w:p w14:paraId="31D45671" w14:textId="5351055B" w:rsidR="0041601B" w:rsidRDefault="00531F65" w:rsidP="00531F65">
      <w:pPr>
        <w:widowControl/>
        <w:suppressAutoHyphens w:val="0"/>
      </w:pPr>
      <w:r>
        <w:t xml:space="preserve">For example, for a user named </w:t>
      </w:r>
      <w:proofErr w:type="spellStart"/>
      <w:r w:rsidRPr="00F36284">
        <w:rPr>
          <w:i/>
          <w:rPrChange w:id="183" w:author="Tiago Segabinazzi Dotto" w:date="2024-11-05T15:23:00Z" w16du:dateUtc="2024-11-05T15:23:00Z">
            <w:rPr/>
          </w:rPrChange>
        </w:rPr>
        <w:t>lhoupert</w:t>
      </w:r>
      <w:proofErr w:type="spellEnd"/>
      <w:r>
        <w:t>, run the command:</w:t>
      </w:r>
    </w:p>
    <w:p w14:paraId="223BD9DB" w14:textId="77777777" w:rsidR="00682272" w:rsidRDefault="00682272" w:rsidP="00531F65">
      <w:pPr>
        <w:widowControl/>
        <w:suppressAutoHyphens w:val="0"/>
        <w:rPr>
          <w:ins w:id="184" w:author="Tiago Segabinazzi Dotto" w:date="2024-11-05T15:23:00Z" w16du:dateUtc="2024-11-05T15:23:00Z"/>
        </w:rPr>
      </w:pPr>
    </w:p>
    <w:p w14:paraId="71499D81" w14:textId="30B7DE0B" w:rsidR="003714CA" w:rsidRPr="00A2557B" w:rsidRDefault="00531F65" w:rsidP="00EA2325">
      <w:pPr>
        <w:pStyle w:val="BodyText"/>
        <w:rPr>
          <w:rFonts w:ascii="Courier New" w:eastAsiaTheme="minorHAnsi" w:hAnsi="Courier New" w:cs="Courier New"/>
          <w:color w:val="000000"/>
          <w:sz w:val="21"/>
          <w:szCs w:val="21"/>
          <w:lang w:val="en-US" w:eastAsia="en-US" w:bidi="ar-SA"/>
        </w:rPr>
      </w:pPr>
      <w:r w:rsidRPr="00A2557B">
        <w:rPr>
          <w:rFonts w:ascii="Courier New" w:eastAsiaTheme="minorHAnsi" w:hAnsi="Courier New" w:cs="Courier New"/>
          <w:color w:val="000000"/>
          <w:sz w:val="21"/>
          <w:szCs w:val="21"/>
          <w:lang w:val="en-US" w:eastAsia="en-US" w:bidi="ar-SA"/>
        </w:rPr>
        <w:t xml:space="preserve">git remote add </w:t>
      </w:r>
      <w:proofErr w:type="spellStart"/>
      <w:r w:rsidRPr="00A2557B">
        <w:rPr>
          <w:rFonts w:ascii="Courier New" w:eastAsiaTheme="minorHAnsi" w:hAnsi="Courier New" w:cs="Courier New"/>
          <w:color w:val="000000"/>
          <w:sz w:val="21"/>
          <w:szCs w:val="21"/>
          <w:lang w:val="en-US" w:eastAsia="en-US" w:bidi="ar-SA"/>
        </w:rPr>
        <w:t>lhoupert</w:t>
      </w:r>
      <w:proofErr w:type="spellEnd"/>
      <w:r w:rsidRPr="00A2557B">
        <w:rPr>
          <w:rFonts w:ascii="Courier New" w:eastAsiaTheme="minorHAnsi" w:hAnsi="Courier New" w:cs="Courier New"/>
          <w:color w:val="000000"/>
          <w:sz w:val="21"/>
          <w:szCs w:val="21"/>
          <w:lang w:val="en-US" w:eastAsia="en-US" w:bidi="ar-SA"/>
        </w:rPr>
        <w:t xml:space="preserve"> </w:t>
      </w:r>
      <w:hyperlink r:id="rId16" w:history="1">
        <w:r w:rsidR="0041601B" w:rsidRPr="00A2557B">
          <w:rPr>
            <w:rStyle w:val="Hyperlink"/>
            <w:rFonts w:ascii="Courier New" w:eastAsiaTheme="minorHAnsi" w:hAnsi="Courier New" w:cs="Courier New"/>
            <w:sz w:val="21"/>
            <w:szCs w:val="21"/>
            <w:lang w:val="en-US" w:eastAsia="en-US" w:bidi="ar-SA"/>
          </w:rPr>
          <w:t>https://github.com/lhoupert/m_moorproc_toolbox.git</w:t>
        </w:r>
      </w:hyperlink>
    </w:p>
    <w:p w14:paraId="290049FE" w14:textId="77777777" w:rsidR="0041601B" w:rsidRPr="00531F65" w:rsidRDefault="0041601B" w:rsidP="00EA2325">
      <w:pPr>
        <w:pStyle w:val="BodyText"/>
        <w:rPr>
          <w:sz w:val="21"/>
          <w:szCs w:val="21"/>
        </w:rPr>
      </w:pPr>
    </w:p>
    <w:p w14:paraId="1F6FF710" w14:textId="25FD3CA4" w:rsidR="00531F65" w:rsidRDefault="00493A16" w:rsidP="00531F65">
      <w:pPr>
        <w:pStyle w:val="Heading3"/>
      </w:pPr>
      <w:bookmarkStart w:id="185" w:name="_Toc108243081"/>
      <w:r>
        <w:t>Check the local and remote branches</w:t>
      </w:r>
      <w:bookmarkEnd w:id="185"/>
    </w:p>
    <w:p w14:paraId="07973DB2" w14:textId="77777777" w:rsidR="00493A16" w:rsidRDefault="00493A16" w:rsidP="00493A16">
      <w:pPr>
        <w:widowControl/>
        <w:suppressAutoHyphens w:val="0"/>
      </w:pPr>
    </w:p>
    <w:p w14:paraId="12097ACC" w14:textId="4102D649" w:rsidR="00493A16" w:rsidRDefault="00493A16" w:rsidP="00A2557B">
      <w:pPr>
        <w:widowControl/>
        <w:suppressAutoHyphens w:val="0"/>
        <w:rPr>
          <w:rFonts w:ascii="Times New Roman" w:eastAsia="Times New Roman" w:hAnsi="Times New Roman" w:cs="Times New Roman"/>
          <w:color w:val="000000"/>
          <w:lang w:eastAsia="en-US" w:bidi="ar-SA"/>
        </w:rPr>
      </w:pPr>
      <w:r>
        <w:lastRenderedPageBreak/>
        <w:t xml:space="preserve">To list the local </w:t>
      </w:r>
      <w:r w:rsidRPr="00531F65">
        <w:rPr>
          <w:rFonts w:ascii="Times New Roman" w:eastAsia="Times New Roman" w:hAnsi="Times New Roman" w:cs="Times New Roman"/>
          <w:color w:val="000000"/>
          <w:lang w:eastAsia="en-US" w:bidi="ar-SA"/>
        </w:rPr>
        <w:t>and remote branch</w:t>
      </w:r>
      <w:r>
        <w:rPr>
          <w:rFonts w:ascii="Times New Roman" w:eastAsia="Times New Roman" w:hAnsi="Times New Roman" w:cs="Times New Roman"/>
          <w:color w:val="000000"/>
          <w:lang w:eastAsia="en-US" w:bidi="ar-SA"/>
        </w:rPr>
        <w:t>es,</w:t>
      </w:r>
      <w:r w:rsidRPr="00531F65">
        <w:rPr>
          <w:rFonts w:ascii="Times New Roman" w:eastAsia="Times New Roman" w:hAnsi="Times New Roman" w:cs="Times New Roman"/>
          <w:color w:val="000000"/>
          <w:lang w:eastAsia="en-US" w:bidi="ar-SA"/>
        </w:rPr>
        <w:t xml:space="preserve"> </w:t>
      </w:r>
      <w:r>
        <w:rPr>
          <w:rFonts w:ascii="Times New Roman" w:eastAsia="Times New Roman" w:hAnsi="Times New Roman" w:cs="Times New Roman"/>
          <w:color w:val="000000"/>
          <w:lang w:eastAsia="en-US" w:bidi="ar-SA"/>
        </w:rPr>
        <w:t xml:space="preserve">use the </w:t>
      </w:r>
      <w:proofErr w:type="spellStart"/>
      <w:r w:rsidRPr="00531F65">
        <w:rPr>
          <w:rFonts w:ascii="Times New Roman" w:eastAsia="Times New Roman" w:hAnsi="Times New Roman" w:cs="Times New Roman"/>
          <w:color w:val="000000"/>
          <w:lang w:eastAsia="en-US" w:bidi="ar-SA"/>
        </w:rPr>
        <w:t>the</w:t>
      </w:r>
      <w:proofErr w:type="spellEnd"/>
      <w:r w:rsidRPr="00531F65">
        <w:rPr>
          <w:rFonts w:ascii="Times New Roman" w:eastAsia="Times New Roman" w:hAnsi="Times New Roman" w:cs="Times New Roman"/>
          <w:color w:val="000000"/>
          <w:lang w:eastAsia="en-US" w:bidi="ar-SA"/>
        </w:rPr>
        <w:t xml:space="preserve"> command “</w:t>
      </w:r>
      <w:r w:rsidRPr="00F36284">
        <w:rPr>
          <w:rFonts w:ascii="Courier New" w:hAnsi="Courier New"/>
          <w:color w:val="000000"/>
          <w:sz w:val="22"/>
          <w:lang w:val="en-US"/>
          <w:rPrChange w:id="186" w:author="Tiago Segabinazzi Dotto" w:date="2024-11-05T15:23:00Z" w16du:dateUtc="2024-11-05T15:23:00Z">
            <w:rPr>
              <w:rFonts w:ascii="Menlo" w:hAnsi="Menlo"/>
              <w:color w:val="000000"/>
              <w:sz w:val="22"/>
              <w:lang w:val="en-US"/>
            </w:rPr>
          </w:rPrChange>
        </w:rPr>
        <w:t>git branch -av</w:t>
      </w:r>
      <w:del w:id="187" w:author="Tiago Segabinazzi Dotto" w:date="2024-11-05T15:23:00Z" w16du:dateUtc="2024-11-05T15:23:00Z">
        <w:r>
          <w:rPr>
            <w:rFonts w:ascii="Menlo" w:eastAsiaTheme="minorHAnsi" w:hAnsi="Menlo" w:cs="Menlo"/>
            <w:color w:val="000000"/>
            <w:sz w:val="22"/>
            <w:szCs w:val="22"/>
            <w:lang w:val="en-US" w:eastAsia="en-US" w:bidi="ar-SA"/>
          </w:rPr>
          <w:delText xml:space="preserve"> </w:delText>
        </w:r>
      </w:del>
      <w:proofErr w:type="gramStart"/>
      <w:r w:rsidRPr="00531F65">
        <w:rPr>
          <w:rFonts w:ascii="Times New Roman" w:eastAsia="Times New Roman" w:hAnsi="Times New Roman" w:cs="Times New Roman"/>
          <w:color w:val="000000"/>
          <w:lang w:eastAsia="en-US" w:bidi="ar-SA"/>
        </w:rPr>
        <w:t xml:space="preserve">” </w:t>
      </w:r>
      <w:r>
        <w:rPr>
          <w:rFonts w:ascii="Times New Roman" w:eastAsia="Times New Roman" w:hAnsi="Times New Roman" w:cs="Times New Roman"/>
          <w:color w:val="000000"/>
          <w:lang w:eastAsia="en-US" w:bidi="ar-SA"/>
        </w:rPr>
        <w:t>.</w:t>
      </w:r>
      <w:proofErr w:type="gramEnd"/>
      <w:r>
        <w:rPr>
          <w:rFonts w:ascii="Times New Roman" w:eastAsia="Times New Roman" w:hAnsi="Times New Roman" w:cs="Times New Roman"/>
          <w:color w:val="000000"/>
          <w:lang w:eastAsia="en-US" w:bidi="ar-SA"/>
        </w:rPr>
        <w:t xml:space="preserve"> This command returns for example:</w:t>
      </w:r>
    </w:p>
    <w:p w14:paraId="6A5ACF69" w14:textId="38D3E30F" w:rsidR="00A2557B" w:rsidRDefault="00A2557B" w:rsidP="00A2557B">
      <w:pPr>
        <w:widowControl/>
        <w:suppressAutoHyphens w:val="0"/>
        <w:rPr>
          <w:rFonts w:ascii="Times New Roman" w:eastAsia="Times New Roman" w:hAnsi="Times New Roman" w:cs="Times New Roman"/>
          <w:color w:val="000000"/>
          <w:lang w:eastAsia="en-US" w:bidi="ar-SA"/>
        </w:rPr>
      </w:pPr>
    </w:p>
    <w:p w14:paraId="04CA8111" w14:textId="77777777" w:rsidR="00A2557B" w:rsidRPr="00F36284" w:rsidRDefault="00A2557B" w:rsidP="00A2557B">
      <w:pPr>
        <w:widowControl/>
        <w:suppressAutoHyphens w:val="0"/>
        <w:autoSpaceDE w:val="0"/>
        <w:autoSpaceDN w:val="0"/>
        <w:adjustRightInd w:val="0"/>
        <w:rPr>
          <w:rFonts w:ascii="Courier New" w:hAnsi="Courier New"/>
          <w:sz w:val="18"/>
          <w:rPrChange w:id="188" w:author="Tiago Segabinazzi Dotto" w:date="2024-11-05T15:23:00Z" w16du:dateUtc="2024-11-05T15:23:00Z">
            <w:rPr>
              <w:rFonts w:ascii="Lucida Console" w:hAnsi="Lucida Console"/>
              <w:sz w:val="18"/>
            </w:rPr>
          </w:rPrChange>
        </w:rPr>
      </w:pPr>
      <w:r w:rsidRPr="00F36284">
        <w:rPr>
          <w:rFonts w:ascii="Courier New" w:hAnsi="Courier New"/>
          <w:sz w:val="18"/>
          <w:rPrChange w:id="189" w:author="Tiago Segabinazzi Dotto" w:date="2024-11-05T15:23:00Z" w16du:dateUtc="2024-11-05T15:23:00Z">
            <w:rPr>
              <w:rFonts w:ascii="Lucida Console" w:hAnsi="Lucida Console"/>
              <w:sz w:val="18"/>
            </w:rPr>
          </w:rPrChange>
        </w:rPr>
        <w:t>$ git branch -</w:t>
      </w:r>
      <w:proofErr w:type="spellStart"/>
      <w:r w:rsidRPr="00F36284">
        <w:rPr>
          <w:rFonts w:ascii="Courier New" w:hAnsi="Courier New"/>
          <w:sz w:val="18"/>
          <w:rPrChange w:id="190" w:author="Tiago Segabinazzi Dotto" w:date="2024-11-05T15:23:00Z" w16du:dateUtc="2024-11-05T15:23:00Z">
            <w:rPr>
              <w:rFonts w:ascii="Lucida Console" w:hAnsi="Lucida Console"/>
              <w:sz w:val="18"/>
            </w:rPr>
          </w:rPrChange>
        </w:rPr>
        <w:t>av</w:t>
      </w:r>
      <w:proofErr w:type="spellEnd"/>
    </w:p>
    <w:p w14:paraId="67C60A84" w14:textId="77777777" w:rsidR="00A2557B" w:rsidRPr="00F36284" w:rsidRDefault="00A2557B" w:rsidP="00A2557B">
      <w:pPr>
        <w:widowControl/>
        <w:suppressAutoHyphens w:val="0"/>
        <w:autoSpaceDE w:val="0"/>
        <w:autoSpaceDN w:val="0"/>
        <w:adjustRightInd w:val="0"/>
        <w:rPr>
          <w:rFonts w:ascii="Courier New" w:hAnsi="Courier New"/>
          <w:sz w:val="18"/>
          <w:rPrChange w:id="191" w:author="Tiago Segabinazzi Dotto" w:date="2024-11-05T15:23:00Z" w16du:dateUtc="2024-11-05T15:23:00Z">
            <w:rPr>
              <w:rFonts w:ascii="Lucida Console" w:hAnsi="Lucida Console"/>
              <w:sz w:val="18"/>
            </w:rPr>
          </w:rPrChange>
        </w:rPr>
      </w:pPr>
      <w:r w:rsidRPr="00F36284">
        <w:rPr>
          <w:rFonts w:ascii="Courier New" w:hAnsi="Courier New"/>
          <w:sz w:val="18"/>
          <w:rPrChange w:id="192" w:author="Tiago Segabinazzi Dotto" w:date="2024-11-05T15:23:00Z" w16du:dateUtc="2024-11-05T15:23:00Z">
            <w:rPr>
              <w:rFonts w:ascii="Lucida Console" w:hAnsi="Lucida Console"/>
              <w:sz w:val="18"/>
            </w:rPr>
          </w:rPrChange>
        </w:rPr>
        <w:t xml:space="preserve">  JC238                      3782c45 update for jc238 </w:t>
      </w:r>
      <w:proofErr w:type="spellStart"/>
      <w:r w:rsidRPr="00F36284">
        <w:rPr>
          <w:rFonts w:ascii="Courier New" w:hAnsi="Courier New"/>
          <w:sz w:val="18"/>
          <w:rPrChange w:id="193" w:author="Tiago Segabinazzi Dotto" w:date="2024-11-05T15:23:00Z" w16du:dateUtc="2024-11-05T15:23:00Z">
            <w:rPr>
              <w:rFonts w:ascii="Lucida Console" w:hAnsi="Lucida Console"/>
              <w:sz w:val="18"/>
            </w:rPr>
          </w:rPrChange>
        </w:rPr>
        <w:t>caldips</w:t>
      </w:r>
      <w:proofErr w:type="spellEnd"/>
    </w:p>
    <w:p w14:paraId="338E63A3" w14:textId="77777777" w:rsidR="00A2557B" w:rsidRPr="00F36284" w:rsidRDefault="00A2557B" w:rsidP="00A2557B">
      <w:pPr>
        <w:widowControl/>
        <w:suppressAutoHyphens w:val="0"/>
        <w:autoSpaceDE w:val="0"/>
        <w:autoSpaceDN w:val="0"/>
        <w:adjustRightInd w:val="0"/>
        <w:rPr>
          <w:rFonts w:ascii="Courier New" w:hAnsi="Courier New"/>
          <w:sz w:val="18"/>
          <w:rPrChange w:id="194" w:author="Tiago Segabinazzi Dotto" w:date="2024-11-05T15:23:00Z" w16du:dateUtc="2024-11-05T15:23:00Z">
            <w:rPr>
              <w:rFonts w:ascii="Lucida Console" w:hAnsi="Lucida Console"/>
              <w:sz w:val="18"/>
            </w:rPr>
          </w:rPrChange>
        </w:rPr>
      </w:pPr>
      <w:r w:rsidRPr="00F36284">
        <w:rPr>
          <w:rFonts w:ascii="Courier New" w:hAnsi="Courier New"/>
          <w:sz w:val="18"/>
          <w:rPrChange w:id="195" w:author="Tiago Segabinazzi Dotto" w:date="2024-11-05T15:23:00Z" w16du:dateUtc="2024-11-05T15:23:00Z">
            <w:rPr>
              <w:rFonts w:ascii="Lucida Console" w:hAnsi="Lucida Console"/>
              <w:sz w:val="18"/>
            </w:rPr>
          </w:rPrChange>
        </w:rPr>
        <w:t xml:space="preserve">* </w:t>
      </w:r>
      <w:r w:rsidRPr="00F36284">
        <w:rPr>
          <w:rFonts w:ascii="Courier New" w:hAnsi="Courier New"/>
          <w:color w:val="00BF00"/>
          <w:sz w:val="18"/>
          <w:rPrChange w:id="196" w:author="Tiago Segabinazzi Dotto" w:date="2024-11-05T15:23:00Z" w16du:dateUtc="2024-11-05T15:23:00Z">
            <w:rPr>
              <w:rFonts w:ascii="Lucida Console" w:hAnsi="Lucida Console"/>
              <w:color w:val="00BF00"/>
              <w:sz w:val="18"/>
            </w:rPr>
          </w:rPrChange>
        </w:rPr>
        <w:t xml:space="preserve">JC238-dev                 </w:t>
      </w:r>
      <w:r w:rsidRPr="00F36284">
        <w:rPr>
          <w:rFonts w:ascii="Courier New" w:hAnsi="Courier New"/>
          <w:sz w:val="18"/>
          <w:rPrChange w:id="197" w:author="Tiago Segabinazzi Dotto" w:date="2024-11-05T15:23:00Z" w16du:dateUtc="2024-11-05T15:23:00Z">
            <w:rPr>
              <w:rFonts w:ascii="Lucida Console" w:hAnsi="Lucida Console"/>
              <w:sz w:val="18"/>
            </w:rPr>
          </w:rPrChange>
        </w:rPr>
        <w:t xml:space="preserve"> 3782c45 update for jc238 </w:t>
      </w:r>
      <w:proofErr w:type="spellStart"/>
      <w:r w:rsidRPr="00F36284">
        <w:rPr>
          <w:rFonts w:ascii="Courier New" w:hAnsi="Courier New"/>
          <w:sz w:val="18"/>
          <w:rPrChange w:id="198" w:author="Tiago Segabinazzi Dotto" w:date="2024-11-05T15:23:00Z" w16du:dateUtc="2024-11-05T15:23:00Z">
            <w:rPr>
              <w:rFonts w:ascii="Lucida Console" w:hAnsi="Lucida Console"/>
              <w:sz w:val="18"/>
            </w:rPr>
          </w:rPrChange>
        </w:rPr>
        <w:t>caldips</w:t>
      </w:r>
      <w:proofErr w:type="spellEnd"/>
    </w:p>
    <w:p w14:paraId="78913D74" w14:textId="3FF3CE3C" w:rsidR="00A2557B" w:rsidRPr="00F36284" w:rsidRDefault="00A2557B" w:rsidP="00A2557B">
      <w:pPr>
        <w:widowControl/>
        <w:suppressAutoHyphens w:val="0"/>
        <w:autoSpaceDE w:val="0"/>
        <w:autoSpaceDN w:val="0"/>
        <w:adjustRightInd w:val="0"/>
        <w:rPr>
          <w:rFonts w:ascii="Courier New" w:hAnsi="Courier New"/>
          <w:sz w:val="18"/>
          <w:rPrChange w:id="199" w:author="Tiago Segabinazzi Dotto" w:date="2024-11-05T15:23:00Z" w16du:dateUtc="2024-11-05T15:23:00Z">
            <w:rPr>
              <w:rFonts w:ascii="Lucida Console" w:hAnsi="Lucida Console"/>
              <w:sz w:val="18"/>
            </w:rPr>
          </w:rPrChange>
        </w:rPr>
      </w:pPr>
      <w:r w:rsidRPr="00F36284">
        <w:rPr>
          <w:rFonts w:ascii="Courier New" w:hAnsi="Courier New"/>
          <w:sz w:val="18"/>
          <w:rPrChange w:id="200" w:author="Tiago Segabinazzi Dotto" w:date="2024-11-05T15:23:00Z" w16du:dateUtc="2024-11-05T15:23:00Z">
            <w:rPr>
              <w:rFonts w:ascii="Lucida Console" w:hAnsi="Lucida Console"/>
              <w:sz w:val="18"/>
            </w:rPr>
          </w:rPrChange>
        </w:rPr>
        <w:t xml:space="preserve">  </w:t>
      </w:r>
      <w:r w:rsidR="00A1148B">
        <w:rPr>
          <w:rFonts w:ascii="Courier New" w:hAnsi="Courier New"/>
          <w:sz w:val="18"/>
        </w:rPr>
        <w:t>main</w:t>
      </w:r>
      <w:r w:rsidRPr="00F36284">
        <w:rPr>
          <w:rFonts w:ascii="Courier New" w:hAnsi="Courier New"/>
          <w:sz w:val="18"/>
          <w:rPrChange w:id="201" w:author="Tiago Segabinazzi Dotto" w:date="2024-11-05T15:23:00Z" w16du:dateUtc="2024-11-05T15:23:00Z">
            <w:rPr>
              <w:rFonts w:ascii="Lucida Console" w:hAnsi="Lucida Console"/>
              <w:sz w:val="18"/>
            </w:rPr>
          </w:rPrChange>
        </w:rPr>
        <w:t xml:space="preserve">                     4f85b54 Merge pull request #5 from </w:t>
      </w:r>
      <w:proofErr w:type="spellStart"/>
      <w:r w:rsidRPr="00F36284">
        <w:rPr>
          <w:rFonts w:ascii="Courier New" w:hAnsi="Courier New"/>
          <w:sz w:val="18"/>
          <w:rPrChange w:id="202" w:author="Tiago Segabinazzi Dotto" w:date="2024-11-05T15:23:00Z" w16du:dateUtc="2024-11-05T15:23:00Z">
            <w:rPr>
              <w:rFonts w:ascii="Lucida Console" w:hAnsi="Lucida Console"/>
              <w:sz w:val="18"/>
            </w:rPr>
          </w:rPrChange>
        </w:rPr>
        <w:t>ScotMarPhys</w:t>
      </w:r>
      <w:proofErr w:type="spellEnd"/>
      <w:r w:rsidRPr="00F36284">
        <w:rPr>
          <w:rFonts w:ascii="Courier New" w:hAnsi="Courier New"/>
          <w:sz w:val="18"/>
          <w:rPrChange w:id="203" w:author="Tiago Segabinazzi Dotto" w:date="2024-11-05T15:23:00Z" w16du:dateUtc="2024-11-05T15:23:00Z">
            <w:rPr>
              <w:rFonts w:ascii="Lucida Console" w:hAnsi="Lucida Console"/>
              <w:sz w:val="18"/>
            </w:rPr>
          </w:rPrChange>
        </w:rPr>
        <w:t>/dy120_seaphox</w:t>
      </w:r>
    </w:p>
    <w:p w14:paraId="76EF71CA" w14:textId="169B223C" w:rsidR="00A2557B" w:rsidRPr="00F36284" w:rsidRDefault="00A2557B" w:rsidP="00A2557B">
      <w:pPr>
        <w:widowControl/>
        <w:suppressAutoHyphens w:val="0"/>
        <w:autoSpaceDE w:val="0"/>
        <w:autoSpaceDN w:val="0"/>
        <w:adjustRightInd w:val="0"/>
        <w:rPr>
          <w:rFonts w:ascii="Courier New" w:hAnsi="Courier New"/>
          <w:sz w:val="18"/>
          <w:rPrChange w:id="204" w:author="Tiago Segabinazzi Dotto" w:date="2024-11-05T15:23:00Z" w16du:dateUtc="2024-11-05T15:23:00Z">
            <w:rPr>
              <w:rFonts w:ascii="Lucida Console" w:hAnsi="Lucida Console"/>
              <w:sz w:val="18"/>
            </w:rPr>
          </w:rPrChange>
        </w:rPr>
      </w:pPr>
      <w:r w:rsidRPr="00F36284">
        <w:rPr>
          <w:rFonts w:ascii="Courier New" w:hAnsi="Courier New"/>
          <w:sz w:val="18"/>
          <w:rPrChange w:id="205" w:author="Tiago Segabinazzi Dotto" w:date="2024-11-05T15:23:00Z" w16du:dateUtc="2024-11-05T15:23:00Z">
            <w:rPr>
              <w:rFonts w:ascii="Lucida Console" w:hAnsi="Lucida Console"/>
              <w:sz w:val="18"/>
            </w:rPr>
          </w:rPrChange>
        </w:rPr>
        <w:t xml:space="preserve">  </w:t>
      </w:r>
      <w:r w:rsidRPr="00F36284">
        <w:rPr>
          <w:rFonts w:ascii="Courier New" w:hAnsi="Courier New"/>
          <w:color w:val="BF0000"/>
          <w:sz w:val="18"/>
          <w:rPrChange w:id="206" w:author="Tiago Segabinazzi Dotto" w:date="2024-11-05T15:23:00Z" w16du:dateUtc="2024-11-05T15:23:00Z">
            <w:rPr>
              <w:rFonts w:ascii="Lucida Console" w:hAnsi="Lucida Console"/>
              <w:color w:val="BF0000"/>
              <w:sz w:val="18"/>
            </w:rPr>
          </w:rPrChange>
        </w:rPr>
        <w:t xml:space="preserve">remotes/origin/HEAD       </w:t>
      </w:r>
      <w:r w:rsidRPr="00F36284">
        <w:rPr>
          <w:rFonts w:ascii="Courier New" w:hAnsi="Courier New"/>
          <w:sz w:val="18"/>
          <w:rPrChange w:id="207" w:author="Tiago Segabinazzi Dotto" w:date="2024-11-05T15:23:00Z" w16du:dateUtc="2024-11-05T15:23:00Z">
            <w:rPr>
              <w:rFonts w:ascii="Lucida Console" w:hAnsi="Lucida Console"/>
              <w:sz w:val="18"/>
            </w:rPr>
          </w:rPrChange>
        </w:rPr>
        <w:t xml:space="preserve"> -&gt; origin/</w:t>
      </w:r>
      <w:r w:rsidR="00A1148B">
        <w:rPr>
          <w:rFonts w:ascii="Courier New" w:hAnsi="Courier New"/>
          <w:sz w:val="18"/>
        </w:rPr>
        <w:t>main</w:t>
      </w:r>
    </w:p>
    <w:p w14:paraId="5AED4CE4" w14:textId="77777777" w:rsidR="00A2557B" w:rsidRPr="00F36284" w:rsidRDefault="00A2557B" w:rsidP="00A2557B">
      <w:pPr>
        <w:widowControl/>
        <w:suppressAutoHyphens w:val="0"/>
        <w:autoSpaceDE w:val="0"/>
        <w:autoSpaceDN w:val="0"/>
        <w:adjustRightInd w:val="0"/>
        <w:rPr>
          <w:rFonts w:ascii="Courier New" w:hAnsi="Courier New"/>
          <w:sz w:val="18"/>
          <w:rPrChange w:id="208" w:author="Tiago Segabinazzi Dotto" w:date="2024-11-05T15:23:00Z" w16du:dateUtc="2024-11-05T15:23:00Z">
            <w:rPr>
              <w:rFonts w:ascii="Lucida Console" w:hAnsi="Lucida Console"/>
              <w:sz w:val="18"/>
            </w:rPr>
          </w:rPrChange>
        </w:rPr>
      </w:pPr>
      <w:r w:rsidRPr="00F36284">
        <w:rPr>
          <w:rFonts w:ascii="Courier New" w:hAnsi="Courier New"/>
          <w:sz w:val="18"/>
          <w:rPrChange w:id="209" w:author="Tiago Segabinazzi Dotto" w:date="2024-11-05T15:23:00Z" w16du:dateUtc="2024-11-05T15:23:00Z">
            <w:rPr>
              <w:rFonts w:ascii="Lucida Console" w:hAnsi="Lucida Console"/>
              <w:sz w:val="18"/>
            </w:rPr>
          </w:rPrChange>
        </w:rPr>
        <w:t xml:space="preserve">  </w:t>
      </w:r>
      <w:r w:rsidRPr="00F36284">
        <w:rPr>
          <w:rFonts w:ascii="Courier New" w:hAnsi="Courier New"/>
          <w:color w:val="BF0000"/>
          <w:sz w:val="18"/>
          <w:rPrChange w:id="210" w:author="Tiago Segabinazzi Dotto" w:date="2024-11-05T15:23:00Z" w16du:dateUtc="2024-11-05T15:23:00Z">
            <w:rPr>
              <w:rFonts w:ascii="Lucida Console" w:hAnsi="Lucida Console"/>
              <w:color w:val="BF0000"/>
              <w:sz w:val="18"/>
            </w:rPr>
          </w:rPrChange>
        </w:rPr>
        <w:t xml:space="preserve">remotes/origin/JC238      </w:t>
      </w:r>
      <w:r w:rsidRPr="00F36284">
        <w:rPr>
          <w:rFonts w:ascii="Courier New" w:hAnsi="Courier New"/>
          <w:sz w:val="18"/>
          <w:rPrChange w:id="211" w:author="Tiago Segabinazzi Dotto" w:date="2024-11-05T15:23:00Z" w16du:dateUtc="2024-11-05T15:23:00Z">
            <w:rPr>
              <w:rFonts w:ascii="Lucida Console" w:hAnsi="Lucida Console"/>
              <w:sz w:val="18"/>
            </w:rPr>
          </w:rPrChange>
        </w:rPr>
        <w:t xml:space="preserve"> 3782c45 update for jc238 </w:t>
      </w:r>
      <w:proofErr w:type="spellStart"/>
      <w:r w:rsidRPr="00F36284">
        <w:rPr>
          <w:rFonts w:ascii="Courier New" w:hAnsi="Courier New"/>
          <w:sz w:val="18"/>
          <w:rPrChange w:id="212" w:author="Tiago Segabinazzi Dotto" w:date="2024-11-05T15:23:00Z" w16du:dateUtc="2024-11-05T15:23:00Z">
            <w:rPr>
              <w:rFonts w:ascii="Lucida Console" w:hAnsi="Lucida Console"/>
              <w:sz w:val="18"/>
            </w:rPr>
          </w:rPrChange>
        </w:rPr>
        <w:t>caldips</w:t>
      </w:r>
      <w:proofErr w:type="spellEnd"/>
    </w:p>
    <w:p w14:paraId="5CABA011" w14:textId="77777777" w:rsidR="00A2557B" w:rsidRPr="00F36284" w:rsidRDefault="00A2557B" w:rsidP="00A2557B">
      <w:pPr>
        <w:widowControl/>
        <w:suppressAutoHyphens w:val="0"/>
        <w:autoSpaceDE w:val="0"/>
        <w:autoSpaceDN w:val="0"/>
        <w:adjustRightInd w:val="0"/>
        <w:rPr>
          <w:rFonts w:ascii="Courier New" w:hAnsi="Courier New"/>
          <w:sz w:val="18"/>
          <w:rPrChange w:id="213" w:author="Tiago Segabinazzi Dotto" w:date="2024-11-05T15:23:00Z" w16du:dateUtc="2024-11-05T15:23:00Z">
            <w:rPr>
              <w:rFonts w:ascii="Lucida Console" w:hAnsi="Lucida Console"/>
              <w:sz w:val="18"/>
            </w:rPr>
          </w:rPrChange>
        </w:rPr>
      </w:pPr>
      <w:r w:rsidRPr="00F36284">
        <w:rPr>
          <w:rFonts w:ascii="Courier New" w:hAnsi="Courier New"/>
          <w:sz w:val="18"/>
          <w:rPrChange w:id="214" w:author="Tiago Segabinazzi Dotto" w:date="2024-11-05T15:23:00Z" w16du:dateUtc="2024-11-05T15:23:00Z">
            <w:rPr>
              <w:rFonts w:ascii="Lucida Console" w:hAnsi="Lucida Console"/>
              <w:sz w:val="18"/>
            </w:rPr>
          </w:rPrChange>
        </w:rPr>
        <w:t xml:space="preserve">  </w:t>
      </w:r>
      <w:r w:rsidRPr="00F36284">
        <w:rPr>
          <w:rFonts w:ascii="Courier New" w:hAnsi="Courier New"/>
          <w:color w:val="BF0000"/>
          <w:sz w:val="18"/>
          <w:rPrChange w:id="215" w:author="Tiago Segabinazzi Dotto" w:date="2024-11-05T15:23:00Z" w16du:dateUtc="2024-11-05T15:23:00Z">
            <w:rPr>
              <w:rFonts w:ascii="Lucida Console" w:hAnsi="Lucida Console"/>
              <w:color w:val="BF0000"/>
              <w:sz w:val="18"/>
            </w:rPr>
          </w:rPrChange>
        </w:rPr>
        <w:t xml:space="preserve">remotes/origin/JC238-dev  </w:t>
      </w:r>
      <w:r w:rsidRPr="00F36284">
        <w:rPr>
          <w:rFonts w:ascii="Courier New" w:hAnsi="Courier New"/>
          <w:sz w:val="18"/>
          <w:rPrChange w:id="216" w:author="Tiago Segabinazzi Dotto" w:date="2024-11-05T15:23:00Z" w16du:dateUtc="2024-11-05T15:23:00Z">
            <w:rPr>
              <w:rFonts w:ascii="Lucida Console" w:hAnsi="Lucida Console"/>
              <w:sz w:val="18"/>
            </w:rPr>
          </w:rPrChange>
        </w:rPr>
        <w:t xml:space="preserve"> 3782c45 update for jc238 </w:t>
      </w:r>
      <w:proofErr w:type="spellStart"/>
      <w:r w:rsidRPr="00F36284">
        <w:rPr>
          <w:rFonts w:ascii="Courier New" w:hAnsi="Courier New"/>
          <w:sz w:val="18"/>
          <w:rPrChange w:id="217" w:author="Tiago Segabinazzi Dotto" w:date="2024-11-05T15:23:00Z" w16du:dateUtc="2024-11-05T15:23:00Z">
            <w:rPr>
              <w:rFonts w:ascii="Lucida Console" w:hAnsi="Lucida Console"/>
              <w:sz w:val="18"/>
            </w:rPr>
          </w:rPrChange>
        </w:rPr>
        <w:t>caldips</w:t>
      </w:r>
      <w:proofErr w:type="spellEnd"/>
    </w:p>
    <w:p w14:paraId="3F2892D4" w14:textId="77777777" w:rsidR="00A2557B" w:rsidRPr="00F36284" w:rsidRDefault="00A2557B" w:rsidP="00A2557B">
      <w:pPr>
        <w:widowControl/>
        <w:suppressAutoHyphens w:val="0"/>
        <w:autoSpaceDE w:val="0"/>
        <w:autoSpaceDN w:val="0"/>
        <w:adjustRightInd w:val="0"/>
        <w:rPr>
          <w:rFonts w:ascii="Courier New" w:hAnsi="Courier New"/>
          <w:sz w:val="18"/>
          <w:rPrChange w:id="218" w:author="Tiago Segabinazzi Dotto" w:date="2024-11-05T15:23:00Z" w16du:dateUtc="2024-11-05T15:23:00Z">
            <w:rPr>
              <w:rFonts w:ascii="Lucida Console" w:hAnsi="Lucida Console"/>
              <w:sz w:val="18"/>
            </w:rPr>
          </w:rPrChange>
        </w:rPr>
      </w:pPr>
      <w:r w:rsidRPr="00F36284">
        <w:rPr>
          <w:rFonts w:ascii="Courier New" w:hAnsi="Courier New"/>
          <w:sz w:val="18"/>
          <w:rPrChange w:id="219" w:author="Tiago Segabinazzi Dotto" w:date="2024-11-05T15:23:00Z" w16du:dateUtc="2024-11-05T15:23:00Z">
            <w:rPr>
              <w:rFonts w:ascii="Lucida Console" w:hAnsi="Lucida Console"/>
              <w:sz w:val="18"/>
            </w:rPr>
          </w:rPrChange>
        </w:rPr>
        <w:t xml:space="preserve">  </w:t>
      </w:r>
      <w:r w:rsidRPr="00F36284">
        <w:rPr>
          <w:rFonts w:ascii="Courier New" w:hAnsi="Courier New"/>
          <w:color w:val="BF0000"/>
          <w:sz w:val="18"/>
          <w:rPrChange w:id="220" w:author="Tiago Segabinazzi Dotto" w:date="2024-11-05T15:23:00Z" w16du:dateUtc="2024-11-05T15:23:00Z">
            <w:rPr>
              <w:rFonts w:ascii="Lucida Console" w:hAnsi="Lucida Console"/>
              <w:color w:val="BF0000"/>
              <w:sz w:val="18"/>
            </w:rPr>
          </w:rPrChange>
        </w:rPr>
        <w:t>remotes/origin/add-</w:t>
      </w:r>
      <w:proofErr w:type="spellStart"/>
      <w:r w:rsidRPr="00F36284">
        <w:rPr>
          <w:rFonts w:ascii="Courier New" w:hAnsi="Courier New"/>
          <w:color w:val="BF0000"/>
          <w:sz w:val="18"/>
          <w:rPrChange w:id="221" w:author="Tiago Segabinazzi Dotto" w:date="2024-11-05T15:23:00Z" w16du:dateUtc="2024-11-05T15:23:00Z">
            <w:rPr>
              <w:rFonts w:ascii="Lucida Console" w:hAnsi="Lucida Console"/>
              <w:color w:val="BF0000"/>
              <w:sz w:val="18"/>
            </w:rPr>
          </w:rPrChange>
        </w:rPr>
        <w:t>IBmoors</w:t>
      </w:r>
      <w:proofErr w:type="spellEnd"/>
      <w:r w:rsidRPr="00F36284">
        <w:rPr>
          <w:rFonts w:ascii="Courier New" w:hAnsi="Courier New"/>
          <w:sz w:val="18"/>
          <w:rPrChange w:id="222" w:author="Tiago Segabinazzi Dotto" w:date="2024-11-05T15:23:00Z" w16du:dateUtc="2024-11-05T15:23:00Z">
            <w:rPr>
              <w:rFonts w:ascii="Lucida Console" w:hAnsi="Lucida Console"/>
              <w:sz w:val="18"/>
            </w:rPr>
          </w:rPrChange>
        </w:rPr>
        <w:t xml:space="preserve"> f735df3 de-bug </w:t>
      </w:r>
      <w:proofErr w:type="spellStart"/>
      <w:r w:rsidRPr="00F36284">
        <w:rPr>
          <w:rFonts w:ascii="Courier New" w:hAnsi="Courier New"/>
          <w:sz w:val="18"/>
          <w:rPrChange w:id="223" w:author="Tiago Segabinazzi Dotto" w:date="2024-11-05T15:23:00Z" w16du:dateUtc="2024-11-05T15:23:00Z">
            <w:rPr>
              <w:rFonts w:ascii="Lucida Console" w:hAnsi="Lucida Console"/>
              <w:sz w:val="18"/>
            </w:rPr>
          </w:rPrChange>
        </w:rPr>
        <w:t>oceansites</w:t>
      </w:r>
      <w:proofErr w:type="spellEnd"/>
      <w:r w:rsidRPr="00F36284">
        <w:rPr>
          <w:rFonts w:ascii="Courier New" w:hAnsi="Courier New"/>
          <w:sz w:val="18"/>
          <w:rPrChange w:id="224" w:author="Tiago Segabinazzi Dotto" w:date="2024-11-05T15:23:00Z" w16du:dateUtc="2024-11-05T15:23:00Z">
            <w:rPr>
              <w:rFonts w:ascii="Lucida Console" w:hAnsi="Lucida Console"/>
              <w:sz w:val="18"/>
            </w:rPr>
          </w:rPrChange>
        </w:rPr>
        <w:t xml:space="preserve"> code</w:t>
      </w:r>
    </w:p>
    <w:p w14:paraId="1295A303" w14:textId="77777777" w:rsidR="00A2557B" w:rsidRPr="00F36284" w:rsidRDefault="00A2557B" w:rsidP="00A2557B">
      <w:pPr>
        <w:widowControl/>
        <w:suppressAutoHyphens w:val="0"/>
        <w:autoSpaceDE w:val="0"/>
        <w:autoSpaceDN w:val="0"/>
        <w:adjustRightInd w:val="0"/>
        <w:rPr>
          <w:rFonts w:ascii="Courier New" w:hAnsi="Courier New"/>
          <w:sz w:val="18"/>
          <w:rPrChange w:id="225" w:author="Tiago Segabinazzi Dotto" w:date="2024-11-05T15:23:00Z" w16du:dateUtc="2024-11-05T15:23:00Z">
            <w:rPr>
              <w:rFonts w:ascii="Lucida Console" w:hAnsi="Lucida Console"/>
              <w:sz w:val="18"/>
            </w:rPr>
          </w:rPrChange>
        </w:rPr>
      </w:pPr>
      <w:r w:rsidRPr="00F36284">
        <w:rPr>
          <w:rFonts w:ascii="Courier New" w:hAnsi="Courier New"/>
          <w:sz w:val="18"/>
          <w:rPrChange w:id="226" w:author="Tiago Segabinazzi Dotto" w:date="2024-11-05T15:23:00Z" w16du:dateUtc="2024-11-05T15:23:00Z">
            <w:rPr>
              <w:rFonts w:ascii="Lucida Console" w:hAnsi="Lucida Console"/>
              <w:sz w:val="18"/>
            </w:rPr>
          </w:rPrChange>
        </w:rPr>
        <w:t xml:space="preserve">  </w:t>
      </w:r>
      <w:r w:rsidRPr="00F36284">
        <w:rPr>
          <w:rFonts w:ascii="Courier New" w:hAnsi="Courier New"/>
          <w:color w:val="BF0000"/>
          <w:sz w:val="18"/>
          <w:rPrChange w:id="227" w:author="Tiago Segabinazzi Dotto" w:date="2024-11-05T15:23:00Z" w16du:dateUtc="2024-11-05T15:23:00Z">
            <w:rPr>
              <w:rFonts w:ascii="Lucida Console" w:hAnsi="Lucida Console"/>
              <w:color w:val="BF0000"/>
              <w:sz w:val="18"/>
            </w:rPr>
          </w:rPrChange>
        </w:rPr>
        <w:t xml:space="preserve">remotes/origin/dy120      </w:t>
      </w:r>
      <w:r w:rsidRPr="00F36284">
        <w:rPr>
          <w:rFonts w:ascii="Courier New" w:hAnsi="Courier New"/>
          <w:sz w:val="18"/>
          <w:rPrChange w:id="228" w:author="Tiago Segabinazzi Dotto" w:date="2024-11-05T15:23:00Z" w16du:dateUtc="2024-11-05T15:23:00Z">
            <w:rPr>
              <w:rFonts w:ascii="Lucida Console" w:hAnsi="Lucida Console"/>
              <w:sz w:val="18"/>
            </w:rPr>
          </w:rPrChange>
        </w:rPr>
        <w:t xml:space="preserve"> c7578cb Merge pull request #7 from </w:t>
      </w:r>
      <w:proofErr w:type="spellStart"/>
      <w:r w:rsidRPr="00F36284">
        <w:rPr>
          <w:rFonts w:ascii="Courier New" w:hAnsi="Courier New"/>
          <w:sz w:val="18"/>
          <w:rPrChange w:id="229" w:author="Tiago Segabinazzi Dotto" w:date="2024-11-05T15:23:00Z" w16du:dateUtc="2024-11-05T15:23:00Z">
            <w:rPr>
              <w:rFonts w:ascii="Lucida Console" w:hAnsi="Lucida Console"/>
              <w:sz w:val="18"/>
            </w:rPr>
          </w:rPrChange>
        </w:rPr>
        <w:t>ScotMarPhys</w:t>
      </w:r>
      <w:proofErr w:type="spellEnd"/>
      <w:r w:rsidRPr="00F36284">
        <w:rPr>
          <w:rFonts w:ascii="Courier New" w:hAnsi="Courier New"/>
          <w:sz w:val="18"/>
          <w:rPrChange w:id="230" w:author="Tiago Segabinazzi Dotto" w:date="2024-11-05T15:23:00Z" w16du:dateUtc="2024-11-05T15:23:00Z">
            <w:rPr>
              <w:rFonts w:ascii="Lucida Console" w:hAnsi="Lucida Console"/>
              <w:sz w:val="18"/>
            </w:rPr>
          </w:rPrChange>
        </w:rPr>
        <w:t>/dy120-netCDF-dev</w:t>
      </w:r>
    </w:p>
    <w:p w14:paraId="119B7552" w14:textId="537EE790" w:rsidR="00A2557B" w:rsidRPr="00F36284" w:rsidRDefault="00A2557B" w:rsidP="00A2557B">
      <w:pPr>
        <w:widowControl/>
        <w:suppressAutoHyphens w:val="0"/>
        <w:autoSpaceDE w:val="0"/>
        <w:autoSpaceDN w:val="0"/>
        <w:adjustRightInd w:val="0"/>
        <w:rPr>
          <w:rFonts w:ascii="Courier New" w:hAnsi="Courier New"/>
          <w:sz w:val="18"/>
          <w:rPrChange w:id="231" w:author="Tiago Segabinazzi Dotto" w:date="2024-11-05T15:23:00Z" w16du:dateUtc="2024-11-05T15:23:00Z">
            <w:rPr>
              <w:rFonts w:ascii="Lucida Console" w:hAnsi="Lucida Console"/>
              <w:sz w:val="18"/>
            </w:rPr>
          </w:rPrChange>
        </w:rPr>
      </w:pPr>
      <w:r w:rsidRPr="00F36284">
        <w:rPr>
          <w:rFonts w:ascii="Courier New" w:hAnsi="Courier New"/>
          <w:sz w:val="18"/>
          <w:rPrChange w:id="232" w:author="Tiago Segabinazzi Dotto" w:date="2024-11-05T15:23:00Z" w16du:dateUtc="2024-11-05T15:23:00Z">
            <w:rPr>
              <w:rFonts w:ascii="Lucida Console" w:hAnsi="Lucida Console"/>
              <w:sz w:val="18"/>
            </w:rPr>
          </w:rPrChange>
        </w:rPr>
        <w:t xml:space="preserve">  </w:t>
      </w:r>
      <w:r w:rsidRPr="00F36284">
        <w:rPr>
          <w:rFonts w:ascii="Courier New" w:hAnsi="Courier New"/>
          <w:color w:val="BF0000"/>
          <w:sz w:val="18"/>
          <w:rPrChange w:id="233" w:author="Tiago Segabinazzi Dotto" w:date="2024-11-05T15:23:00Z" w16du:dateUtc="2024-11-05T15:23:00Z">
            <w:rPr>
              <w:rFonts w:ascii="Lucida Console" w:hAnsi="Lucida Console"/>
              <w:color w:val="BF0000"/>
              <w:sz w:val="18"/>
            </w:rPr>
          </w:rPrChange>
        </w:rPr>
        <w:t>remotes/origin/</w:t>
      </w:r>
      <w:r w:rsidR="00A1148B">
        <w:rPr>
          <w:rFonts w:ascii="Courier New" w:hAnsi="Courier New"/>
          <w:color w:val="BF0000"/>
          <w:sz w:val="18"/>
        </w:rPr>
        <w:t>main</w:t>
      </w:r>
      <w:r w:rsidRPr="00F36284">
        <w:rPr>
          <w:rFonts w:ascii="Courier New" w:hAnsi="Courier New"/>
          <w:color w:val="BF0000"/>
          <w:sz w:val="18"/>
          <w:rPrChange w:id="234" w:author="Tiago Segabinazzi Dotto" w:date="2024-11-05T15:23:00Z" w16du:dateUtc="2024-11-05T15:23:00Z">
            <w:rPr>
              <w:rFonts w:ascii="Lucida Console" w:hAnsi="Lucida Console"/>
              <w:color w:val="BF0000"/>
              <w:sz w:val="18"/>
            </w:rPr>
          </w:rPrChange>
        </w:rPr>
        <w:t xml:space="preserve">     </w:t>
      </w:r>
      <w:r w:rsidRPr="00F36284">
        <w:rPr>
          <w:rFonts w:ascii="Courier New" w:hAnsi="Courier New"/>
          <w:sz w:val="18"/>
          <w:rPrChange w:id="235" w:author="Tiago Segabinazzi Dotto" w:date="2024-11-05T15:23:00Z" w16du:dateUtc="2024-11-05T15:23:00Z">
            <w:rPr>
              <w:rFonts w:ascii="Lucida Console" w:hAnsi="Lucida Console"/>
              <w:sz w:val="18"/>
            </w:rPr>
          </w:rPrChange>
        </w:rPr>
        <w:t xml:space="preserve"> 4f85b54 Merge pull request #5 from </w:t>
      </w:r>
      <w:proofErr w:type="spellStart"/>
      <w:r w:rsidRPr="00F36284">
        <w:rPr>
          <w:rFonts w:ascii="Courier New" w:hAnsi="Courier New"/>
          <w:sz w:val="18"/>
          <w:rPrChange w:id="236" w:author="Tiago Segabinazzi Dotto" w:date="2024-11-05T15:23:00Z" w16du:dateUtc="2024-11-05T15:23:00Z">
            <w:rPr>
              <w:rFonts w:ascii="Lucida Console" w:hAnsi="Lucida Console"/>
              <w:sz w:val="18"/>
            </w:rPr>
          </w:rPrChange>
        </w:rPr>
        <w:t>ScotMarPhys</w:t>
      </w:r>
      <w:proofErr w:type="spellEnd"/>
      <w:r w:rsidRPr="00F36284">
        <w:rPr>
          <w:rFonts w:ascii="Courier New" w:hAnsi="Courier New"/>
          <w:sz w:val="18"/>
          <w:rPrChange w:id="237" w:author="Tiago Segabinazzi Dotto" w:date="2024-11-05T15:23:00Z" w16du:dateUtc="2024-11-05T15:23:00Z">
            <w:rPr>
              <w:rFonts w:ascii="Lucida Console" w:hAnsi="Lucida Console"/>
              <w:sz w:val="18"/>
            </w:rPr>
          </w:rPrChange>
        </w:rPr>
        <w:t>/dy120_seaphox</w:t>
      </w:r>
    </w:p>
    <w:p w14:paraId="33BA9037" w14:textId="1B2543E8" w:rsidR="00A2557B" w:rsidRDefault="00A2557B" w:rsidP="00A2557B">
      <w:pPr>
        <w:widowControl/>
        <w:suppressAutoHyphens w:val="0"/>
      </w:pPr>
    </w:p>
    <w:p w14:paraId="11CD033D" w14:textId="2AF48065" w:rsidR="00493A16" w:rsidRPr="00F36284" w:rsidRDefault="00493A16" w:rsidP="00A2557B">
      <w:pPr>
        <w:pStyle w:val="BodyText"/>
        <w:jc w:val="left"/>
        <w:rPr>
          <w:rFonts w:ascii="Times New Roman" w:hAnsi="Times New Roman"/>
          <w:color w:val="000000"/>
          <w:lang w:val="en-US"/>
          <w:rPrChange w:id="238" w:author="Tiago Segabinazzi Dotto" w:date="2024-11-05T15:23:00Z" w16du:dateUtc="2024-11-05T15:23:00Z">
            <w:rPr>
              <w:rFonts w:ascii="Menlo" w:hAnsi="Menlo"/>
              <w:color w:val="000000"/>
              <w:sz w:val="22"/>
              <w:lang w:val="en-US"/>
            </w:rPr>
          </w:rPrChange>
        </w:rPr>
      </w:pPr>
      <w:r w:rsidRPr="00F36284">
        <w:rPr>
          <w:rFonts w:ascii="Times New Roman" w:hAnsi="Times New Roman"/>
          <w:rPrChange w:id="239" w:author="Tiago Segabinazzi Dotto" w:date="2024-11-05T15:23:00Z" w16du:dateUtc="2024-11-05T15:23:00Z">
            <w:rPr/>
          </w:rPrChange>
        </w:rPr>
        <w:t>We can see one local branch (</w:t>
      </w:r>
      <w:r w:rsidR="00A1148B">
        <w:rPr>
          <w:rFonts w:ascii="Times New Roman" w:hAnsi="Times New Roman"/>
        </w:rPr>
        <w:t>main</w:t>
      </w:r>
      <w:r w:rsidRPr="00F36284">
        <w:rPr>
          <w:rFonts w:ascii="Times New Roman" w:hAnsi="Times New Roman"/>
          <w:rPrChange w:id="240" w:author="Tiago Segabinazzi Dotto" w:date="2024-11-05T15:23:00Z" w16du:dateUtc="2024-11-05T15:23:00Z">
            <w:rPr/>
          </w:rPrChange>
        </w:rPr>
        <w:t xml:space="preserve">) and </w:t>
      </w:r>
      <w:r w:rsidR="00A2557B" w:rsidRPr="00F36284">
        <w:rPr>
          <w:rFonts w:ascii="Times New Roman" w:hAnsi="Times New Roman"/>
          <w:rPrChange w:id="241" w:author="Tiago Segabinazzi Dotto" w:date="2024-11-05T15:23:00Z" w16du:dateUtc="2024-11-05T15:23:00Z">
            <w:rPr/>
          </w:rPrChange>
        </w:rPr>
        <w:t>several</w:t>
      </w:r>
      <w:r w:rsidRPr="00F36284">
        <w:rPr>
          <w:rFonts w:ascii="Times New Roman" w:hAnsi="Times New Roman"/>
          <w:rPrChange w:id="242" w:author="Tiago Segabinazzi Dotto" w:date="2024-11-05T15:23:00Z" w16du:dateUtc="2024-11-05T15:23:00Z">
            <w:rPr/>
          </w:rPrChange>
        </w:rPr>
        <w:t xml:space="preserve"> remotes </w:t>
      </w:r>
      <w:del w:id="243" w:author="Tiago Segabinazzi Dotto" w:date="2024-11-05T15:23:00Z" w16du:dateUtc="2024-11-05T15:23:00Z">
        <w:r>
          <w:delText xml:space="preserve"> </w:delText>
        </w:r>
      </w:del>
      <w:r w:rsidRPr="00F36284">
        <w:rPr>
          <w:rFonts w:ascii="Times New Roman" w:hAnsi="Times New Roman"/>
          <w:rPrChange w:id="244" w:author="Tiago Segabinazzi Dotto" w:date="2024-11-05T15:23:00Z" w16du:dateUtc="2024-11-05T15:23:00Z">
            <w:rPr/>
          </w:rPrChange>
        </w:rPr>
        <w:t xml:space="preserve">on the “origin” repository (corresponding to the repository cloned). </w:t>
      </w:r>
    </w:p>
    <w:p w14:paraId="4CC31F69" w14:textId="77777777" w:rsidR="00493A16" w:rsidRPr="00FC5E83" w:rsidRDefault="00493A16" w:rsidP="00493A16">
      <w:pPr>
        <w:widowControl/>
        <w:suppressAutoHyphens w:val="0"/>
        <w:rPr>
          <w:rFonts w:ascii="Times New Roman" w:eastAsia="Times New Roman" w:hAnsi="Times New Roman" w:cs="Times New Roman"/>
          <w:color w:val="000000"/>
          <w:lang w:eastAsia="en-US" w:bidi="ar-SA"/>
        </w:rPr>
      </w:pPr>
    </w:p>
    <w:p w14:paraId="7498EA10" w14:textId="5404AEEE" w:rsidR="00493A16" w:rsidRDefault="00493A16" w:rsidP="00A2557B">
      <w:pPr>
        <w:widowControl/>
        <w:suppressAutoHyphens w:val="0"/>
        <w:rPr>
          <w:rFonts w:ascii="Times New Roman" w:hAnsi="Times New Roman"/>
          <w:color w:val="000000"/>
          <w:rPrChange w:id="245" w:author="Tiago Segabinazzi Dotto" w:date="2024-11-05T15:23:00Z" w16du:dateUtc="2024-11-05T15:23:00Z">
            <w:rPr>
              <w:rFonts w:ascii="Calibri" w:hAnsi="Calibri"/>
              <w:color w:val="000000"/>
              <w:sz w:val="22"/>
            </w:rPr>
          </w:rPrChange>
        </w:rPr>
      </w:pPr>
      <w:r w:rsidRPr="00FC5E83">
        <w:rPr>
          <w:rFonts w:ascii="Times New Roman" w:eastAsia="Times New Roman" w:hAnsi="Times New Roman" w:cs="Times New Roman"/>
          <w:color w:val="000000"/>
          <w:lang w:eastAsia="en-US" w:bidi="ar-SA"/>
        </w:rPr>
        <w:t>If you only have a local </w:t>
      </w:r>
      <w:r w:rsidR="00A1148B">
        <w:rPr>
          <w:rFonts w:ascii="Times New Roman" w:hAnsi="Times New Roman"/>
          <w:i/>
          <w:color w:val="000000"/>
        </w:rPr>
        <w:t>main</w:t>
      </w:r>
      <w:r w:rsidRPr="00F36284">
        <w:rPr>
          <w:rFonts w:ascii="Times New Roman" w:hAnsi="Times New Roman"/>
          <w:color w:val="000000"/>
          <w:rPrChange w:id="246" w:author="Tiago Segabinazzi Dotto" w:date="2024-11-05T15:23:00Z" w16du:dateUtc="2024-11-05T15:23:00Z">
            <w:rPr>
              <w:rFonts w:ascii="Calibri" w:hAnsi="Calibri"/>
              <w:color w:val="000000"/>
              <w:sz w:val="22"/>
            </w:rPr>
          </w:rPrChange>
        </w:rPr>
        <w:t> branch</w:t>
      </w:r>
      <w:del w:id="247" w:author="Tiago Segabinazzi Dotto" w:date="2024-11-05T15:23:00Z" w16du:dateUtc="2024-11-05T15:23:00Z">
        <w:r>
          <w:rPr>
            <w:rFonts w:ascii="Calibri" w:eastAsia="Times New Roman" w:hAnsi="Calibri" w:cs="Calibri"/>
            <w:color w:val="000000"/>
            <w:sz w:val="22"/>
            <w:szCs w:val="22"/>
            <w:lang w:eastAsia="en-US" w:bidi="ar-SA"/>
          </w:rPr>
          <w:delText xml:space="preserve">  (</w:delText>
        </w:r>
      </w:del>
      <w:ins w:id="248" w:author="Tiago Segabinazzi Dotto" w:date="2024-11-05T15:23:00Z" w16du:dateUtc="2024-11-05T15:23:00Z">
        <w:r w:rsidR="00FC5E83">
          <w:rPr>
            <w:rFonts w:ascii="Times New Roman" w:eastAsia="Times New Roman" w:hAnsi="Times New Roman" w:cs="Times New Roman"/>
            <w:color w:val="000000"/>
            <w:lang w:eastAsia="en-US" w:bidi="ar-SA"/>
          </w:rPr>
          <w:t xml:space="preserve">, </w:t>
        </w:r>
      </w:ins>
      <w:r w:rsidRPr="00F36284">
        <w:rPr>
          <w:rFonts w:ascii="Times New Roman" w:hAnsi="Times New Roman"/>
          <w:color w:val="000000"/>
          <w:rPrChange w:id="249" w:author="Tiago Segabinazzi Dotto" w:date="2024-11-05T15:23:00Z" w16du:dateUtc="2024-11-05T15:23:00Z">
            <w:rPr>
              <w:rFonts w:ascii="Calibri" w:hAnsi="Calibri"/>
              <w:color w:val="000000"/>
              <w:sz w:val="22"/>
            </w:rPr>
          </w:rPrChange>
        </w:rPr>
        <w:t>as in the example above</w:t>
      </w:r>
      <w:del w:id="250" w:author="Tiago Segabinazzi Dotto" w:date="2024-11-05T15:23:00Z" w16du:dateUtc="2024-11-05T15:23:00Z">
        <w:r>
          <w:rPr>
            <w:rFonts w:ascii="Calibri" w:eastAsia="Times New Roman" w:hAnsi="Calibri" w:cs="Calibri"/>
            <w:color w:val="000000"/>
            <w:sz w:val="22"/>
            <w:szCs w:val="22"/>
            <w:lang w:eastAsia="en-US" w:bidi="ar-SA"/>
          </w:rPr>
          <w:delText>)</w:delText>
        </w:r>
      </w:del>
      <w:ins w:id="251" w:author="Tiago Segabinazzi Dotto" w:date="2024-11-05T15:23:00Z" w16du:dateUtc="2024-11-05T15:23:00Z">
        <w:r w:rsidR="00FC5E83">
          <w:rPr>
            <w:rFonts w:ascii="Times New Roman" w:eastAsia="Times New Roman" w:hAnsi="Times New Roman" w:cs="Times New Roman"/>
            <w:color w:val="000000"/>
            <w:lang w:eastAsia="en-US" w:bidi="ar-SA"/>
          </w:rPr>
          <w:t>,</w:t>
        </w:r>
      </w:ins>
      <w:r w:rsidR="00FC5E83">
        <w:rPr>
          <w:rFonts w:ascii="Times New Roman" w:hAnsi="Times New Roman"/>
          <w:color w:val="000000"/>
          <w:rPrChange w:id="252" w:author="Tiago Segabinazzi Dotto" w:date="2024-11-05T15:23:00Z" w16du:dateUtc="2024-11-05T15:23:00Z">
            <w:rPr>
              <w:rFonts w:ascii="Calibri" w:hAnsi="Calibri"/>
              <w:color w:val="000000"/>
              <w:sz w:val="22"/>
            </w:rPr>
          </w:rPrChange>
        </w:rPr>
        <w:t xml:space="preserve"> </w:t>
      </w:r>
      <w:r w:rsidRPr="00F36284">
        <w:rPr>
          <w:rFonts w:ascii="Times New Roman" w:hAnsi="Times New Roman"/>
          <w:color w:val="000000"/>
          <w:rPrChange w:id="253" w:author="Tiago Segabinazzi Dotto" w:date="2024-11-05T15:23:00Z" w16du:dateUtc="2024-11-05T15:23:00Z">
            <w:rPr>
              <w:rFonts w:ascii="Calibri" w:hAnsi="Calibri"/>
              <w:color w:val="000000"/>
              <w:sz w:val="22"/>
            </w:rPr>
          </w:rPrChange>
        </w:rPr>
        <w:t xml:space="preserve">and you need to create a local copy of the other remote branches (“legacy”, “postdy120”, etc… </w:t>
      </w:r>
      <w:del w:id="254" w:author="Tiago Segabinazzi Dotto" w:date="2024-11-05T15:23:00Z" w16du:dateUtc="2024-11-05T15:23:00Z">
        <w:r>
          <w:rPr>
            <w:rFonts w:ascii="Calibri" w:eastAsia="Times New Roman" w:hAnsi="Calibri" w:cs="Calibri"/>
            <w:color w:val="000000"/>
            <w:sz w:val="22"/>
            <w:szCs w:val="22"/>
            <w:lang w:eastAsia="en-US" w:bidi="ar-SA"/>
          </w:rPr>
          <w:delText>)</w:delText>
        </w:r>
        <w:r w:rsidRPr="00531F65">
          <w:rPr>
            <w:rFonts w:ascii="Calibri" w:eastAsia="Times New Roman" w:hAnsi="Calibri" w:cs="Calibri"/>
            <w:color w:val="000000"/>
            <w:sz w:val="22"/>
            <w:szCs w:val="22"/>
            <w:lang w:eastAsia="en-US" w:bidi="ar-SA"/>
          </w:rPr>
          <w:delText>. You</w:delText>
        </w:r>
      </w:del>
      <w:ins w:id="255" w:author="Tiago Segabinazzi Dotto" w:date="2024-11-05T15:23:00Z" w16du:dateUtc="2024-11-05T15:23:00Z">
        <w:r w:rsidR="00FC5E83" w:rsidRPr="00F36284">
          <w:rPr>
            <w:rFonts w:ascii="Times New Roman" w:eastAsia="Times New Roman" w:hAnsi="Times New Roman" w:cs="Times New Roman"/>
            <w:color w:val="000000"/>
            <w:lang w:eastAsia="en-US" w:bidi="ar-SA"/>
          </w:rPr>
          <w:t>)</w:t>
        </w:r>
        <w:r w:rsidR="00FC5E83">
          <w:rPr>
            <w:rFonts w:ascii="Times New Roman" w:eastAsia="Times New Roman" w:hAnsi="Times New Roman" w:cs="Times New Roman"/>
            <w:color w:val="000000"/>
            <w:lang w:eastAsia="en-US" w:bidi="ar-SA"/>
          </w:rPr>
          <w:t>, y</w:t>
        </w:r>
        <w:r w:rsidRPr="00F36284">
          <w:rPr>
            <w:rFonts w:ascii="Times New Roman" w:eastAsia="Times New Roman" w:hAnsi="Times New Roman" w:cs="Times New Roman"/>
            <w:color w:val="000000"/>
            <w:lang w:eastAsia="en-US" w:bidi="ar-SA"/>
          </w:rPr>
          <w:t>ou</w:t>
        </w:r>
      </w:ins>
      <w:r w:rsidRPr="00F36284">
        <w:rPr>
          <w:rFonts w:ascii="Times New Roman" w:hAnsi="Times New Roman"/>
          <w:color w:val="000000"/>
          <w:rPrChange w:id="256" w:author="Tiago Segabinazzi Dotto" w:date="2024-11-05T15:23:00Z" w16du:dateUtc="2024-11-05T15:23:00Z">
            <w:rPr>
              <w:rFonts w:ascii="Calibri" w:hAnsi="Calibri"/>
              <w:color w:val="000000"/>
              <w:sz w:val="22"/>
            </w:rPr>
          </w:rPrChange>
        </w:rPr>
        <w:t xml:space="preserve"> can do that with the one-time command:</w:t>
      </w:r>
    </w:p>
    <w:p w14:paraId="1CB0A141" w14:textId="77777777" w:rsidR="00FC5E83" w:rsidRPr="00F36284" w:rsidRDefault="00FC5E83" w:rsidP="00A2557B">
      <w:pPr>
        <w:widowControl/>
        <w:suppressAutoHyphens w:val="0"/>
        <w:rPr>
          <w:ins w:id="257" w:author="Tiago Segabinazzi Dotto" w:date="2024-11-05T15:23:00Z" w16du:dateUtc="2024-11-05T15:23:00Z"/>
          <w:rFonts w:ascii="Times New Roman" w:eastAsia="Times New Roman" w:hAnsi="Times New Roman" w:cs="Times New Roman"/>
          <w:color w:val="000000"/>
          <w:lang w:eastAsia="en-US" w:bidi="ar-SA"/>
        </w:rPr>
      </w:pPr>
    </w:p>
    <w:p w14:paraId="45C48B81" w14:textId="2D398814" w:rsidR="00493A16" w:rsidRPr="00F36284" w:rsidRDefault="00493A16" w:rsidP="00A2557B">
      <w:pPr>
        <w:pStyle w:val="BodyText"/>
        <w:jc w:val="left"/>
        <w:rPr>
          <w:rFonts w:ascii="Courier New" w:hAnsi="Courier New"/>
          <w:color w:val="000000"/>
          <w:sz w:val="22"/>
          <w:lang w:val="en-US"/>
          <w:rPrChange w:id="258" w:author="Tiago Segabinazzi Dotto" w:date="2024-11-05T15:23:00Z" w16du:dateUtc="2024-11-05T15:23:00Z">
            <w:rPr>
              <w:rFonts w:ascii="Menlo" w:hAnsi="Menlo"/>
              <w:color w:val="000000"/>
              <w:sz w:val="22"/>
              <w:lang w:val="en-US"/>
            </w:rPr>
          </w:rPrChange>
        </w:rPr>
      </w:pPr>
      <w:r w:rsidRPr="00F36284">
        <w:rPr>
          <w:rFonts w:ascii="Courier New" w:hAnsi="Courier New"/>
          <w:color w:val="000000"/>
          <w:sz w:val="22"/>
          <w:lang w:val="en-US"/>
          <w:rPrChange w:id="259" w:author="Tiago Segabinazzi Dotto" w:date="2024-11-05T15:23:00Z" w16du:dateUtc="2024-11-05T15:23:00Z">
            <w:rPr>
              <w:rFonts w:ascii="Menlo" w:hAnsi="Menlo"/>
              <w:color w:val="000000"/>
              <w:sz w:val="22"/>
              <w:lang w:val="en-US"/>
            </w:rPr>
          </w:rPrChange>
        </w:rPr>
        <w:t xml:space="preserve">git checkout -b postdy120 origin/postdy120     </w:t>
      </w:r>
    </w:p>
    <w:p w14:paraId="1326266F" w14:textId="704DF64F" w:rsidR="00493A16" w:rsidRDefault="00493A16" w:rsidP="00A2557B">
      <w:pPr>
        <w:pStyle w:val="BodyText"/>
        <w:jc w:val="left"/>
        <w:rPr>
          <w:rFonts w:ascii="Menlo" w:eastAsiaTheme="minorHAnsi" w:hAnsi="Menlo" w:cs="Menlo"/>
          <w:color w:val="000000"/>
          <w:sz w:val="22"/>
          <w:szCs w:val="22"/>
          <w:lang w:val="en-US" w:eastAsia="en-US" w:bidi="ar-SA"/>
        </w:rPr>
      </w:pPr>
      <w:r w:rsidRPr="00F36284">
        <w:rPr>
          <w:rFonts w:ascii="Courier New" w:hAnsi="Courier New"/>
          <w:color w:val="000000"/>
          <w:sz w:val="22"/>
          <w:lang w:val="en-US"/>
          <w:rPrChange w:id="260" w:author="Tiago Segabinazzi Dotto" w:date="2024-11-05T15:23:00Z" w16du:dateUtc="2024-11-05T15:23:00Z">
            <w:rPr>
              <w:rFonts w:ascii="Menlo" w:hAnsi="Menlo"/>
              <w:color w:val="000000"/>
              <w:sz w:val="22"/>
              <w:lang w:val="en-US"/>
            </w:rPr>
          </w:rPrChange>
        </w:rPr>
        <w:t xml:space="preserve">git checkout -b legacy    origin/legacy    </w:t>
      </w:r>
    </w:p>
    <w:p w14:paraId="5D2858FF" w14:textId="77777777" w:rsidR="00493A16" w:rsidRPr="00493A16" w:rsidRDefault="00493A16" w:rsidP="00493A16">
      <w:pPr>
        <w:pStyle w:val="BodyText"/>
        <w:rPr>
          <w:rFonts w:ascii="Menlo" w:eastAsiaTheme="minorHAnsi" w:hAnsi="Menlo" w:cs="Menlo"/>
          <w:color w:val="000000"/>
          <w:sz w:val="22"/>
          <w:szCs w:val="22"/>
          <w:lang w:val="en-US" w:eastAsia="en-US" w:bidi="ar-SA"/>
        </w:rPr>
      </w:pPr>
    </w:p>
    <w:p w14:paraId="4C348D4B" w14:textId="36209878" w:rsidR="00493A16" w:rsidRPr="00493A16" w:rsidRDefault="00493A16" w:rsidP="00493A16">
      <w:pPr>
        <w:pStyle w:val="Heading3"/>
      </w:pPr>
      <w:bookmarkStart w:id="261" w:name="_Toc108243082"/>
      <w:r>
        <w:t>Making changes</w:t>
      </w:r>
      <w:bookmarkEnd w:id="261"/>
    </w:p>
    <w:p w14:paraId="4E30B5A0" w14:textId="4E51B4F3" w:rsidR="00F06D24" w:rsidRDefault="00493A16" w:rsidP="009C4F01">
      <w:pPr>
        <w:widowControl/>
        <w:suppressAutoHyphens w:val="0"/>
        <w:spacing w:before="100" w:beforeAutospacing="1" w:after="100" w:afterAutospacing="1"/>
        <w:rPr>
          <w:rFonts w:ascii="Times New Roman" w:eastAsia="Times New Roman" w:hAnsi="Times New Roman" w:cs="Times New Roman"/>
          <w:lang w:eastAsia="en-US" w:bidi="ar-SA"/>
        </w:rPr>
      </w:pPr>
      <w:r w:rsidRPr="00493A16">
        <w:rPr>
          <w:rFonts w:ascii="Times New Roman" w:eastAsia="Times New Roman" w:hAnsi="Times New Roman" w:cs="Times New Roman"/>
          <w:lang w:eastAsia="en-US" w:bidi="ar-SA"/>
        </w:rPr>
        <w:t xml:space="preserve">Before any changes, a branch should be created. </w:t>
      </w:r>
      <w:r w:rsidR="00F06D24">
        <w:rPr>
          <w:rFonts w:ascii="Times New Roman" w:eastAsia="Times New Roman" w:hAnsi="Times New Roman" w:cs="Times New Roman"/>
          <w:b/>
          <w:bCs/>
          <w:lang w:eastAsia="en-US" w:bidi="ar-SA"/>
        </w:rPr>
        <w:t xml:space="preserve">Best practices are to </w:t>
      </w:r>
      <w:r w:rsidR="00F06D24" w:rsidRPr="00F36284">
        <w:rPr>
          <w:rFonts w:ascii="Times New Roman" w:hAnsi="Times New Roman"/>
          <w:b/>
          <w:u w:val="single"/>
          <w:rPrChange w:id="262" w:author="Tiago Segabinazzi Dotto" w:date="2024-11-05T15:23:00Z" w16du:dateUtc="2024-11-05T15:23:00Z">
            <w:rPr>
              <w:rFonts w:ascii="Times New Roman" w:hAnsi="Times New Roman"/>
              <w:b/>
            </w:rPr>
          </w:rPrChange>
        </w:rPr>
        <w:t>never</w:t>
      </w:r>
      <w:r w:rsidRPr="00F36284">
        <w:rPr>
          <w:rFonts w:ascii="Times New Roman" w:hAnsi="Times New Roman"/>
          <w:b/>
          <w:u w:val="single"/>
          <w:rPrChange w:id="263" w:author="Tiago Segabinazzi Dotto" w:date="2024-11-05T15:23:00Z" w16du:dateUtc="2024-11-05T15:23:00Z">
            <w:rPr>
              <w:rFonts w:ascii="Times New Roman" w:hAnsi="Times New Roman"/>
              <w:b/>
            </w:rPr>
          </w:rPrChange>
        </w:rPr>
        <w:t xml:space="preserve"> commit to </w:t>
      </w:r>
      <w:r w:rsidR="00A1148B">
        <w:rPr>
          <w:rFonts w:ascii="Times New Roman" w:hAnsi="Times New Roman"/>
          <w:b/>
          <w:u w:val="single"/>
        </w:rPr>
        <w:t>main</w:t>
      </w:r>
      <w:r w:rsidR="00F06D24" w:rsidRPr="00F36284">
        <w:rPr>
          <w:rFonts w:ascii="Times New Roman" w:hAnsi="Times New Roman"/>
          <w:b/>
          <w:u w:val="single"/>
          <w:rPrChange w:id="264" w:author="Tiago Segabinazzi Dotto" w:date="2024-11-05T15:23:00Z" w16du:dateUtc="2024-11-05T15:23:00Z">
            <w:rPr>
              <w:rFonts w:ascii="Times New Roman" w:hAnsi="Times New Roman"/>
              <w:b/>
            </w:rPr>
          </w:rPrChange>
        </w:rPr>
        <w:t xml:space="preserve"> branch</w:t>
      </w:r>
      <w:r w:rsidRPr="00493A16">
        <w:rPr>
          <w:rFonts w:ascii="Times New Roman" w:eastAsia="Times New Roman" w:hAnsi="Times New Roman" w:cs="Times New Roman"/>
          <w:lang w:eastAsia="en-US" w:bidi="ar-SA"/>
        </w:rPr>
        <w:t>.</w:t>
      </w:r>
      <w:r w:rsidR="00F06D24">
        <w:rPr>
          <w:rFonts w:ascii="Times New Roman" w:eastAsia="Times New Roman" w:hAnsi="Times New Roman" w:cs="Times New Roman"/>
          <w:lang w:eastAsia="en-US" w:bidi="ar-SA"/>
        </w:rPr>
        <w:t xml:space="preserve"> </w:t>
      </w:r>
      <w:r w:rsidR="00A34F50">
        <w:rPr>
          <w:rFonts w:ascii="Times New Roman" w:eastAsia="Times New Roman" w:hAnsi="Times New Roman" w:cs="Times New Roman"/>
          <w:lang w:eastAsia="en-US" w:bidi="ar-SA"/>
        </w:rPr>
        <w:t>It is better to work on a specific branch and then merge the branch onto the “</w:t>
      </w:r>
      <w:del w:id="265" w:author="Tiago Segabinazzi Dotto" w:date="2024-11-05T15:23:00Z" w16du:dateUtc="2024-11-05T15:23:00Z">
        <w:r w:rsidR="00A34F50">
          <w:rPr>
            <w:rFonts w:ascii="Times New Roman" w:eastAsia="Times New Roman" w:hAnsi="Times New Roman" w:cs="Times New Roman"/>
            <w:lang w:eastAsia="en-US" w:bidi="ar-SA"/>
          </w:rPr>
          <w:delText>main” or “</w:delText>
        </w:r>
      </w:del>
      <w:r w:rsidR="00A34F50">
        <w:rPr>
          <w:rFonts w:ascii="Times New Roman" w:eastAsia="Times New Roman" w:hAnsi="Times New Roman" w:cs="Times New Roman"/>
          <w:lang w:eastAsia="en-US" w:bidi="ar-SA"/>
        </w:rPr>
        <w:t xml:space="preserve"> </w:t>
      </w:r>
      <w:r w:rsidR="00A1148B">
        <w:rPr>
          <w:rFonts w:ascii="Times New Roman" w:eastAsia="Times New Roman" w:hAnsi="Times New Roman" w:cs="Times New Roman"/>
          <w:lang w:eastAsia="en-US" w:bidi="ar-SA"/>
        </w:rPr>
        <w:t>main</w:t>
      </w:r>
      <w:commentRangeStart w:id="266"/>
      <w:commentRangeEnd w:id="266"/>
      <w:r w:rsidR="00682272">
        <w:rPr>
          <w:rStyle w:val="CommentReference"/>
          <w:rFonts w:cs="Mangal"/>
        </w:rPr>
        <w:commentReference w:id="266"/>
      </w:r>
      <w:r w:rsidR="00A34F50">
        <w:rPr>
          <w:rFonts w:ascii="Times New Roman" w:eastAsia="Times New Roman" w:hAnsi="Times New Roman" w:cs="Times New Roman"/>
          <w:lang w:eastAsia="en-US" w:bidi="ar-SA"/>
        </w:rPr>
        <w:t>” branch.</w:t>
      </w:r>
      <w:r w:rsidRPr="00493A16">
        <w:rPr>
          <w:rFonts w:ascii="Times New Roman" w:eastAsia="Times New Roman" w:hAnsi="Times New Roman" w:cs="Times New Roman"/>
          <w:lang w:eastAsia="en-US" w:bidi="ar-SA"/>
        </w:rPr>
        <w:t xml:space="preserve"> </w:t>
      </w:r>
      <w:r>
        <w:rPr>
          <w:rFonts w:ascii="Times New Roman" w:eastAsia="Times New Roman" w:hAnsi="Times New Roman" w:cs="Times New Roman"/>
          <w:lang w:eastAsia="en-US" w:bidi="ar-SA"/>
        </w:rPr>
        <w:t>You</w:t>
      </w:r>
      <w:r w:rsidRPr="00493A16">
        <w:rPr>
          <w:rFonts w:ascii="Times New Roman" w:eastAsia="Times New Roman" w:hAnsi="Times New Roman" w:cs="Times New Roman"/>
          <w:lang w:eastAsia="en-US" w:bidi="ar-SA"/>
        </w:rPr>
        <w:t>r</w:t>
      </w:r>
      <w:r w:rsidR="00F06D24">
        <w:rPr>
          <w:rFonts w:ascii="Times New Roman" w:eastAsia="Times New Roman" w:hAnsi="Times New Roman" w:cs="Times New Roman"/>
          <w:lang w:eastAsia="en-US" w:bidi="ar-SA"/>
        </w:rPr>
        <w:t xml:space="preserve"> </w:t>
      </w:r>
      <w:r w:rsidRPr="00493A16">
        <w:rPr>
          <w:rFonts w:ascii="Times New Roman" w:eastAsia="Times New Roman" w:hAnsi="Times New Roman" w:cs="Times New Roman"/>
          <w:lang w:eastAsia="en-US" w:bidi="ar-SA"/>
        </w:rPr>
        <w:t>terminal should be set up to display the current active branch.</w:t>
      </w:r>
    </w:p>
    <w:p w14:paraId="09578583" w14:textId="0D54E18E" w:rsidR="00493A16" w:rsidRDefault="009C4F01" w:rsidP="009C4F01">
      <w:pPr>
        <w:widowControl/>
        <w:suppressAutoHyphens w:val="0"/>
        <w:spacing w:before="100" w:beforeAutospacing="1" w:after="100" w:afterAutospacing="1"/>
        <w:rPr>
          <w:rFonts w:ascii="Times New Roman" w:eastAsia="Times New Roman" w:hAnsi="Times New Roman" w:cs="Times New Roman"/>
          <w:lang w:eastAsia="en-US" w:bidi="ar-SA"/>
        </w:rPr>
      </w:pPr>
      <w:r>
        <w:rPr>
          <w:rFonts w:ascii="Times New Roman" w:eastAsia="Times New Roman" w:hAnsi="Times New Roman" w:cs="Times New Roman"/>
          <w:b/>
          <w:bCs/>
          <w:lang w:eastAsia="en-US" w:bidi="ar-SA"/>
        </w:rPr>
        <w:t>1)</w:t>
      </w:r>
      <w:r w:rsidR="00F06D24">
        <w:rPr>
          <w:rFonts w:ascii="Times New Roman" w:eastAsia="Times New Roman" w:hAnsi="Times New Roman" w:cs="Times New Roman"/>
          <w:b/>
          <w:bCs/>
          <w:lang w:eastAsia="en-US" w:bidi="ar-SA"/>
        </w:rPr>
        <w:t xml:space="preserve"> </w:t>
      </w:r>
      <w:r w:rsidR="00493A16" w:rsidRPr="00493A16">
        <w:rPr>
          <w:rFonts w:ascii="Times New Roman" w:eastAsia="Times New Roman" w:hAnsi="Times New Roman" w:cs="Times New Roman"/>
          <w:b/>
          <w:bCs/>
          <w:lang w:eastAsia="en-US" w:bidi="ar-SA"/>
        </w:rPr>
        <w:t xml:space="preserve">Update </w:t>
      </w:r>
      <w:ins w:id="267" w:author="Tiago Segabinazzi Dotto" w:date="2024-11-05T15:23:00Z" w16du:dateUtc="2024-11-05T15:23:00Z">
        <w:r w:rsidR="00BD71C1">
          <w:rPr>
            <w:rFonts w:ascii="Times New Roman" w:eastAsia="Times New Roman" w:hAnsi="Times New Roman" w:cs="Times New Roman"/>
            <w:b/>
            <w:bCs/>
            <w:lang w:eastAsia="en-US" w:bidi="ar-SA"/>
          </w:rPr>
          <w:t xml:space="preserve">the </w:t>
        </w:r>
      </w:ins>
      <w:r w:rsidR="00A1148B">
        <w:rPr>
          <w:rFonts w:ascii="Times New Roman" w:eastAsia="Times New Roman" w:hAnsi="Times New Roman" w:cs="Times New Roman"/>
          <w:b/>
          <w:bCs/>
          <w:lang w:eastAsia="en-US" w:bidi="ar-SA"/>
        </w:rPr>
        <w:t>main</w:t>
      </w:r>
      <w:ins w:id="268" w:author="Tiago Segabinazzi Dotto" w:date="2024-11-05T15:23:00Z" w16du:dateUtc="2024-11-05T15:23:00Z">
        <w:r w:rsidR="00BD71C1">
          <w:rPr>
            <w:rFonts w:ascii="Times New Roman" w:eastAsia="Times New Roman" w:hAnsi="Times New Roman" w:cs="Times New Roman"/>
            <w:b/>
            <w:bCs/>
            <w:lang w:eastAsia="en-US" w:bidi="ar-SA"/>
          </w:rPr>
          <w:t xml:space="preserve"> branch</w:t>
        </w:r>
      </w:ins>
      <w:r w:rsidR="00493A16" w:rsidRPr="00493A16">
        <w:rPr>
          <w:rFonts w:ascii="Times New Roman" w:eastAsia="Times New Roman" w:hAnsi="Times New Roman" w:cs="Times New Roman"/>
          <w:b/>
          <w:bCs/>
          <w:lang w:eastAsia="en-US" w:bidi="ar-SA"/>
        </w:rPr>
        <w:t>.</w:t>
      </w:r>
      <w:r w:rsidR="00493A16" w:rsidRPr="00493A16">
        <w:rPr>
          <w:rFonts w:ascii="Times New Roman" w:eastAsia="Times New Roman" w:hAnsi="Times New Roman" w:cs="Times New Roman"/>
          <w:lang w:eastAsia="en-US" w:bidi="ar-SA"/>
        </w:rPr>
        <w:t xml:space="preserve"> Before you make any changes, first checkout </w:t>
      </w:r>
      <w:ins w:id="269" w:author="Tiago Segabinazzi Dotto" w:date="2024-11-05T15:23:00Z" w16du:dateUtc="2024-11-05T15:23:00Z">
        <w:r w:rsidR="00BD71C1">
          <w:rPr>
            <w:rFonts w:ascii="Times New Roman" w:eastAsia="Times New Roman" w:hAnsi="Times New Roman" w:cs="Times New Roman"/>
            <w:lang w:eastAsia="en-US" w:bidi="ar-SA"/>
          </w:rPr>
          <w:t xml:space="preserve">the </w:t>
        </w:r>
      </w:ins>
      <w:r w:rsidR="00A1148B">
        <w:rPr>
          <w:rFonts w:ascii="Times New Roman" w:eastAsia="Times New Roman" w:hAnsi="Times New Roman" w:cs="Times New Roman"/>
          <w:lang w:eastAsia="en-US" w:bidi="ar-SA"/>
        </w:rPr>
        <w:t>main</w:t>
      </w:r>
      <w:ins w:id="270" w:author="Tiago Segabinazzi Dotto" w:date="2024-11-05T15:23:00Z" w16du:dateUtc="2024-11-05T15:23:00Z">
        <w:r w:rsidR="00BD71C1">
          <w:rPr>
            <w:rFonts w:ascii="Times New Roman" w:eastAsia="Times New Roman" w:hAnsi="Times New Roman" w:cs="Times New Roman"/>
            <w:lang w:eastAsia="en-US" w:bidi="ar-SA"/>
          </w:rPr>
          <w:t xml:space="preserve"> branch</w:t>
        </w:r>
      </w:ins>
      <w:r w:rsidR="00F06D24">
        <w:rPr>
          <w:rFonts w:ascii="Times New Roman" w:eastAsia="Times New Roman" w:hAnsi="Times New Roman" w:cs="Times New Roman"/>
          <w:lang w:eastAsia="en-US" w:bidi="ar-SA"/>
        </w:rPr>
        <w:t xml:space="preserve"> (or another branch if you are working on another branch)</w:t>
      </w:r>
      <w:r w:rsidR="00493A16" w:rsidRPr="00493A16">
        <w:rPr>
          <w:rFonts w:ascii="Times New Roman" w:eastAsia="Times New Roman" w:hAnsi="Times New Roman" w:cs="Times New Roman"/>
          <w:lang w:eastAsia="en-US" w:bidi="ar-SA"/>
        </w:rPr>
        <w:t xml:space="preserve"> and pull in the latest changes</w:t>
      </w:r>
      <w:r w:rsidR="00F06D24">
        <w:rPr>
          <w:rFonts w:ascii="Times New Roman" w:eastAsia="Times New Roman" w:hAnsi="Times New Roman" w:cs="Times New Roman"/>
          <w:lang w:eastAsia="en-US" w:bidi="ar-SA"/>
        </w:rPr>
        <w:t xml:space="preserve">. In the example below we want to work on the branch </w:t>
      </w:r>
      <w:proofErr w:type="gramStart"/>
      <w:r w:rsidR="00F06D24" w:rsidRPr="00F36284">
        <w:rPr>
          <w:rFonts w:ascii="Times New Roman" w:hAnsi="Times New Roman"/>
          <w:i/>
          <w:rPrChange w:id="271" w:author="Tiago Segabinazzi Dotto" w:date="2024-11-05T15:23:00Z" w16du:dateUtc="2024-11-05T15:23:00Z">
            <w:rPr>
              <w:rFonts w:ascii="Times New Roman" w:hAnsi="Times New Roman"/>
            </w:rPr>
          </w:rPrChange>
        </w:rPr>
        <w:t>postdy120</w:t>
      </w:r>
      <w:proofErr w:type="gramEnd"/>
      <w:r w:rsidR="00F06D24">
        <w:rPr>
          <w:rFonts w:ascii="Times New Roman" w:eastAsia="Times New Roman" w:hAnsi="Times New Roman" w:cs="Times New Roman"/>
          <w:lang w:eastAsia="en-US" w:bidi="ar-SA"/>
        </w:rPr>
        <w:t xml:space="preserve"> so we do:</w:t>
      </w:r>
    </w:p>
    <w:p w14:paraId="40818EFA" w14:textId="2EC256C3" w:rsidR="00F06D24" w:rsidRPr="00F36284" w:rsidRDefault="00F06D24" w:rsidP="009C4F01">
      <w:pPr>
        <w:widowControl/>
        <w:suppressAutoHyphens w:val="0"/>
        <w:spacing w:before="100" w:beforeAutospacing="1" w:after="100" w:afterAutospacing="1"/>
        <w:rPr>
          <w:rFonts w:ascii="Courier New" w:hAnsi="Courier New"/>
          <w:color w:val="000000"/>
          <w:sz w:val="22"/>
          <w:lang w:val="en-US"/>
          <w:rPrChange w:id="272" w:author="Tiago Segabinazzi Dotto" w:date="2024-11-05T15:23:00Z" w16du:dateUtc="2024-11-05T15:23:00Z">
            <w:rPr>
              <w:rFonts w:ascii="Menlo" w:hAnsi="Menlo"/>
              <w:color w:val="000000"/>
              <w:sz w:val="22"/>
              <w:lang w:val="en-US"/>
            </w:rPr>
          </w:rPrChange>
        </w:rPr>
      </w:pPr>
      <w:r w:rsidRPr="00F36284">
        <w:rPr>
          <w:rFonts w:ascii="Courier New" w:hAnsi="Courier New"/>
          <w:color w:val="000000"/>
          <w:sz w:val="22"/>
          <w:lang w:val="en-US"/>
          <w:rPrChange w:id="273" w:author="Tiago Segabinazzi Dotto" w:date="2024-11-05T15:23:00Z" w16du:dateUtc="2024-11-05T15:23:00Z">
            <w:rPr>
              <w:rFonts w:ascii="Menlo" w:hAnsi="Menlo"/>
              <w:color w:val="000000"/>
              <w:sz w:val="22"/>
              <w:lang w:val="en-US"/>
            </w:rPr>
          </w:rPrChange>
        </w:rPr>
        <w:t xml:space="preserve">git checkout postdy120  </w:t>
      </w:r>
    </w:p>
    <w:p w14:paraId="04BAA7EC" w14:textId="094D5C4B" w:rsidR="00531F65" w:rsidRPr="00F36284" w:rsidRDefault="00F06D24" w:rsidP="009C4F01">
      <w:pPr>
        <w:pStyle w:val="BodyText"/>
        <w:jc w:val="left"/>
        <w:rPr>
          <w:rFonts w:ascii="Courier New" w:hAnsi="Courier New"/>
          <w:rPrChange w:id="274" w:author="Tiago Segabinazzi Dotto" w:date="2024-11-05T15:23:00Z" w16du:dateUtc="2024-11-05T15:23:00Z">
            <w:rPr/>
          </w:rPrChange>
        </w:rPr>
      </w:pPr>
      <w:r w:rsidRPr="00F36284">
        <w:rPr>
          <w:rFonts w:ascii="Courier New" w:hAnsi="Courier New"/>
          <w:color w:val="000000"/>
          <w:sz w:val="22"/>
          <w:lang w:val="en-US"/>
          <w:rPrChange w:id="275" w:author="Tiago Segabinazzi Dotto" w:date="2024-11-05T15:23:00Z" w16du:dateUtc="2024-11-05T15:23:00Z">
            <w:rPr>
              <w:rFonts w:ascii="Menlo" w:hAnsi="Menlo"/>
              <w:color w:val="000000"/>
              <w:sz w:val="22"/>
              <w:lang w:val="en-US"/>
            </w:rPr>
          </w:rPrChange>
        </w:rPr>
        <w:t xml:space="preserve">git </w:t>
      </w:r>
      <w:proofErr w:type="gramStart"/>
      <w:r w:rsidRPr="00F36284">
        <w:rPr>
          <w:rFonts w:ascii="Courier New" w:hAnsi="Courier New"/>
          <w:color w:val="000000"/>
          <w:sz w:val="22"/>
          <w:lang w:val="en-US"/>
          <w:rPrChange w:id="276" w:author="Tiago Segabinazzi Dotto" w:date="2024-11-05T15:23:00Z" w16du:dateUtc="2024-11-05T15:23:00Z">
            <w:rPr>
              <w:rFonts w:ascii="Menlo" w:hAnsi="Menlo"/>
              <w:color w:val="000000"/>
              <w:sz w:val="22"/>
              <w:lang w:val="en-US"/>
            </w:rPr>
          </w:rPrChange>
        </w:rPr>
        <w:t>pull</w:t>
      </w:r>
      <w:proofErr w:type="gramEnd"/>
      <w:r w:rsidRPr="00F36284">
        <w:rPr>
          <w:rFonts w:ascii="Courier New" w:hAnsi="Courier New"/>
          <w:color w:val="000000"/>
          <w:sz w:val="22"/>
          <w:lang w:val="en-US"/>
          <w:rPrChange w:id="277" w:author="Tiago Segabinazzi Dotto" w:date="2024-11-05T15:23:00Z" w16du:dateUtc="2024-11-05T15:23:00Z">
            <w:rPr>
              <w:rFonts w:ascii="Menlo" w:hAnsi="Menlo"/>
              <w:color w:val="000000"/>
              <w:sz w:val="22"/>
              <w:lang w:val="en-US"/>
            </w:rPr>
          </w:rPrChange>
        </w:rPr>
        <w:t xml:space="preserve">  </w:t>
      </w:r>
    </w:p>
    <w:p w14:paraId="45E5A25C" w14:textId="77777777" w:rsidR="00BD71C1" w:rsidRDefault="00BD71C1" w:rsidP="009C4F01">
      <w:pPr>
        <w:pStyle w:val="BodyText"/>
        <w:jc w:val="left"/>
        <w:rPr>
          <w:ins w:id="278" w:author="Tiago Segabinazzi Dotto" w:date="2024-11-05T15:23:00Z" w16du:dateUtc="2024-11-05T15:23:00Z"/>
          <w:i/>
        </w:rPr>
      </w:pPr>
    </w:p>
    <w:p w14:paraId="7B783816" w14:textId="5D1BBD92" w:rsidR="00531F65" w:rsidRDefault="00F06D24" w:rsidP="009C4F01">
      <w:pPr>
        <w:pStyle w:val="BodyText"/>
        <w:jc w:val="left"/>
        <w:rPr>
          <w:i/>
        </w:rPr>
      </w:pPr>
      <w:r w:rsidRPr="00F06D24">
        <w:rPr>
          <w:i/>
        </w:rPr>
        <w:t>git pull</w:t>
      </w:r>
      <w:r>
        <w:t xml:space="preserve"> is here </w:t>
      </w:r>
      <w:ins w:id="279" w:author="Tiago Segabinazzi Dotto" w:date="2024-11-05T15:23:00Z" w16du:dateUtc="2024-11-05T15:23:00Z">
        <w:r w:rsidR="00BD71C1">
          <w:t xml:space="preserve">as </w:t>
        </w:r>
      </w:ins>
      <w:r>
        <w:t xml:space="preserve">a shortcut for </w:t>
      </w:r>
      <w:r w:rsidRPr="00F06D24">
        <w:rPr>
          <w:i/>
        </w:rPr>
        <w:t>git pull origin postdy120</w:t>
      </w:r>
    </w:p>
    <w:p w14:paraId="24EB2EB4" w14:textId="795DB33F" w:rsidR="00A34F50" w:rsidRDefault="00A34F50" w:rsidP="009C4F01">
      <w:pPr>
        <w:pStyle w:val="BodyText"/>
        <w:jc w:val="left"/>
      </w:pPr>
    </w:p>
    <w:p w14:paraId="2071F82E" w14:textId="77777777" w:rsidR="00BD71C1" w:rsidRDefault="00A34F50" w:rsidP="009C4F01">
      <w:pPr>
        <w:widowControl/>
        <w:suppressAutoHyphens w:val="0"/>
        <w:rPr>
          <w:ins w:id="280" w:author="Tiago Segabinazzi Dotto" w:date="2024-11-05T15:23:00Z" w16du:dateUtc="2024-11-05T15:23:00Z"/>
          <w:rFonts w:ascii="Times New Roman" w:eastAsia="Times New Roman" w:hAnsi="Times New Roman" w:cs="Times New Roman"/>
          <w:lang w:eastAsia="en-US" w:bidi="ar-SA"/>
        </w:rPr>
      </w:pPr>
      <w:r>
        <w:rPr>
          <w:rFonts w:ascii="Times New Roman" w:eastAsia="Times New Roman" w:hAnsi="Times New Roman" w:cs="Times New Roman"/>
          <w:b/>
          <w:bCs/>
          <w:lang w:eastAsia="en-US" w:bidi="ar-SA"/>
        </w:rPr>
        <w:t xml:space="preserve">2) </w:t>
      </w:r>
      <w:r w:rsidRPr="00A34F50">
        <w:rPr>
          <w:rFonts w:ascii="Times New Roman" w:eastAsia="Times New Roman" w:hAnsi="Times New Roman" w:cs="Times New Roman"/>
          <w:b/>
          <w:bCs/>
          <w:lang w:eastAsia="en-US" w:bidi="ar-SA"/>
        </w:rPr>
        <w:t xml:space="preserve">Create a </w:t>
      </w:r>
      <w:ins w:id="281" w:author="Tiago Segabinazzi Dotto" w:date="2024-11-05T15:23:00Z" w16du:dateUtc="2024-11-05T15:23:00Z">
        <w:r w:rsidR="00BD71C1">
          <w:rPr>
            <w:rFonts w:ascii="Times New Roman" w:eastAsia="Times New Roman" w:hAnsi="Times New Roman" w:cs="Times New Roman"/>
            <w:b/>
            <w:bCs/>
            <w:lang w:eastAsia="en-US" w:bidi="ar-SA"/>
          </w:rPr>
          <w:t xml:space="preserve">new </w:t>
        </w:r>
      </w:ins>
      <w:r w:rsidRPr="00A34F50">
        <w:rPr>
          <w:rFonts w:ascii="Times New Roman" w:eastAsia="Times New Roman" w:hAnsi="Times New Roman" w:cs="Times New Roman"/>
          <w:b/>
          <w:bCs/>
          <w:lang w:eastAsia="en-US" w:bidi="ar-SA"/>
        </w:rPr>
        <w:t>branch.</w:t>
      </w:r>
      <w:r w:rsidRPr="00A34F50">
        <w:rPr>
          <w:rFonts w:ascii="Times New Roman" w:eastAsia="Times New Roman" w:hAnsi="Times New Roman" w:cs="Times New Roman"/>
          <w:lang w:eastAsia="en-US" w:bidi="ar-SA"/>
        </w:rPr>
        <w:t xml:space="preserve"> Make a branch name that is short, descriptive, and unique. Some examples of good branch names are </w:t>
      </w:r>
      <w:r w:rsidRPr="00A34F50">
        <w:rPr>
          <w:rFonts w:ascii="Courier New" w:eastAsia="Times New Roman" w:hAnsi="Courier New" w:cs="Courier New"/>
          <w:sz w:val="20"/>
          <w:szCs w:val="20"/>
          <w:lang w:eastAsia="en-US" w:bidi="ar-SA"/>
        </w:rPr>
        <w:t>fix-install</w:t>
      </w:r>
      <w:r w:rsidRPr="00A34F50">
        <w:rPr>
          <w:rFonts w:ascii="Times New Roman" w:eastAsia="Times New Roman" w:hAnsi="Times New Roman" w:cs="Times New Roman"/>
          <w:lang w:eastAsia="en-US" w:bidi="ar-SA"/>
        </w:rPr>
        <w:t xml:space="preserve">, </w:t>
      </w:r>
      <w:r w:rsidRPr="00A34F50">
        <w:rPr>
          <w:rFonts w:ascii="Courier New" w:eastAsia="Times New Roman" w:hAnsi="Courier New" w:cs="Courier New"/>
          <w:sz w:val="20"/>
          <w:szCs w:val="20"/>
          <w:lang w:eastAsia="en-US" w:bidi="ar-SA"/>
        </w:rPr>
        <w:t>docs-cleanup</w:t>
      </w:r>
      <w:r w:rsidRPr="00A34F50">
        <w:rPr>
          <w:rFonts w:ascii="Times New Roman" w:eastAsia="Times New Roman" w:hAnsi="Times New Roman" w:cs="Times New Roman"/>
          <w:lang w:eastAsia="en-US" w:bidi="ar-SA"/>
        </w:rPr>
        <w:t xml:space="preserve">, and </w:t>
      </w:r>
      <w:r w:rsidRPr="00A34F50">
        <w:rPr>
          <w:rFonts w:ascii="Courier New" w:eastAsia="Times New Roman" w:hAnsi="Courier New" w:cs="Courier New"/>
          <w:sz w:val="20"/>
          <w:szCs w:val="20"/>
          <w:lang w:eastAsia="en-US" w:bidi="ar-SA"/>
        </w:rPr>
        <w:t>add-travis-ci</w:t>
      </w:r>
      <w:r w:rsidRPr="00A34F50">
        <w:rPr>
          <w:rFonts w:ascii="Times New Roman" w:eastAsia="Times New Roman" w:hAnsi="Times New Roman" w:cs="Times New Roman"/>
          <w:lang w:eastAsia="en-US" w:bidi="ar-SA"/>
        </w:rPr>
        <w:t xml:space="preserve">. Some examples of bad branch names are </w:t>
      </w:r>
      <w:r w:rsidRPr="00A34F50">
        <w:rPr>
          <w:rFonts w:ascii="Courier New" w:eastAsia="Times New Roman" w:hAnsi="Courier New" w:cs="Courier New"/>
          <w:sz w:val="20"/>
          <w:szCs w:val="20"/>
          <w:lang w:eastAsia="en-US" w:bidi="ar-SA"/>
        </w:rPr>
        <w:t>feature</w:t>
      </w:r>
      <w:r w:rsidRPr="00A34F50">
        <w:rPr>
          <w:rFonts w:ascii="Times New Roman" w:eastAsia="Times New Roman" w:hAnsi="Times New Roman" w:cs="Times New Roman"/>
          <w:lang w:eastAsia="en-US" w:bidi="ar-SA"/>
        </w:rPr>
        <w:t xml:space="preserve">, </w:t>
      </w:r>
      <w:r w:rsidRPr="00A34F50">
        <w:rPr>
          <w:rFonts w:ascii="Courier New" w:eastAsia="Times New Roman" w:hAnsi="Courier New" w:cs="Courier New"/>
          <w:sz w:val="20"/>
          <w:szCs w:val="20"/>
          <w:lang w:eastAsia="en-US" w:bidi="ar-SA"/>
        </w:rPr>
        <w:t>fix</w:t>
      </w:r>
      <w:r w:rsidRPr="00A34F50">
        <w:rPr>
          <w:rFonts w:ascii="Times New Roman" w:eastAsia="Times New Roman" w:hAnsi="Times New Roman" w:cs="Times New Roman"/>
          <w:lang w:eastAsia="en-US" w:bidi="ar-SA"/>
        </w:rPr>
        <w:t xml:space="preserve">, and </w:t>
      </w:r>
      <w:r w:rsidRPr="00A34F50">
        <w:rPr>
          <w:rFonts w:ascii="Courier New" w:eastAsia="Times New Roman" w:hAnsi="Courier New" w:cs="Courier New"/>
          <w:sz w:val="20"/>
          <w:szCs w:val="20"/>
          <w:lang w:eastAsia="en-US" w:bidi="ar-SA"/>
        </w:rPr>
        <w:t>patch</w:t>
      </w:r>
      <w:r w:rsidRPr="00A34F50">
        <w:rPr>
          <w:rFonts w:ascii="Times New Roman" w:eastAsia="Times New Roman" w:hAnsi="Times New Roman" w:cs="Times New Roman"/>
          <w:lang w:eastAsia="en-US" w:bidi="ar-SA"/>
        </w:rPr>
        <w:t xml:space="preserve">. </w:t>
      </w:r>
    </w:p>
    <w:p w14:paraId="3549D31F" w14:textId="77777777" w:rsidR="00BD71C1" w:rsidRDefault="00BD71C1" w:rsidP="009C4F01">
      <w:pPr>
        <w:widowControl/>
        <w:suppressAutoHyphens w:val="0"/>
        <w:rPr>
          <w:ins w:id="282" w:author="Tiago Segabinazzi Dotto" w:date="2024-11-05T15:23:00Z" w16du:dateUtc="2024-11-05T15:23:00Z"/>
          <w:rFonts w:ascii="Times New Roman" w:eastAsia="Times New Roman" w:hAnsi="Times New Roman" w:cs="Times New Roman"/>
          <w:lang w:eastAsia="en-US" w:bidi="ar-SA"/>
        </w:rPr>
      </w:pPr>
    </w:p>
    <w:p w14:paraId="28F372C8" w14:textId="0D89667B" w:rsidR="00A34F50" w:rsidRPr="00A34F50" w:rsidRDefault="00A34F50" w:rsidP="009C4F01">
      <w:pPr>
        <w:widowControl/>
        <w:suppressAutoHyphens w:val="0"/>
        <w:rPr>
          <w:rFonts w:ascii="Times New Roman" w:eastAsia="Times New Roman" w:hAnsi="Times New Roman" w:cs="Times New Roman"/>
          <w:lang w:eastAsia="en-US" w:bidi="ar-SA"/>
        </w:rPr>
      </w:pPr>
      <w:r w:rsidRPr="00A34F50">
        <w:rPr>
          <w:rFonts w:ascii="Times New Roman" w:eastAsia="Times New Roman" w:hAnsi="Times New Roman" w:cs="Times New Roman"/>
          <w:lang w:eastAsia="en-US" w:bidi="ar-SA"/>
        </w:rPr>
        <w:t>To create the branch</w:t>
      </w:r>
      <w:r>
        <w:rPr>
          <w:rFonts w:ascii="Times New Roman" w:eastAsia="Times New Roman" w:hAnsi="Times New Roman" w:cs="Times New Roman"/>
          <w:lang w:eastAsia="en-US" w:bidi="ar-SA"/>
        </w:rPr>
        <w:t>, do</w:t>
      </w:r>
      <w:del w:id="283" w:author="Tiago Segabinazzi Dotto" w:date="2024-11-05T15:23:00Z" w16du:dateUtc="2024-11-05T15:23:00Z">
        <w:r>
          <w:rPr>
            <w:rFonts w:ascii="Times New Roman" w:eastAsia="Times New Roman" w:hAnsi="Times New Roman" w:cs="Times New Roman"/>
            <w:lang w:eastAsia="en-US" w:bidi="ar-SA"/>
          </w:rPr>
          <w:delText xml:space="preserve"> </w:delText>
        </w:r>
      </w:del>
      <w:r w:rsidRPr="00A34F50">
        <w:rPr>
          <w:rFonts w:ascii="Times New Roman" w:eastAsia="Times New Roman" w:hAnsi="Times New Roman" w:cs="Times New Roman"/>
          <w:lang w:eastAsia="en-US" w:bidi="ar-SA"/>
        </w:rPr>
        <w:t>:</w:t>
      </w:r>
    </w:p>
    <w:p w14:paraId="62BACC26" w14:textId="77777777" w:rsidR="00BD71C1" w:rsidRDefault="00BD71C1" w:rsidP="009C4F01">
      <w:pPr>
        <w:pStyle w:val="BodyText"/>
        <w:jc w:val="left"/>
        <w:rPr>
          <w:ins w:id="284" w:author="Tiago Segabinazzi Dotto" w:date="2024-11-05T15:23:00Z" w16du:dateUtc="2024-11-05T15:23:00Z"/>
          <w:rFonts w:ascii="Menlo" w:eastAsiaTheme="minorHAnsi" w:hAnsi="Menlo" w:cs="Menlo"/>
          <w:color w:val="000000"/>
          <w:sz w:val="22"/>
          <w:szCs w:val="22"/>
          <w:lang w:val="en-US" w:eastAsia="en-US" w:bidi="ar-SA"/>
        </w:rPr>
      </w:pPr>
    </w:p>
    <w:p w14:paraId="1AB261D7" w14:textId="79879DB9" w:rsidR="00A34F50" w:rsidRPr="00F36284" w:rsidRDefault="00A34F50" w:rsidP="009C4F01">
      <w:pPr>
        <w:pStyle w:val="BodyText"/>
        <w:jc w:val="left"/>
        <w:rPr>
          <w:rFonts w:ascii="Courier New" w:hAnsi="Courier New"/>
          <w:color w:val="000000"/>
          <w:sz w:val="22"/>
          <w:lang w:val="en-US"/>
          <w:rPrChange w:id="285" w:author="Tiago Segabinazzi Dotto" w:date="2024-11-05T15:23:00Z" w16du:dateUtc="2024-11-05T15:23:00Z">
            <w:rPr>
              <w:rFonts w:ascii="Menlo" w:hAnsi="Menlo"/>
              <w:color w:val="000000"/>
              <w:sz w:val="22"/>
              <w:lang w:val="en-US"/>
            </w:rPr>
          </w:rPrChange>
        </w:rPr>
      </w:pPr>
      <w:r w:rsidRPr="00F36284">
        <w:rPr>
          <w:rFonts w:ascii="Courier New" w:hAnsi="Courier New"/>
          <w:color w:val="000000"/>
          <w:sz w:val="22"/>
          <w:lang w:val="en-US"/>
          <w:rPrChange w:id="286" w:author="Tiago Segabinazzi Dotto" w:date="2024-11-05T15:23:00Z" w16du:dateUtc="2024-11-05T15:23:00Z">
            <w:rPr>
              <w:rFonts w:ascii="Menlo" w:hAnsi="Menlo"/>
              <w:color w:val="000000"/>
              <w:sz w:val="22"/>
              <w:lang w:val="en-US"/>
            </w:rPr>
          </w:rPrChange>
        </w:rPr>
        <w:lastRenderedPageBreak/>
        <w:t>git checkout -b branch-name</w:t>
      </w:r>
    </w:p>
    <w:p w14:paraId="43632929" w14:textId="0A16A1AB" w:rsidR="00A34F50" w:rsidRPr="00F36284" w:rsidRDefault="00A34F50" w:rsidP="009C4F01">
      <w:pPr>
        <w:pStyle w:val="BodyText"/>
        <w:jc w:val="left"/>
        <w:rPr>
          <w:rFonts w:ascii="Times New Roman" w:hAnsi="Times New Roman"/>
          <w:rPrChange w:id="287" w:author="Tiago Segabinazzi Dotto" w:date="2024-11-05T15:23:00Z" w16du:dateUtc="2024-11-05T15:23:00Z">
            <w:rPr/>
          </w:rPrChange>
        </w:rPr>
      </w:pPr>
      <w:r w:rsidRPr="00F36284">
        <w:rPr>
          <w:rFonts w:ascii="Times New Roman" w:hAnsi="Times New Roman"/>
          <w:rPrChange w:id="288" w:author="Tiago Segabinazzi Dotto" w:date="2024-11-05T15:23:00Z" w16du:dateUtc="2024-11-05T15:23:00Z">
            <w:rPr/>
          </w:rPrChange>
        </w:rPr>
        <w:t xml:space="preserve">(e.g.: </w:t>
      </w:r>
      <w:r w:rsidRPr="00F36284">
        <w:rPr>
          <w:rFonts w:ascii="Times New Roman" w:hAnsi="Times New Roman"/>
          <w:i/>
          <w:color w:val="000000"/>
          <w:lang w:val="en-US"/>
          <w:rPrChange w:id="289" w:author="Tiago Segabinazzi Dotto" w:date="2024-11-05T15:23:00Z" w16du:dateUtc="2024-11-05T15:23:00Z">
            <w:rPr>
              <w:rFonts w:ascii="Menlo" w:hAnsi="Menlo"/>
              <w:color w:val="000000"/>
              <w:sz w:val="22"/>
              <w:lang w:val="en-US"/>
            </w:rPr>
          </w:rPrChange>
        </w:rPr>
        <w:t>git checkout -b add-</w:t>
      </w:r>
      <w:proofErr w:type="spellStart"/>
      <w:r w:rsidRPr="00F36284">
        <w:rPr>
          <w:rFonts w:ascii="Times New Roman" w:hAnsi="Times New Roman"/>
          <w:i/>
          <w:color w:val="000000"/>
          <w:lang w:val="en-US"/>
          <w:rPrChange w:id="290" w:author="Tiago Segabinazzi Dotto" w:date="2024-11-05T15:23:00Z" w16du:dateUtc="2024-11-05T15:23:00Z">
            <w:rPr>
              <w:rFonts w:ascii="Menlo" w:hAnsi="Menlo"/>
              <w:color w:val="000000"/>
              <w:sz w:val="22"/>
              <w:lang w:val="en-US"/>
            </w:rPr>
          </w:rPrChange>
        </w:rPr>
        <w:t>IBmoors</w:t>
      </w:r>
      <w:proofErr w:type="spellEnd"/>
      <w:r w:rsidRPr="00F36284">
        <w:rPr>
          <w:rFonts w:ascii="Times New Roman" w:hAnsi="Times New Roman"/>
          <w:color w:val="000000"/>
          <w:lang w:val="en-US"/>
          <w:rPrChange w:id="291" w:author="Tiago Segabinazzi Dotto" w:date="2024-11-05T15:23:00Z" w16du:dateUtc="2024-11-05T15:23:00Z">
            <w:rPr>
              <w:rFonts w:ascii="Menlo" w:hAnsi="Menlo"/>
              <w:color w:val="000000"/>
              <w:sz w:val="22"/>
              <w:lang w:val="en-US"/>
            </w:rPr>
          </w:rPrChange>
        </w:rPr>
        <w:t>)</w:t>
      </w:r>
    </w:p>
    <w:p w14:paraId="4DD91802" w14:textId="7FB2E71A" w:rsidR="00A34F50" w:rsidRDefault="002935E5" w:rsidP="0046023D">
      <w:pPr>
        <w:pStyle w:val="BodyText"/>
        <w:jc w:val="left"/>
      </w:pPr>
      <w:r>
        <w:rPr>
          <w:noProof/>
        </w:rPr>
        <w:drawing>
          <wp:anchor distT="0" distB="0" distL="114300" distR="114300" simplePos="0" relativeHeight="251658240" behindDoc="0" locked="0" layoutInCell="1" allowOverlap="1" wp14:anchorId="47026A84" wp14:editId="18936065">
            <wp:simplePos x="0" y="0"/>
            <wp:positionH relativeFrom="column">
              <wp:posOffset>3487420</wp:posOffset>
            </wp:positionH>
            <wp:positionV relativeFrom="paragraph">
              <wp:posOffset>246591</wp:posOffset>
            </wp:positionV>
            <wp:extent cx="3181985" cy="1837055"/>
            <wp:effectExtent l="0" t="0" r="0" b="4445"/>
            <wp:wrapSquare wrapText="bothSides"/>
            <wp:docPr id="12" name="Picture 12" descr="Index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dex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81985" cy="18370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7A5216" w14:textId="6B2D2D3C" w:rsidR="00A34F50" w:rsidRPr="00A34F50" w:rsidRDefault="00A34F50" w:rsidP="002455A6">
      <w:pPr>
        <w:widowControl/>
        <w:suppressAutoHyphens w:val="0"/>
        <w:rPr>
          <w:rFonts w:ascii="Times New Roman" w:eastAsia="Times New Roman" w:hAnsi="Times New Roman" w:cs="Times New Roman"/>
          <w:lang w:eastAsia="en-US" w:bidi="ar-SA"/>
        </w:rPr>
      </w:pPr>
      <w:r>
        <w:rPr>
          <w:rFonts w:ascii="Times New Roman" w:eastAsia="Times New Roman" w:hAnsi="Times New Roman" w:cs="Times New Roman"/>
          <w:b/>
          <w:bCs/>
          <w:lang w:eastAsia="en-US" w:bidi="ar-SA"/>
        </w:rPr>
        <w:t xml:space="preserve">3) </w:t>
      </w:r>
      <w:r w:rsidRPr="00A34F50">
        <w:rPr>
          <w:rFonts w:ascii="Times New Roman" w:eastAsia="Times New Roman" w:hAnsi="Times New Roman" w:cs="Times New Roman"/>
          <w:b/>
          <w:bCs/>
          <w:lang w:eastAsia="en-US" w:bidi="ar-SA"/>
        </w:rPr>
        <w:t>Make your changes and commit them.</w:t>
      </w:r>
      <w:r w:rsidRPr="00A34F50">
        <w:rPr>
          <w:rFonts w:ascii="Times New Roman" w:eastAsia="Times New Roman" w:hAnsi="Times New Roman" w:cs="Times New Roman"/>
          <w:lang w:eastAsia="en-US" w:bidi="ar-SA"/>
        </w:rPr>
        <w:t xml:space="preserve"> Keep commits atomic &lt;-&gt; each commit should represent a single unit of change. Also write helpful commit messages, so that </w:t>
      </w:r>
      <w:del w:id="292" w:author="Tiago Segabinazzi Dotto" w:date="2024-11-05T15:23:00Z" w16du:dateUtc="2024-11-05T15:23:00Z">
        <w:r w:rsidRPr="00A34F50">
          <w:rPr>
            <w:rFonts w:ascii="Times New Roman" w:eastAsia="Times New Roman" w:hAnsi="Times New Roman" w:cs="Times New Roman"/>
            <w:lang w:eastAsia="en-US" w:bidi="ar-SA"/>
          </w:rPr>
          <w:delText>someone</w:delText>
        </w:r>
      </w:del>
      <w:ins w:id="293" w:author="Tiago Segabinazzi Dotto" w:date="2024-11-05T15:23:00Z" w16du:dateUtc="2024-11-05T15:23:00Z">
        <w:r w:rsidR="00BD71C1">
          <w:rPr>
            <w:rFonts w:ascii="Times New Roman" w:eastAsia="Times New Roman" w:hAnsi="Times New Roman" w:cs="Times New Roman"/>
            <w:lang w:eastAsia="en-US" w:bidi="ar-SA"/>
          </w:rPr>
          <w:t>any</w:t>
        </w:r>
        <w:r w:rsidR="00BD71C1" w:rsidRPr="00A34F50">
          <w:rPr>
            <w:rFonts w:ascii="Times New Roman" w:eastAsia="Times New Roman" w:hAnsi="Times New Roman" w:cs="Times New Roman"/>
            <w:lang w:eastAsia="en-US" w:bidi="ar-SA"/>
          </w:rPr>
          <w:t>one</w:t>
        </w:r>
      </w:ins>
      <w:r w:rsidR="00BD71C1" w:rsidRPr="00A34F50">
        <w:rPr>
          <w:rFonts w:ascii="Times New Roman" w:eastAsia="Times New Roman" w:hAnsi="Times New Roman" w:cs="Times New Roman"/>
          <w:lang w:eastAsia="en-US" w:bidi="ar-SA"/>
        </w:rPr>
        <w:t xml:space="preserve"> </w:t>
      </w:r>
      <w:r w:rsidRPr="00A34F50">
        <w:rPr>
          <w:rFonts w:ascii="Times New Roman" w:eastAsia="Times New Roman" w:hAnsi="Times New Roman" w:cs="Times New Roman"/>
          <w:lang w:eastAsia="en-US" w:bidi="ar-SA"/>
        </w:rPr>
        <w:t xml:space="preserve">can understand what the commit does just from reading the message without having to read the </w:t>
      </w:r>
      <w:commentRangeStart w:id="294"/>
      <w:r w:rsidRPr="00A34F50">
        <w:rPr>
          <w:rFonts w:ascii="Times New Roman" w:eastAsia="Times New Roman" w:hAnsi="Times New Roman" w:cs="Times New Roman"/>
          <w:lang w:eastAsia="en-US" w:bidi="ar-SA"/>
        </w:rPr>
        <w:t>diff.</w:t>
      </w:r>
      <w:commentRangeEnd w:id="294"/>
      <w:r w:rsidR="00BD71C1">
        <w:rPr>
          <w:rStyle w:val="CommentReference"/>
          <w:rFonts w:cs="Mangal"/>
        </w:rPr>
        <w:commentReference w:id="294"/>
      </w:r>
    </w:p>
    <w:p w14:paraId="39185FA8" w14:textId="77777777" w:rsidR="00BD71C1" w:rsidRDefault="00BD71C1" w:rsidP="00F36284">
      <w:pPr>
        <w:pStyle w:val="BodyText"/>
        <w:spacing w:before="0" w:after="0" w:line="240" w:lineRule="auto"/>
        <w:jc w:val="left"/>
        <w:rPr>
          <w:ins w:id="295" w:author="Tiago Segabinazzi Dotto" w:date="2024-11-05T15:23:00Z" w16du:dateUtc="2024-11-05T15:23:00Z"/>
        </w:rPr>
      </w:pPr>
    </w:p>
    <w:p w14:paraId="308DB01B" w14:textId="47BA8067" w:rsidR="00BD71C1" w:rsidRDefault="0047405C" w:rsidP="00F36284">
      <w:pPr>
        <w:pStyle w:val="BodyText"/>
        <w:spacing w:before="0" w:after="0" w:line="240" w:lineRule="auto"/>
        <w:jc w:val="left"/>
        <w:rPr>
          <w:ins w:id="296" w:author="Tiago Segabinazzi Dotto" w:date="2024-11-05T15:23:00Z" w16du:dateUtc="2024-11-05T15:23:00Z"/>
          <w:rFonts w:ascii="Times New Roman" w:eastAsiaTheme="minorHAnsi" w:hAnsi="Times New Roman" w:cs="Times New Roman"/>
          <w:color w:val="000000"/>
          <w:lang w:val="en-US" w:eastAsia="en-US" w:bidi="ar-SA"/>
        </w:rPr>
      </w:pPr>
      <w:r>
        <w:t>a</w:t>
      </w:r>
      <w:r w:rsidR="002935E5">
        <w:t xml:space="preserve">. To see what file have been </w:t>
      </w:r>
      <w:del w:id="297" w:author="Tiago Segabinazzi Dotto" w:date="2024-11-05T15:23:00Z" w16du:dateUtc="2024-11-05T15:23:00Z">
        <w:r w:rsidR="002935E5">
          <w:delText>changes</w:delText>
        </w:r>
      </w:del>
      <w:ins w:id="298" w:author="Tiago Segabinazzi Dotto" w:date="2024-11-05T15:23:00Z" w16du:dateUtc="2024-11-05T15:23:00Z">
        <w:r w:rsidR="00BD71C1">
          <w:t>changed</w:t>
        </w:r>
      </w:ins>
      <w:r w:rsidR="00BD71C1">
        <w:t xml:space="preserve"> </w:t>
      </w:r>
      <w:r w:rsidR="002935E5">
        <w:t>locally</w:t>
      </w:r>
      <w:ins w:id="299" w:author="Tiago Segabinazzi Dotto" w:date="2024-11-05T15:23:00Z" w16du:dateUtc="2024-11-05T15:23:00Z">
        <w:r w:rsidR="00BD71C1">
          <w:t>,</w:t>
        </w:r>
      </w:ins>
      <w:r w:rsidR="002935E5">
        <w:t xml:space="preserve"> run the</w:t>
      </w:r>
      <w:r w:rsidR="00BD71C1">
        <w:t xml:space="preserve"> </w:t>
      </w:r>
      <w:ins w:id="300" w:author="Tiago Segabinazzi Dotto" w:date="2024-11-05T15:23:00Z" w16du:dateUtc="2024-11-05T15:23:00Z">
        <w:r w:rsidR="00BD71C1">
          <w:t>following</w:t>
        </w:r>
        <w:r w:rsidR="002935E5">
          <w:t xml:space="preserve"> </w:t>
        </w:r>
      </w:ins>
      <w:r w:rsidR="002935E5">
        <w:t xml:space="preserve">command </w:t>
      </w:r>
      <w:del w:id="301" w:author="Tiago Segabinazzi Dotto" w:date="2024-11-05T15:23:00Z" w16du:dateUtc="2024-11-05T15:23:00Z">
        <w:r w:rsidR="002935E5">
          <w:rPr>
            <w:rFonts w:ascii="Menlo" w:eastAsiaTheme="minorHAnsi" w:hAnsi="Menlo" w:cs="Menlo"/>
            <w:color w:val="000000"/>
            <w:sz w:val="22"/>
            <w:szCs w:val="22"/>
            <w:lang w:val="en-US" w:eastAsia="en-US" w:bidi="ar-SA"/>
          </w:rPr>
          <w:delText xml:space="preserve">”git status” </w:delText>
        </w:r>
      </w:del>
      <w:r w:rsidR="00BD71C1">
        <w:rPr>
          <w:rPrChange w:id="302" w:author="Tiago Segabinazzi Dotto" w:date="2024-11-05T15:23:00Z" w16du:dateUtc="2024-11-05T15:23:00Z">
            <w:rPr>
              <w:rFonts w:asciiTheme="minorHAnsi" w:hAnsiTheme="minorHAnsi"/>
              <w:color w:val="000000"/>
              <w:sz w:val="22"/>
              <w:lang w:val="en-US"/>
            </w:rPr>
          </w:rPrChange>
        </w:rPr>
        <w:t>in a terminal</w:t>
      </w:r>
      <w:ins w:id="303" w:author="Tiago Segabinazzi Dotto" w:date="2024-11-05T15:23:00Z" w16du:dateUtc="2024-11-05T15:23:00Z">
        <w:r w:rsidR="00BD71C1">
          <w:t>:</w:t>
        </w:r>
      </w:ins>
    </w:p>
    <w:p w14:paraId="4A365EDA" w14:textId="77777777" w:rsidR="00BD71C1" w:rsidRDefault="00BD71C1" w:rsidP="00F36284">
      <w:pPr>
        <w:pStyle w:val="BodyText"/>
        <w:spacing w:before="0" w:after="0" w:line="240" w:lineRule="auto"/>
        <w:jc w:val="left"/>
        <w:rPr>
          <w:ins w:id="304" w:author="Tiago Segabinazzi Dotto" w:date="2024-11-05T15:23:00Z" w16du:dateUtc="2024-11-05T15:23:00Z"/>
          <w:rFonts w:ascii="Courier New" w:eastAsiaTheme="minorHAnsi" w:hAnsi="Courier New" w:cs="Courier New"/>
          <w:color w:val="000000"/>
          <w:sz w:val="22"/>
          <w:szCs w:val="22"/>
          <w:lang w:val="en-US" w:eastAsia="en-US" w:bidi="ar-SA"/>
        </w:rPr>
      </w:pPr>
    </w:p>
    <w:p w14:paraId="6742B7EB" w14:textId="7047643F" w:rsidR="00A34F50" w:rsidRDefault="002455A6" w:rsidP="00F36284">
      <w:pPr>
        <w:pStyle w:val="BodyText"/>
        <w:spacing w:before="0" w:after="0" w:line="240" w:lineRule="auto"/>
        <w:jc w:val="left"/>
        <w:rPr>
          <w:rFonts w:asciiTheme="minorHAnsi" w:eastAsiaTheme="minorHAnsi" w:hAnsiTheme="minorHAnsi" w:cstheme="minorHAnsi"/>
          <w:color w:val="000000"/>
          <w:sz w:val="22"/>
          <w:szCs w:val="22"/>
          <w:lang w:val="en-US" w:eastAsia="en-US" w:bidi="ar-SA"/>
        </w:rPr>
        <w:pPrChange w:id="305" w:author="Tiago Segabinazzi Dotto" w:date="2024-11-05T15:23:00Z" w16du:dateUtc="2024-11-05T15:23:00Z">
          <w:pPr>
            <w:pStyle w:val="BodyText"/>
            <w:jc w:val="left"/>
          </w:pPr>
        </w:pPrChange>
      </w:pPr>
      <w:ins w:id="306" w:author="Tiago Segabinazzi Dotto" w:date="2024-11-05T15:23:00Z" w16du:dateUtc="2024-11-05T15:23:00Z">
        <w:r w:rsidRPr="00F36284">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54A72D19" wp14:editId="0672E8E9">
                  <wp:simplePos x="0" y="0"/>
                  <wp:positionH relativeFrom="column">
                    <wp:posOffset>3681906</wp:posOffset>
                  </wp:positionH>
                  <wp:positionV relativeFrom="paragraph">
                    <wp:posOffset>97243</wp:posOffset>
                  </wp:positionV>
                  <wp:extent cx="2715895" cy="635"/>
                  <wp:effectExtent l="0" t="0" r="1905" b="0"/>
                  <wp:wrapSquare wrapText="bothSides"/>
                  <wp:docPr id="13" name="Text Box 13"/>
                  <wp:cNvGraphicFramePr/>
                  <a:graphic xmlns:a="http://schemas.openxmlformats.org/drawingml/2006/main">
                    <a:graphicData uri="http://schemas.microsoft.com/office/word/2010/wordprocessingShape">
                      <wps:wsp>
                        <wps:cNvSpPr txBox="1"/>
                        <wps:spPr>
                          <a:xfrm>
                            <a:off x="0" y="0"/>
                            <a:ext cx="2715895" cy="635"/>
                          </a:xfrm>
                          <a:prstGeom prst="rect">
                            <a:avLst/>
                          </a:prstGeom>
                          <a:solidFill>
                            <a:prstClr val="white"/>
                          </a:solidFill>
                          <a:ln>
                            <a:noFill/>
                          </a:ln>
                        </wps:spPr>
                        <wps:txbx>
                          <w:txbxContent>
                            <w:p w14:paraId="263935D8" w14:textId="7353865D" w:rsidR="00460CE3" w:rsidRPr="00AF32EF" w:rsidRDefault="00460CE3" w:rsidP="002935E5">
                              <w:pPr>
                                <w:pStyle w:val="Caption"/>
                                <w:rPr>
                                  <w:ins w:id="307" w:author="Tiago Segabinazzi Dotto" w:date="2024-11-05T15:23:00Z" w16du:dateUtc="2024-11-05T15:23:00Z"/>
                                  <w:rFonts w:cs="FreeSans"/>
                                  <w:noProof/>
                                </w:rPr>
                              </w:pPr>
                              <w:ins w:id="308" w:author="Tiago Segabinazzi Dotto" w:date="2024-11-05T15:23:00Z" w16du:dateUtc="2024-11-05T15:23:00Z">
                                <w:r>
                                  <w:t xml:space="preserve">Figure </w:t>
                                </w:r>
                                <w:r>
                                  <w:fldChar w:fldCharType="begin"/>
                                </w:r>
                                <w:r>
                                  <w:instrText xml:space="preserve"> SEQ Figure \* ARABIC </w:instrText>
                                </w:r>
                                <w:r>
                                  <w:fldChar w:fldCharType="separate"/>
                                </w:r>
                                <w:r>
                                  <w:rPr>
                                    <w:noProof/>
                                  </w:rPr>
                                  <w:t>1</w:t>
                                </w:r>
                                <w:r>
                                  <w:rPr>
                                    <w:noProof/>
                                  </w:rPr>
                                  <w:fldChar w:fldCharType="end"/>
                                </w:r>
                                <w:r>
                                  <w:t xml:space="preserve">: From </w:t>
                                </w:r>
                                <w:r w:rsidRPr="008E7792">
                                  <w:t>https://git-scm.com/about/staging-area</w:t>
                                </w:r>
                              </w:ins>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4A72D19" id="Text Box 13" o:spid="_x0000_s1028" type="#_x0000_t202" style="position:absolute;margin-left:289.9pt;margin-top:7.65pt;width:213.85pt;height:.0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" stroked="f">
                  <v:textbox style="mso-fit-shape-to-text:t" inset="0,0,0,0">
                    <w:txbxContent>
                      <w:p w14:paraId="263935D8" w14:textId="7353865D" w:rsidR="00460CE3" w:rsidRPr="00AF32EF" w:rsidRDefault="00460CE3" w:rsidP="002935E5">
                        <w:pPr>
                          <w:pStyle w:val="Caption"/>
                          <w:rPr>
                            <w:ins w:id="309" w:author="Tiago Segabinazzi Dotto" w:date="2024-11-05T15:23:00Z" w16du:dateUtc="2024-11-05T15:23:00Z"/>
                            <w:rFonts w:cs="FreeSans"/>
                            <w:noProof/>
                          </w:rPr>
                        </w:pPr>
                        <w:ins w:id="310" w:author="Tiago Segabinazzi Dotto" w:date="2024-11-05T15:23:00Z" w16du:dateUtc="2024-11-05T15:23:00Z">
                          <w:r>
                            <w:t xml:space="preserve">Figure </w:t>
                          </w:r>
                          <w:r>
                            <w:fldChar w:fldCharType="begin"/>
                          </w:r>
                          <w:r>
                            <w:instrText xml:space="preserve"> SEQ Figure \* ARABIC </w:instrText>
                          </w:r>
                          <w:r>
                            <w:fldChar w:fldCharType="separate"/>
                          </w:r>
                          <w:r>
                            <w:rPr>
                              <w:noProof/>
                            </w:rPr>
                            <w:t>1</w:t>
                          </w:r>
                          <w:r>
                            <w:rPr>
                              <w:noProof/>
                            </w:rPr>
                            <w:fldChar w:fldCharType="end"/>
                          </w:r>
                          <w:r>
                            <w:t xml:space="preserve">: From </w:t>
                          </w:r>
                          <w:r w:rsidRPr="008E7792">
                            <w:t>https://git-scm.com/about/staging-area</w:t>
                          </w:r>
                        </w:ins>
                      </w:p>
                    </w:txbxContent>
                  </v:textbox>
                  <w10:wrap type="square"/>
                </v:shape>
              </w:pict>
            </mc:Fallback>
          </mc:AlternateContent>
        </w:r>
        <w:r w:rsidR="002935E5" w:rsidRPr="00F36284">
          <w:rPr>
            <w:rFonts w:ascii="Courier New" w:eastAsiaTheme="minorHAnsi" w:hAnsi="Courier New" w:cs="Courier New"/>
            <w:color w:val="000000"/>
            <w:sz w:val="22"/>
            <w:szCs w:val="22"/>
            <w:lang w:val="en-US" w:eastAsia="en-US" w:bidi="ar-SA"/>
          </w:rPr>
          <w:t>git status</w:t>
        </w:r>
      </w:ins>
    </w:p>
    <w:p w14:paraId="5EE45E06" w14:textId="4D0F89A5" w:rsidR="00BD71C1" w:rsidRDefault="00BD71C1" w:rsidP="00F36284">
      <w:pPr>
        <w:pStyle w:val="BodyText"/>
        <w:spacing w:before="0" w:after="0" w:line="240" w:lineRule="auto"/>
        <w:jc w:val="left"/>
        <w:rPr>
          <w:ins w:id="311" w:author="Tiago Segabinazzi Dotto" w:date="2024-11-05T15:23:00Z" w16du:dateUtc="2024-11-05T15:23:00Z"/>
          <w:rFonts w:asciiTheme="minorHAnsi" w:eastAsiaTheme="minorHAnsi" w:hAnsiTheme="minorHAnsi" w:cstheme="minorHAnsi"/>
          <w:color w:val="000000"/>
          <w:sz w:val="22"/>
          <w:szCs w:val="22"/>
          <w:lang w:val="en-US" w:eastAsia="en-US" w:bidi="ar-SA"/>
        </w:rPr>
      </w:pPr>
    </w:p>
    <w:p w14:paraId="547A52A9" w14:textId="3DC54D36" w:rsidR="00BD71C1" w:rsidRDefault="0047405C" w:rsidP="00F36284">
      <w:pPr>
        <w:pStyle w:val="BodyText"/>
        <w:spacing w:line="240" w:lineRule="auto"/>
        <w:jc w:val="left"/>
        <w:rPr>
          <w:ins w:id="312" w:author="Tiago Segabinazzi Dotto" w:date="2024-11-05T15:23:00Z" w16du:dateUtc="2024-11-05T15:23:00Z"/>
          <w:rFonts w:ascii="Times New Roman" w:eastAsiaTheme="minorHAnsi" w:hAnsi="Times New Roman" w:cs="Times New Roman"/>
          <w:color w:val="000000"/>
          <w:lang w:val="en-US" w:eastAsia="en-US" w:bidi="ar-SA"/>
        </w:rPr>
      </w:pPr>
      <w:r w:rsidRPr="00F36284">
        <w:rPr>
          <w:rFonts w:ascii="Times New Roman" w:hAnsi="Times New Roman"/>
          <w:color w:val="000000"/>
          <w:lang w:val="en-US"/>
          <w:rPrChange w:id="313" w:author="Tiago Segabinazzi Dotto" w:date="2024-11-05T15:23:00Z" w16du:dateUtc="2024-11-05T15:23:00Z">
            <w:rPr>
              <w:rFonts w:asciiTheme="minorHAnsi" w:hAnsiTheme="minorHAnsi"/>
              <w:color w:val="000000"/>
              <w:sz w:val="22"/>
              <w:lang w:val="en-US"/>
            </w:rPr>
          </w:rPrChange>
        </w:rPr>
        <w:t>b</w:t>
      </w:r>
      <w:r w:rsidR="002935E5" w:rsidRPr="00F36284">
        <w:rPr>
          <w:rFonts w:ascii="Times New Roman" w:hAnsi="Times New Roman"/>
          <w:color w:val="000000"/>
          <w:lang w:val="en-US"/>
          <w:rPrChange w:id="314" w:author="Tiago Segabinazzi Dotto" w:date="2024-11-05T15:23:00Z" w16du:dateUtc="2024-11-05T15:23:00Z">
            <w:rPr>
              <w:rFonts w:asciiTheme="minorHAnsi" w:hAnsiTheme="minorHAnsi"/>
              <w:color w:val="000000"/>
              <w:sz w:val="22"/>
              <w:lang w:val="en-US"/>
            </w:rPr>
          </w:rPrChange>
        </w:rPr>
        <w:t>. To stage your changes, add the different files with the command</w:t>
      </w:r>
      <w:del w:id="315" w:author="Tiago Segabinazzi Dotto" w:date="2024-11-05T15:23:00Z" w16du:dateUtc="2024-11-05T15:23:00Z">
        <w:r w:rsidR="002935E5" w:rsidRPr="002935E5">
          <w:rPr>
            <w:rFonts w:asciiTheme="minorHAnsi" w:eastAsiaTheme="minorHAnsi" w:hAnsiTheme="minorHAnsi" w:cstheme="minorHAnsi"/>
            <w:color w:val="000000"/>
            <w:sz w:val="22"/>
            <w:szCs w:val="22"/>
            <w:lang w:val="en-US" w:eastAsia="en-US" w:bidi="ar-SA"/>
          </w:rPr>
          <w:delText xml:space="preserve"> </w:delText>
        </w:r>
        <w:r w:rsidR="002935E5">
          <w:rPr>
            <w:rFonts w:asciiTheme="minorHAnsi" w:eastAsiaTheme="minorHAnsi" w:hAnsiTheme="minorHAnsi" w:cstheme="minorHAnsi"/>
            <w:color w:val="000000"/>
            <w:sz w:val="22"/>
            <w:szCs w:val="22"/>
            <w:lang w:val="en-US" w:eastAsia="en-US" w:bidi="ar-SA"/>
          </w:rPr>
          <w:delText xml:space="preserve"> </w:delText>
        </w:r>
        <w:r w:rsidR="002935E5">
          <w:rPr>
            <w:rFonts w:ascii="Menlo" w:eastAsiaTheme="minorHAnsi" w:hAnsi="Menlo" w:cs="Menlo"/>
            <w:color w:val="000000"/>
            <w:sz w:val="22"/>
            <w:szCs w:val="22"/>
            <w:lang w:val="en-US" w:eastAsia="en-US" w:bidi="ar-SA"/>
          </w:rPr>
          <w:delText>”</w:delText>
        </w:r>
      </w:del>
      <w:ins w:id="316" w:author="Tiago Segabinazzi Dotto" w:date="2024-11-05T15:23:00Z" w16du:dateUtc="2024-11-05T15:23:00Z">
        <w:r w:rsidR="00BD71C1">
          <w:rPr>
            <w:rFonts w:ascii="Times New Roman" w:eastAsiaTheme="minorHAnsi" w:hAnsi="Times New Roman" w:cs="Times New Roman"/>
            <w:color w:val="000000"/>
            <w:lang w:val="en-US" w:eastAsia="en-US" w:bidi="ar-SA"/>
          </w:rPr>
          <w:t>:</w:t>
        </w:r>
      </w:ins>
    </w:p>
    <w:p w14:paraId="3A4E3640" w14:textId="77777777" w:rsidR="002455A6" w:rsidRDefault="002455A6" w:rsidP="00F36284">
      <w:pPr>
        <w:pStyle w:val="BodyText"/>
        <w:spacing w:before="0" w:after="0" w:line="240" w:lineRule="auto"/>
        <w:jc w:val="left"/>
        <w:rPr>
          <w:ins w:id="317" w:author="Tiago Segabinazzi Dotto" w:date="2024-11-05T15:23:00Z" w16du:dateUtc="2024-11-05T15:23:00Z"/>
          <w:rFonts w:ascii="Times New Roman" w:eastAsiaTheme="minorHAnsi" w:hAnsi="Times New Roman" w:cs="Times New Roman"/>
          <w:color w:val="000000"/>
          <w:lang w:val="en-US" w:eastAsia="en-US" w:bidi="ar-SA"/>
        </w:rPr>
      </w:pPr>
    </w:p>
    <w:p w14:paraId="7BFB374B" w14:textId="552FED74" w:rsidR="002935E5" w:rsidRPr="002455A6" w:rsidRDefault="002935E5" w:rsidP="00F36284">
      <w:pPr>
        <w:pStyle w:val="BodyText"/>
        <w:spacing w:before="0" w:after="0" w:line="240" w:lineRule="auto"/>
        <w:jc w:val="left"/>
        <w:rPr>
          <w:rFonts w:asciiTheme="minorHAnsi" w:eastAsiaTheme="minorHAnsi" w:hAnsiTheme="minorHAnsi" w:cstheme="minorHAnsi"/>
          <w:color w:val="000000"/>
          <w:sz w:val="22"/>
          <w:szCs w:val="22"/>
          <w:lang w:val="en-US" w:eastAsia="en-US" w:bidi="ar-SA"/>
        </w:rPr>
        <w:pPrChange w:id="318" w:author="Tiago Segabinazzi Dotto" w:date="2024-11-05T15:23:00Z" w16du:dateUtc="2024-11-05T15:23:00Z">
          <w:pPr>
            <w:pStyle w:val="BodyText"/>
            <w:jc w:val="left"/>
          </w:pPr>
        </w:pPrChange>
      </w:pPr>
      <w:r w:rsidRPr="00F36284">
        <w:rPr>
          <w:rFonts w:ascii="Courier New" w:hAnsi="Courier New"/>
          <w:color w:val="000000"/>
          <w:sz w:val="22"/>
          <w:lang w:val="en-US"/>
          <w:rPrChange w:id="319" w:author="Tiago Segabinazzi Dotto" w:date="2024-11-05T15:23:00Z" w16du:dateUtc="2024-11-05T15:23:00Z">
            <w:rPr>
              <w:rFonts w:ascii="Menlo" w:hAnsi="Menlo"/>
              <w:color w:val="000000"/>
              <w:sz w:val="22"/>
              <w:lang w:val="en-US"/>
            </w:rPr>
          </w:rPrChange>
        </w:rPr>
        <w:t xml:space="preserve">git add filename [filename2 </w:t>
      </w:r>
      <w:del w:id="320" w:author="Tiago Segabinazzi Dotto" w:date="2024-11-05T15:23:00Z" w16du:dateUtc="2024-11-05T15:23:00Z">
        <w:r>
          <w:rPr>
            <w:rFonts w:ascii="Menlo" w:eastAsiaTheme="minorHAnsi" w:hAnsi="Menlo" w:cs="Menlo"/>
            <w:color w:val="000000"/>
            <w:sz w:val="22"/>
            <w:szCs w:val="22"/>
            <w:lang w:val="en-US" w:eastAsia="en-US" w:bidi="ar-SA"/>
          </w:rPr>
          <w:delText>…]”</w:delText>
        </w:r>
      </w:del>
      <w:ins w:id="321" w:author="Tiago Segabinazzi Dotto" w:date="2024-11-05T15:23:00Z" w16du:dateUtc="2024-11-05T15:23:00Z">
        <w:r w:rsidRPr="00F36284">
          <w:rPr>
            <w:rFonts w:ascii="Courier New" w:eastAsiaTheme="minorHAnsi" w:hAnsi="Courier New" w:cs="Courier New"/>
            <w:color w:val="000000"/>
            <w:sz w:val="22"/>
            <w:szCs w:val="22"/>
            <w:lang w:val="en-US" w:eastAsia="en-US" w:bidi="ar-SA"/>
          </w:rPr>
          <w:t>…]</w:t>
        </w:r>
      </w:ins>
    </w:p>
    <w:p w14:paraId="265DEDD6" w14:textId="2AB55701" w:rsidR="002935E5" w:rsidRPr="00F36284" w:rsidRDefault="00281F5A" w:rsidP="00F36284">
      <w:pPr>
        <w:pStyle w:val="BodyText"/>
        <w:spacing w:before="0" w:after="0" w:line="240" w:lineRule="auto"/>
        <w:jc w:val="left"/>
        <w:rPr>
          <w:rFonts w:ascii="Times New Roman" w:hAnsi="Times New Roman"/>
          <w:color w:val="000000"/>
          <w:sz w:val="22"/>
          <w:lang w:val="en-US"/>
          <w:rPrChange w:id="322" w:author="Tiago Segabinazzi Dotto" w:date="2024-11-05T15:23:00Z" w16du:dateUtc="2024-11-05T15:23:00Z">
            <w:rPr>
              <w:rFonts w:asciiTheme="minorHAnsi" w:hAnsiTheme="minorHAnsi"/>
              <w:color w:val="000000"/>
              <w:sz w:val="22"/>
              <w:lang w:val="en-US"/>
            </w:rPr>
          </w:rPrChange>
        </w:rPr>
        <w:pPrChange w:id="323" w:author="Tiago Segabinazzi Dotto" w:date="2024-11-05T15:23:00Z" w16du:dateUtc="2024-11-05T15:23:00Z">
          <w:pPr>
            <w:pStyle w:val="BodyText"/>
            <w:jc w:val="left"/>
          </w:pPr>
        </w:pPrChange>
      </w:pPr>
      <w:del w:id="324" w:author="Tiago Segabinazzi Dotto" w:date="2024-11-05T15:23:00Z" w16du:dateUtc="2024-11-05T15:23:00Z">
        <w:r>
          <w:rPr>
            <w:noProof/>
          </w:rPr>
          <mc:AlternateContent>
            <mc:Choice Requires="wps">
              <w:drawing>
                <wp:anchor distT="0" distB="0" distL="114300" distR="114300" simplePos="0" relativeHeight="251662336" behindDoc="0" locked="0" layoutInCell="1" allowOverlap="1" wp14:anchorId="54A72D19" wp14:editId="68E5D2B6">
                  <wp:simplePos x="0" y="0"/>
                  <wp:positionH relativeFrom="column">
                    <wp:posOffset>3953510</wp:posOffset>
                  </wp:positionH>
                  <wp:positionV relativeFrom="paragraph">
                    <wp:posOffset>89535</wp:posOffset>
                  </wp:positionV>
                  <wp:extent cx="2715895" cy="635"/>
                  <wp:effectExtent l="0" t="0" r="1905" b="0"/>
                  <wp:wrapSquare wrapText="bothSides"/>
                  <wp:docPr id="552043740" name="Text Box 552043740"/>
                  <wp:cNvGraphicFramePr/>
                  <a:graphic xmlns:a="http://schemas.openxmlformats.org/drawingml/2006/main">
                    <a:graphicData uri="http://schemas.microsoft.com/office/word/2010/wordprocessingShape">
                      <wps:wsp>
                        <wps:cNvSpPr txBox="1"/>
                        <wps:spPr>
                          <a:xfrm>
                            <a:off x="0" y="0"/>
                            <a:ext cx="2715895" cy="635"/>
                          </a:xfrm>
                          <a:prstGeom prst="rect">
                            <a:avLst/>
                          </a:prstGeom>
                          <a:solidFill>
                            <a:prstClr val="white"/>
                          </a:solidFill>
                          <a:ln>
                            <a:noFill/>
                          </a:ln>
                        </wps:spPr>
                        <wps:txbx>
                          <w:txbxContent>
                            <w:p w14:paraId="3C4C0277" w14:textId="77777777" w:rsidR="00460CE3" w:rsidRPr="00AF32EF" w:rsidRDefault="00460CE3" w:rsidP="002935E5">
                              <w:pPr>
                                <w:pStyle w:val="Caption"/>
                                <w:rPr>
                                  <w:del w:id="325" w:author="Tiago Segabinazzi Dotto" w:date="2024-11-05T15:23:00Z" w16du:dateUtc="2024-11-05T15:23:00Z"/>
                                  <w:rFonts w:cs="FreeSans"/>
                                  <w:noProof/>
                                </w:rPr>
                              </w:pPr>
                              <w:del w:id="326" w:author="Tiago Segabinazzi Dotto" w:date="2024-11-05T15:23:00Z" w16du:dateUtc="2024-11-05T15:23:00Z">
                                <w:r>
                                  <w:delText xml:space="preserve">Figure </w:delText>
                                </w:r>
                                <w:r>
                                  <w:fldChar w:fldCharType="begin"/>
                                </w:r>
                                <w:r>
                                  <w:delInstrText xml:space="preserve"> SEQ Figure \* ARABIC </w:delInstrText>
                                </w:r>
                                <w:r>
                                  <w:fldChar w:fldCharType="separate"/>
                                </w:r>
                                <w:r>
                                  <w:rPr>
                                    <w:noProof/>
                                  </w:rPr>
                                  <w:delText>1</w:delText>
                                </w:r>
                                <w:r>
                                  <w:rPr>
                                    <w:noProof/>
                                  </w:rPr>
                                  <w:fldChar w:fldCharType="end"/>
                                </w:r>
                                <w:r>
                                  <w:delText xml:space="preserve">: From </w:delText>
                                </w:r>
                                <w:r w:rsidRPr="008E7792">
                                  <w:delText>https://git-scm.com/about/staging-area</w:delText>
                                </w:r>
                              </w:del>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4A72D19" id="Text Box 552043740" o:spid="_x0000_s1029" type="#_x0000_t202" style="position:absolute;margin-left:311.3pt;margin-top:7.05pt;width:213.85pt;height:.0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" stroked="f">
                  <v:textbox style="mso-fit-shape-to-text:t" inset="0,0,0,0">
                    <w:txbxContent>
                      <w:p w14:paraId="3C4C0277" w14:textId="77777777" w:rsidR="00460CE3" w:rsidRPr="00AF32EF" w:rsidRDefault="00460CE3" w:rsidP="002935E5">
                        <w:pPr>
                          <w:pStyle w:val="Caption"/>
                          <w:rPr>
                            <w:del w:id="327" w:author="Tiago Segabinazzi Dotto" w:date="2024-11-05T15:23:00Z" w16du:dateUtc="2024-11-05T15:23:00Z"/>
                            <w:rFonts w:cs="FreeSans"/>
                            <w:noProof/>
                          </w:rPr>
                        </w:pPr>
                        <w:del w:id="328" w:author="Tiago Segabinazzi Dotto" w:date="2024-11-05T15:23:00Z" w16du:dateUtc="2024-11-05T15:23:00Z">
                          <w:r>
                            <w:delText xml:space="preserve">Figure </w:delText>
                          </w:r>
                          <w:r>
                            <w:fldChar w:fldCharType="begin"/>
                          </w:r>
                          <w:r>
                            <w:delInstrText xml:space="preserve"> SEQ Figure \* ARABIC </w:delInstrText>
                          </w:r>
                          <w:r>
                            <w:fldChar w:fldCharType="separate"/>
                          </w:r>
                          <w:r>
                            <w:rPr>
                              <w:noProof/>
                            </w:rPr>
                            <w:delText>1</w:delText>
                          </w:r>
                          <w:r>
                            <w:rPr>
                              <w:noProof/>
                            </w:rPr>
                            <w:fldChar w:fldCharType="end"/>
                          </w:r>
                          <w:r>
                            <w:delText xml:space="preserve">: From </w:delText>
                          </w:r>
                          <w:r w:rsidRPr="008E7792">
                            <w:delText>https://git-scm.com/about/staging-area</w:delText>
                          </w:r>
                        </w:del>
                      </w:p>
                    </w:txbxContent>
                  </v:textbox>
                  <w10:wrap type="square"/>
                </v:shape>
              </w:pict>
            </mc:Fallback>
          </mc:AlternateContent>
        </w:r>
      </w:del>
      <w:r w:rsidR="002935E5" w:rsidRPr="00F36284">
        <w:rPr>
          <w:rFonts w:ascii="Times New Roman" w:hAnsi="Times New Roman"/>
          <w:color w:val="000000"/>
          <w:sz w:val="22"/>
          <w:lang w:val="en-US"/>
          <w:rPrChange w:id="329" w:author="Tiago Segabinazzi Dotto" w:date="2024-11-05T15:23:00Z" w16du:dateUtc="2024-11-05T15:23:00Z">
            <w:rPr>
              <w:rFonts w:asciiTheme="minorHAnsi" w:hAnsiTheme="minorHAnsi"/>
              <w:color w:val="000000"/>
              <w:sz w:val="22"/>
              <w:lang w:val="en-US"/>
            </w:rPr>
          </w:rPrChange>
        </w:rPr>
        <w:t xml:space="preserve">(e.g. </w:t>
      </w:r>
      <w:del w:id="330" w:author="Tiago Segabinazzi Dotto" w:date="2024-11-05T15:23:00Z" w16du:dateUtc="2024-11-05T15:23:00Z">
        <w:r w:rsidR="002935E5">
          <w:rPr>
            <w:rFonts w:ascii="Menlo" w:eastAsiaTheme="minorHAnsi" w:hAnsi="Menlo" w:cs="Menlo"/>
            <w:bCs/>
            <w:color w:val="000000"/>
            <w:sz w:val="22"/>
            <w:szCs w:val="22"/>
            <w:lang w:val="en-US" w:eastAsia="en-US" w:bidi="ar-SA"/>
          </w:rPr>
          <w:delText>”</w:delText>
        </w:r>
      </w:del>
      <w:ins w:id="331" w:author="Tiago Segabinazzi Dotto" w:date="2024-11-05T15:23:00Z" w16du:dateUtc="2024-11-05T15:23:00Z">
        <w:r w:rsidR="002455A6" w:rsidRPr="00F36284">
          <w:rPr>
            <w:rFonts w:ascii="Times New Roman" w:eastAsiaTheme="minorHAnsi" w:hAnsi="Times New Roman" w:cs="Times New Roman"/>
            <w:bCs/>
            <w:color w:val="000000"/>
            <w:sz w:val="22"/>
            <w:szCs w:val="22"/>
            <w:lang w:val="en-US" w:eastAsia="en-US" w:bidi="ar-SA"/>
          </w:rPr>
          <w:t>“</w:t>
        </w:r>
      </w:ins>
      <w:r w:rsidR="002935E5" w:rsidRPr="00F36284">
        <w:rPr>
          <w:rFonts w:ascii="Times New Roman" w:hAnsi="Times New Roman"/>
          <w:i/>
          <w:color w:val="000000"/>
          <w:sz w:val="22"/>
          <w:lang w:val="en-US"/>
          <w:rPrChange w:id="332" w:author="Tiago Segabinazzi Dotto" w:date="2024-11-05T15:23:00Z" w16du:dateUtc="2024-11-05T15:23:00Z">
            <w:rPr>
              <w:rFonts w:ascii="Menlo" w:hAnsi="Menlo"/>
              <w:color w:val="000000"/>
              <w:sz w:val="22"/>
              <w:lang w:val="en-US"/>
            </w:rPr>
          </w:rPrChange>
        </w:rPr>
        <w:t>git add OSNAP_mooring_processing.docx</w:t>
      </w:r>
      <w:r w:rsidR="002935E5" w:rsidRPr="00F36284">
        <w:rPr>
          <w:rFonts w:ascii="Times New Roman" w:hAnsi="Times New Roman"/>
          <w:color w:val="000000"/>
          <w:sz w:val="22"/>
          <w:lang w:val="en-US"/>
          <w:rPrChange w:id="333" w:author="Tiago Segabinazzi Dotto" w:date="2024-11-05T15:23:00Z" w16du:dateUtc="2024-11-05T15:23:00Z">
            <w:rPr>
              <w:rFonts w:ascii="Menlo" w:hAnsi="Menlo"/>
              <w:color w:val="000000"/>
              <w:sz w:val="22"/>
              <w:lang w:val="en-US"/>
            </w:rPr>
          </w:rPrChange>
        </w:rPr>
        <w:t>”</w:t>
      </w:r>
      <w:r w:rsidR="002935E5" w:rsidRPr="00F36284">
        <w:rPr>
          <w:rFonts w:ascii="Times New Roman" w:hAnsi="Times New Roman"/>
          <w:color w:val="000000"/>
          <w:sz w:val="22"/>
          <w:lang w:val="en-US"/>
          <w:rPrChange w:id="334" w:author="Tiago Segabinazzi Dotto" w:date="2024-11-05T15:23:00Z" w16du:dateUtc="2024-11-05T15:23:00Z">
            <w:rPr>
              <w:rFonts w:asciiTheme="minorHAnsi" w:hAnsiTheme="minorHAnsi"/>
              <w:color w:val="000000"/>
              <w:sz w:val="22"/>
              <w:lang w:val="en-US"/>
            </w:rPr>
          </w:rPrChange>
        </w:rPr>
        <w:t>)</w:t>
      </w:r>
    </w:p>
    <w:p w14:paraId="65F47B70" w14:textId="77777777" w:rsidR="002455A6" w:rsidRDefault="002455A6" w:rsidP="002455A6">
      <w:pPr>
        <w:pStyle w:val="center"/>
        <w:spacing w:before="0" w:beforeAutospacing="0" w:after="0" w:afterAutospacing="0"/>
        <w:rPr>
          <w:ins w:id="335" w:author="Tiago Segabinazzi Dotto" w:date="2024-11-05T15:23:00Z" w16du:dateUtc="2024-11-05T15:23:00Z"/>
        </w:rPr>
      </w:pPr>
    </w:p>
    <w:p w14:paraId="3E6D51AA" w14:textId="7F11B909" w:rsidR="002455A6" w:rsidRDefault="0047405C" w:rsidP="00F36284">
      <w:pPr>
        <w:pStyle w:val="center"/>
        <w:spacing w:before="0" w:beforeAutospacing="0" w:after="0" w:afterAutospacing="0"/>
        <w:rPr>
          <w:ins w:id="336" w:author="Tiago Segabinazzi Dotto" w:date="2024-11-05T15:23:00Z" w16du:dateUtc="2024-11-05T15:23:00Z"/>
        </w:rPr>
      </w:pPr>
      <w:r>
        <w:t>c</w:t>
      </w:r>
      <w:r w:rsidR="002935E5">
        <w:t xml:space="preserve">. </w:t>
      </w:r>
      <w:r w:rsidR="00281F5A">
        <w:t>To</w:t>
      </w:r>
      <w:r w:rsidR="002935E5">
        <w:t xml:space="preserve"> commit the change</w:t>
      </w:r>
      <w:r w:rsidR="00281F5A">
        <w:t>s</w:t>
      </w:r>
      <w:r w:rsidR="002935E5">
        <w:t xml:space="preserve"> to your repository </w:t>
      </w:r>
      <w:r w:rsidR="00281F5A">
        <w:t xml:space="preserve">run the command: </w:t>
      </w:r>
    </w:p>
    <w:p w14:paraId="1F3FA800" w14:textId="77777777" w:rsidR="002455A6" w:rsidRDefault="002455A6" w:rsidP="002455A6">
      <w:pPr>
        <w:pStyle w:val="center"/>
        <w:spacing w:before="0" w:beforeAutospacing="0" w:after="0" w:afterAutospacing="0"/>
        <w:rPr>
          <w:ins w:id="337" w:author="Tiago Segabinazzi Dotto" w:date="2024-11-05T15:23:00Z" w16du:dateUtc="2024-11-05T15:23:00Z"/>
          <w:rFonts w:ascii="Courier New" w:eastAsiaTheme="minorHAnsi" w:hAnsi="Courier New" w:cs="Courier New"/>
          <w:color w:val="000000"/>
          <w:sz w:val="22"/>
          <w:szCs w:val="22"/>
          <w:lang w:val="en-US"/>
        </w:rPr>
      </w:pPr>
    </w:p>
    <w:p w14:paraId="7D9285A4" w14:textId="394B77CC" w:rsidR="002455A6" w:rsidRPr="00F36284" w:rsidRDefault="00281F5A" w:rsidP="00F36284">
      <w:pPr>
        <w:pStyle w:val="center"/>
        <w:spacing w:before="0" w:beforeAutospacing="0" w:after="0" w:afterAutospacing="0"/>
        <w:rPr>
          <w:ins w:id="338" w:author="Tiago Segabinazzi Dotto" w:date="2024-11-05T15:23:00Z" w16du:dateUtc="2024-11-05T15:23:00Z"/>
          <w:rFonts w:ascii="Courier New" w:eastAsiaTheme="minorHAnsi" w:hAnsi="Courier New" w:cs="Courier New"/>
          <w:color w:val="000000"/>
          <w:sz w:val="22"/>
          <w:szCs w:val="22"/>
          <w:lang w:val="en-US"/>
        </w:rPr>
      </w:pPr>
      <w:r w:rsidRPr="00F36284">
        <w:rPr>
          <w:rFonts w:ascii="Courier New" w:eastAsiaTheme="minorHAnsi" w:hAnsi="Courier New"/>
          <w:color w:val="000000"/>
          <w:sz w:val="22"/>
          <w:lang w:val="en-US"/>
          <w:rPrChange w:id="339" w:author="Tiago Segabinazzi Dotto" w:date="2024-11-05T15:23:00Z" w16du:dateUtc="2024-11-05T15:23:00Z">
            <w:rPr>
              <w:rFonts w:ascii="Menlo" w:eastAsiaTheme="minorHAnsi" w:hAnsi="Menlo"/>
              <w:color w:val="000000"/>
              <w:sz w:val="22"/>
              <w:lang w:val="en-US"/>
            </w:rPr>
          </w:rPrChange>
        </w:rPr>
        <w:t xml:space="preserve">git commit -m “message explaining what the commit does” </w:t>
      </w:r>
    </w:p>
    <w:p w14:paraId="67EE6A6D" w14:textId="09D78F5E" w:rsidR="002935E5" w:rsidRPr="00F36284" w:rsidRDefault="00281F5A" w:rsidP="00F36284">
      <w:pPr>
        <w:pStyle w:val="center"/>
        <w:spacing w:before="0" w:beforeAutospacing="0" w:after="0" w:afterAutospacing="0"/>
        <w:rPr>
          <w:rFonts w:eastAsiaTheme="minorHAnsi"/>
          <w:color w:val="000000"/>
          <w:sz w:val="22"/>
          <w:lang w:val="en-US"/>
          <w:rPrChange w:id="340" w:author="Tiago Segabinazzi Dotto" w:date="2024-11-05T15:23:00Z" w16du:dateUtc="2024-11-05T15:23:00Z">
            <w:rPr>
              <w:rFonts w:ascii="Menlo" w:eastAsiaTheme="minorHAnsi" w:hAnsi="Menlo"/>
              <w:color w:val="000000"/>
              <w:sz w:val="22"/>
              <w:lang w:val="en-US"/>
            </w:rPr>
          </w:rPrChange>
        </w:rPr>
        <w:pPrChange w:id="341" w:author="Tiago Segabinazzi Dotto" w:date="2024-11-05T15:23:00Z" w16du:dateUtc="2024-11-05T15:23:00Z">
          <w:pPr>
            <w:pStyle w:val="center"/>
          </w:pPr>
        </w:pPrChange>
      </w:pPr>
      <w:r w:rsidRPr="00F36284">
        <w:rPr>
          <w:rFonts w:eastAsiaTheme="minorHAnsi"/>
          <w:color w:val="000000"/>
          <w:sz w:val="22"/>
          <w:lang w:val="en-US"/>
          <w:rPrChange w:id="342" w:author="Tiago Segabinazzi Dotto" w:date="2024-11-05T15:23:00Z" w16du:dateUtc="2024-11-05T15:23:00Z">
            <w:rPr>
              <w:rFonts w:ascii="Menlo" w:eastAsiaTheme="minorHAnsi" w:hAnsi="Menlo"/>
              <w:color w:val="000000"/>
              <w:sz w:val="22"/>
              <w:lang w:val="en-US"/>
            </w:rPr>
          </w:rPrChange>
        </w:rPr>
        <w:t xml:space="preserve">(e.g. </w:t>
      </w:r>
      <w:r w:rsidRPr="00F36284">
        <w:rPr>
          <w:rFonts w:eastAsiaTheme="minorHAnsi"/>
          <w:i/>
          <w:color w:val="000000"/>
          <w:sz w:val="22"/>
          <w:lang w:val="en-US"/>
          <w:rPrChange w:id="343" w:author="Tiago Segabinazzi Dotto" w:date="2024-11-05T15:23:00Z" w16du:dateUtc="2024-11-05T15:23:00Z">
            <w:rPr>
              <w:rFonts w:ascii="Menlo" w:eastAsiaTheme="minorHAnsi" w:hAnsi="Menlo"/>
              <w:color w:val="000000"/>
              <w:sz w:val="22"/>
              <w:lang w:val="en-US"/>
            </w:rPr>
          </w:rPrChange>
        </w:rPr>
        <w:t>git commit -m "add Git section to doc</w:t>
      </w:r>
      <w:del w:id="344" w:author="Tiago Segabinazzi Dotto" w:date="2024-11-05T15:23:00Z" w16du:dateUtc="2024-11-05T15:23:00Z">
        <w:r>
          <w:rPr>
            <w:rFonts w:ascii="Menlo" w:eastAsiaTheme="minorHAnsi" w:hAnsi="Menlo" w:cs="Menlo"/>
            <w:color w:val="000000"/>
            <w:sz w:val="22"/>
            <w:szCs w:val="22"/>
            <w:lang w:val="en-US"/>
          </w:rPr>
          <w:delText>" )</w:delText>
        </w:r>
      </w:del>
      <w:ins w:id="345" w:author="Tiago Segabinazzi Dotto" w:date="2024-11-05T15:23:00Z" w16du:dateUtc="2024-11-05T15:23:00Z">
        <w:r w:rsidRPr="00F36284">
          <w:rPr>
            <w:rFonts w:eastAsiaTheme="minorHAnsi"/>
            <w:i/>
            <w:iCs/>
            <w:color w:val="000000"/>
            <w:sz w:val="22"/>
            <w:szCs w:val="22"/>
            <w:lang w:val="en-US"/>
          </w:rPr>
          <w:t>"</w:t>
        </w:r>
        <w:r w:rsidRPr="00F36284">
          <w:rPr>
            <w:rFonts w:eastAsiaTheme="minorHAnsi"/>
            <w:color w:val="000000"/>
            <w:sz w:val="22"/>
            <w:szCs w:val="22"/>
            <w:lang w:val="en-US"/>
          </w:rPr>
          <w:t>)</w:t>
        </w:r>
      </w:ins>
    </w:p>
    <w:p w14:paraId="7525008B" w14:textId="77777777" w:rsidR="002455A6" w:rsidRPr="00F36284" w:rsidRDefault="002455A6" w:rsidP="00F36284">
      <w:pPr>
        <w:pStyle w:val="center"/>
        <w:spacing w:before="0" w:beforeAutospacing="0" w:after="0" w:afterAutospacing="0"/>
        <w:rPr>
          <w:ins w:id="346" w:author="Tiago Segabinazzi Dotto" w:date="2024-11-05T15:23:00Z" w16du:dateUtc="2024-11-05T15:23:00Z"/>
          <w:rFonts w:eastAsiaTheme="minorHAnsi"/>
          <w:color w:val="000000"/>
          <w:lang w:val="en-US"/>
        </w:rPr>
      </w:pPr>
    </w:p>
    <w:p w14:paraId="7E19DCAF" w14:textId="5E55D007" w:rsidR="0047405C" w:rsidRDefault="0047405C" w:rsidP="0047405C">
      <w:pPr>
        <w:widowControl/>
        <w:suppressAutoHyphens w:val="0"/>
        <w:rPr>
          <w:lang w:val="en-US"/>
        </w:rPr>
      </w:pPr>
      <w:r>
        <w:rPr>
          <w:rFonts w:ascii="Times New Roman" w:eastAsia="Times New Roman" w:hAnsi="Times New Roman" w:cs="Times New Roman"/>
          <w:b/>
          <w:bCs/>
          <w:lang w:eastAsia="en-US" w:bidi="ar-SA"/>
        </w:rPr>
        <w:t xml:space="preserve">4) </w:t>
      </w:r>
      <w:r w:rsidRPr="0047405C">
        <w:rPr>
          <w:rFonts w:ascii="Times New Roman" w:eastAsia="Times New Roman" w:hAnsi="Times New Roman" w:cs="Times New Roman"/>
          <w:b/>
          <w:bCs/>
          <w:lang w:eastAsia="en-US" w:bidi="ar-SA"/>
        </w:rPr>
        <w:t>Push up your changes</w:t>
      </w:r>
      <w:r>
        <w:rPr>
          <w:rFonts w:ascii="Times New Roman" w:eastAsia="Times New Roman" w:hAnsi="Times New Roman" w:cs="Times New Roman"/>
          <w:b/>
          <w:bCs/>
          <w:lang w:eastAsia="en-US" w:bidi="ar-SA"/>
        </w:rPr>
        <w:t xml:space="preserve"> on your remote repository. </w:t>
      </w:r>
      <w:r>
        <w:rPr>
          <w:lang w:val="en-US"/>
        </w:rPr>
        <w:t>Once the changes are committed, they are only applied to the local repository. To propagate the changes of the remote repository, the user needs to “push” the changes. It can easily be done on your fork repository by running the command:</w:t>
      </w:r>
    </w:p>
    <w:p w14:paraId="422CA626" w14:textId="77777777" w:rsidR="002455A6" w:rsidRDefault="002455A6" w:rsidP="0047405C">
      <w:pPr>
        <w:widowControl/>
        <w:suppressAutoHyphens w:val="0"/>
        <w:rPr>
          <w:ins w:id="347" w:author="Tiago Segabinazzi Dotto" w:date="2024-11-05T15:23:00Z" w16du:dateUtc="2024-11-05T15:23:00Z"/>
          <w:lang w:val="en-US"/>
        </w:rPr>
      </w:pPr>
    </w:p>
    <w:p w14:paraId="395EC562" w14:textId="77777777" w:rsidR="002455A6" w:rsidRDefault="0047405C" w:rsidP="0047405C">
      <w:pPr>
        <w:widowControl/>
        <w:suppressAutoHyphens w:val="0"/>
        <w:rPr>
          <w:ins w:id="348" w:author="Tiago Segabinazzi Dotto" w:date="2024-11-05T15:23:00Z" w16du:dateUtc="2024-11-05T15:23:00Z"/>
          <w:rFonts w:ascii="Menlo" w:eastAsiaTheme="minorHAnsi" w:hAnsi="Menlo" w:cs="Menlo"/>
          <w:color w:val="000000"/>
          <w:sz w:val="22"/>
          <w:szCs w:val="22"/>
          <w:lang w:val="en-US" w:eastAsia="en-US" w:bidi="ar-SA"/>
        </w:rPr>
      </w:pPr>
      <w:r w:rsidRPr="00F36284">
        <w:rPr>
          <w:rFonts w:ascii="Courier New" w:hAnsi="Courier New"/>
          <w:color w:val="000000"/>
          <w:sz w:val="20"/>
          <w:lang w:val="en-US"/>
          <w:rPrChange w:id="349" w:author="Tiago Segabinazzi Dotto" w:date="2024-11-05T15:23:00Z" w16du:dateUtc="2024-11-05T15:23:00Z">
            <w:rPr>
              <w:rFonts w:ascii="Menlo" w:hAnsi="Menlo"/>
              <w:color w:val="000000"/>
              <w:sz w:val="20"/>
              <w:lang w:val="en-US"/>
            </w:rPr>
          </w:rPrChange>
        </w:rPr>
        <w:t>git push your-</w:t>
      </w:r>
      <w:proofErr w:type="spellStart"/>
      <w:r w:rsidRPr="00F36284">
        <w:rPr>
          <w:rFonts w:ascii="Courier New" w:hAnsi="Courier New"/>
          <w:color w:val="000000"/>
          <w:sz w:val="20"/>
          <w:lang w:val="en-US"/>
          <w:rPrChange w:id="350" w:author="Tiago Segabinazzi Dotto" w:date="2024-11-05T15:23:00Z" w16du:dateUtc="2024-11-05T15:23:00Z">
            <w:rPr>
              <w:rFonts w:ascii="Menlo" w:hAnsi="Menlo"/>
              <w:color w:val="000000"/>
              <w:sz w:val="20"/>
              <w:lang w:val="en-US"/>
            </w:rPr>
          </w:rPrChange>
        </w:rPr>
        <w:t>github</w:t>
      </w:r>
      <w:proofErr w:type="spellEnd"/>
      <w:r w:rsidRPr="00F36284">
        <w:rPr>
          <w:rFonts w:ascii="Courier New" w:hAnsi="Courier New"/>
          <w:color w:val="000000"/>
          <w:sz w:val="20"/>
          <w:lang w:val="en-US"/>
          <w:rPrChange w:id="351" w:author="Tiago Segabinazzi Dotto" w:date="2024-11-05T15:23:00Z" w16du:dateUtc="2024-11-05T15:23:00Z">
            <w:rPr>
              <w:rFonts w:ascii="Menlo" w:hAnsi="Menlo"/>
              <w:color w:val="000000"/>
              <w:sz w:val="20"/>
              <w:lang w:val="en-US"/>
            </w:rPr>
          </w:rPrChange>
        </w:rPr>
        <w:t>-username branch-name</w:t>
      </w:r>
      <w:r>
        <w:rPr>
          <w:rFonts w:ascii="Menlo" w:eastAsiaTheme="minorHAnsi" w:hAnsi="Menlo" w:cs="Menlo"/>
          <w:color w:val="000000"/>
          <w:sz w:val="22"/>
          <w:szCs w:val="22"/>
          <w:lang w:val="en-US" w:eastAsia="en-US" w:bidi="ar-SA"/>
        </w:rPr>
        <w:t xml:space="preserve"> </w:t>
      </w:r>
    </w:p>
    <w:p w14:paraId="1D1A8392" w14:textId="2DA3BFFF" w:rsidR="0047405C" w:rsidRPr="00F36284" w:rsidRDefault="004A5F1A" w:rsidP="0047405C">
      <w:pPr>
        <w:widowControl/>
        <w:suppressAutoHyphens w:val="0"/>
        <w:rPr>
          <w:rFonts w:ascii="Times New Roman" w:hAnsi="Times New Roman"/>
          <w:sz w:val="22"/>
          <w:lang w:val="en-US"/>
          <w:rPrChange w:id="352" w:author="Tiago Segabinazzi Dotto" w:date="2024-11-05T15:23:00Z" w16du:dateUtc="2024-11-05T15:23:00Z">
            <w:rPr>
              <w:lang w:val="en-US"/>
            </w:rPr>
          </w:rPrChange>
        </w:rPr>
      </w:pPr>
      <w:r w:rsidRPr="00F36284">
        <w:rPr>
          <w:rFonts w:ascii="Times New Roman" w:hAnsi="Times New Roman"/>
          <w:sz w:val="22"/>
          <w:lang w:val="en-US"/>
          <w:rPrChange w:id="353" w:author="Tiago Segabinazzi Dotto" w:date="2024-11-05T15:23:00Z" w16du:dateUtc="2024-11-05T15:23:00Z">
            <w:rPr>
              <w:lang w:val="en-US"/>
            </w:rPr>
          </w:rPrChange>
        </w:rPr>
        <w:t>(e.g.</w:t>
      </w:r>
      <w:r w:rsidR="0047405C" w:rsidRPr="00F36284">
        <w:rPr>
          <w:rFonts w:ascii="Times New Roman" w:hAnsi="Times New Roman"/>
          <w:sz w:val="22"/>
          <w:lang w:val="en-US"/>
          <w:rPrChange w:id="354" w:author="Tiago Segabinazzi Dotto" w:date="2024-11-05T15:23:00Z" w16du:dateUtc="2024-11-05T15:23:00Z">
            <w:rPr>
              <w:lang w:val="en-US"/>
            </w:rPr>
          </w:rPrChange>
        </w:rPr>
        <w:t xml:space="preserve"> </w:t>
      </w:r>
      <w:del w:id="355" w:author="Tiago Segabinazzi Dotto" w:date="2024-11-05T15:23:00Z" w16du:dateUtc="2024-11-05T15:23:00Z">
        <w:r w:rsidR="0047405C" w:rsidRPr="004A5F1A">
          <w:rPr>
            <w:rFonts w:ascii="Menlo" w:eastAsiaTheme="minorHAnsi" w:hAnsi="Menlo" w:cs="Menlo"/>
            <w:color w:val="000000"/>
            <w:sz w:val="20"/>
            <w:szCs w:val="20"/>
            <w:lang w:val="en-US" w:eastAsia="en-US" w:bidi="ar-SA"/>
          </w:rPr>
          <w:delText>”</w:delText>
        </w:r>
      </w:del>
      <w:ins w:id="356" w:author="Tiago Segabinazzi Dotto" w:date="2024-11-05T15:23:00Z" w16du:dateUtc="2024-11-05T15:23:00Z">
        <w:r w:rsidR="002455A6" w:rsidRPr="00F36284">
          <w:rPr>
            <w:rFonts w:ascii="Times New Roman" w:eastAsiaTheme="minorHAnsi" w:hAnsi="Times New Roman" w:cs="Times New Roman"/>
            <w:i/>
            <w:iCs/>
            <w:color w:val="000000"/>
            <w:sz w:val="22"/>
            <w:szCs w:val="22"/>
            <w:lang w:val="en-US" w:eastAsia="en-US" w:bidi="ar-SA"/>
          </w:rPr>
          <w:t>“</w:t>
        </w:r>
      </w:ins>
      <w:r w:rsidR="0047405C" w:rsidRPr="00F36284">
        <w:rPr>
          <w:rFonts w:ascii="Times New Roman" w:hAnsi="Times New Roman"/>
          <w:i/>
          <w:color w:val="000000"/>
          <w:sz w:val="22"/>
          <w:lang w:val="en-US"/>
          <w:rPrChange w:id="357" w:author="Tiago Segabinazzi Dotto" w:date="2024-11-05T15:23:00Z" w16du:dateUtc="2024-11-05T15:23:00Z">
            <w:rPr>
              <w:rFonts w:ascii="Menlo" w:hAnsi="Menlo"/>
              <w:color w:val="000000"/>
              <w:sz w:val="20"/>
              <w:lang w:val="en-US"/>
            </w:rPr>
          </w:rPrChange>
        </w:rPr>
        <w:t xml:space="preserve">git push </w:t>
      </w:r>
      <w:proofErr w:type="spellStart"/>
      <w:r w:rsidR="0047405C" w:rsidRPr="00F36284">
        <w:rPr>
          <w:rFonts w:ascii="Times New Roman" w:hAnsi="Times New Roman"/>
          <w:i/>
          <w:color w:val="000000"/>
          <w:sz w:val="22"/>
          <w:lang w:val="en-US"/>
          <w:rPrChange w:id="358" w:author="Tiago Segabinazzi Dotto" w:date="2024-11-05T15:23:00Z" w16du:dateUtc="2024-11-05T15:23:00Z">
            <w:rPr>
              <w:rFonts w:ascii="Menlo" w:hAnsi="Menlo"/>
              <w:color w:val="000000"/>
              <w:sz w:val="20"/>
              <w:lang w:val="en-US"/>
            </w:rPr>
          </w:rPrChange>
        </w:rPr>
        <w:t>lhoupert</w:t>
      </w:r>
      <w:proofErr w:type="spellEnd"/>
      <w:r w:rsidR="0047405C" w:rsidRPr="00F36284">
        <w:rPr>
          <w:rFonts w:ascii="Times New Roman" w:hAnsi="Times New Roman"/>
          <w:i/>
          <w:color w:val="000000"/>
          <w:sz w:val="22"/>
          <w:lang w:val="en-US"/>
          <w:rPrChange w:id="359" w:author="Tiago Segabinazzi Dotto" w:date="2024-11-05T15:23:00Z" w16du:dateUtc="2024-11-05T15:23:00Z">
            <w:rPr>
              <w:rFonts w:ascii="Menlo" w:hAnsi="Menlo"/>
              <w:color w:val="000000"/>
              <w:sz w:val="20"/>
              <w:lang w:val="en-US"/>
            </w:rPr>
          </w:rPrChange>
        </w:rPr>
        <w:t xml:space="preserve"> add-</w:t>
      </w:r>
      <w:proofErr w:type="spellStart"/>
      <w:proofErr w:type="gramStart"/>
      <w:r w:rsidR="0047405C" w:rsidRPr="00F36284">
        <w:rPr>
          <w:rFonts w:ascii="Times New Roman" w:hAnsi="Times New Roman"/>
          <w:i/>
          <w:color w:val="000000"/>
          <w:sz w:val="22"/>
          <w:lang w:val="en-US"/>
          <w:rPrChange w:id="360" w:author="Tiago Segabinazzi Dotto" w:date="2024-11-05T15:23:00Z" w16du:dateUtc="2024-11-05T15:23:00Z">
            <w:rPr>
              <w:rFonts w:ascii="Menlo" w:hAnsi="Menlo"/>
              <w:color w:val="000000"/>
              <w:sz w:val="20"/>
              <w:lang w:val="en-US"/>
            </w:rPr>
          </w:rPrChange>
        </w:rPr>
        <w:t>IBmoors</w:t>
      </w:r>
      <w:proofErr w:type="spellEnd"/>
      <w:r w:rsidR="0047405C" w:rsidRPr="00F36284">
        <w:rPr>
          <w:rFonts w:ascii="Times New Roman" w:hAnsi="Times New Roman"/>
          <w:i/>
          <w:color w:val="000000"/>
          <w:sz w:val="22"/>
          <w:lang w:val="en-US"/>
          <w:rPrChange w:id="361" w:author="Tiago Segabinazzi Dotto" w:date="2024-11-05T15:23:00Z" w16du:dateUtc="2024-11-05T15:23:00Z">
            <w:rPr>
              <w:rFonts w:ascii="Menlo" w:hAnsi="Menlo"/>
              <w:color w:val="000000"/>
              <w:sz w:val="20"/>
              <w:lang w:val="en-US"/>
            </w:rPr>
          </w:rPrChange>
        </w:rPr>
        <w:t>“</w:t>
      </w:r>
      <w:proofErr w:type="gramEnd"/>
      <w:r w:rsidRPr="00F36284">
        <w:rPr>
          <w:rFonts w:ascii="Times New Roman" w:hAnsi="Times New Roman"/>
          <w:color w:val="000000"/>
          <w:sz w:val="22"/>
          <w:lang w:val="en-US"/>
          <w:rPrChange w:id="362" w:author="Tiago Segabinazzi Dotto" w:date="2024-11-05T15:23:00Z" w16du:dateUtc="2024-11-05T15:23:00Z">
            <w:rPr>
              <w:rFonts w:asciiTheme="minorHAnsi" w:hAnsiTheme="minorHAnsi"/>
              <w:color w:val="000000"/>
              <w:sz w:val="22"/>
              <w:lang w:val="en-US"/>
            </w:rPr>
          </w:rPrChange>
        </w:rPr>
        <w:t>)</w:t>
      </w:r>
    </w:p>
    <w:p w14:paraId="3F96CD0E" w14:textId="77777777" w:rsidR="0047405C" w:rsidRDefault="0047405C" w:rsidP="00F36284">
      <w:pPr>
        <w:pStyle w:val="center"/>
        <w:spacing w:before="0" w:beforeAutospacing="0" w:after="0" w:afterAutospacing="0"/>
        <w:rPr>
          <w:rFonts w:ascii="Menlo" w:eastAsiaTheme="minorHAnsi" w:hAnsi="Menlo" w:cs="Menlo"/>
          <w:color w:val="000000"/>
          <w:sz w:val="22"/>
          <w:szCs w:val="22"/>
          <w:lang w:val="en-US"/>
        </w:rPr>
        <w:pPrChange w:id="363" w:author="Tiago Segabinazzi Dotto" w:date="2024-11-05T15:23:00Z" w16du:dateUtc="2024-11-05T15:23:00Z">
          <w:pPr>
            <w:pStyle w:val="center"/>
          </w:pPr>
        </w:pPrChange>
      </w:pPr>
    </w:p>
    <w:p w14:paraId="4106E0A2" w14:textId="78EDAE49" w:rsidR="00874F69" w:rsidRDefault="0041601B" w:rsidP="002455A6">
      <w:pPr>
        <w:pStyle w:val="Heading3"/>
        <w:rPr>
          <w:lang w:val="en-US"/>
        </w:rPr>
      </w:pPr>
      <w:bookmarkStart w:id="364" w:name="_Toc108243083"/>
      <w:r>
        <w:rPr>
          <w:lang w:val="en-US"/>
        </w:rPr>
        <w:t xml:space="preserve">Push changes on </w:t>
      </w:r>
      <w:r w:rsidR="0047405C">
        <w:rPr>
          <w:lang w:val="en-US"/>
        </w:rPr>
        <w:t xml:space="preserve">the original </w:t>
      </w:r>
      <w:r>
        <w:rPr>
          <w:lang w:val="en-US"/>
        </w:rPr>
        <w:t>remote repository</w:t>
      </w:r>
      <w:bookmarkEnd w:id="364"/>
    </w:p>
    <w:p w14:paraId="66FA5896" w14:textId="77777777" w:rsidR="002455A6" w:rsidRDefault="002455A6" w:rsidP="00F36284">
      <w:pPr>
        <w:pStyle w:val="BodyText"/>
        <w:spacing w:before="0" w:after="0" w:line="240" w:lineRule="auto"/>
        <w:jc w:val="left"/>
        <w:rPr>
          <w:ins w:id="365" w:author="Tiago Segabinazzi Dotto" w:date="2024-11-05T15:23:00Z" w16du:dateUtc="2024-11-05T15:23:00Z"/>
          <w:lang w:val="en-US"/>
        </w:rPr>
      </w:pPr>
    </w:p>
    <w:p w14:paraId="4443F0BA" w14:textId="65D63D4B" w:rsidR="0041601B" w:rsidRDefault="006815E6" w:rsidP="00F36284">
      <w:pPr>
        <w:pStyle w:val="BodyText"/>
        <w:spacing w:line="240" w:lineRule="auto"/>
        <w:jc w:val="left"/>
        <w:rPr>
          <w:lang w:val="en-US"/>
        </w:rPr>
        <w:pPrChange w:id="366" w:author="Tiago Segabinazzi Dotto" w:date="2024-11-05T15:23:00Z" w16du:dateUtc="2024-11-05T15:23:00Z">
          <w:pPr>
            <w:pStyle w:val="BodyText"/>
            <w:jc w:val="left"/>
          </w:pPr>
        </w:pPrChange>
      </w:pPr>
      <w:r>
        <w:rPr>
          <w:lang w:val="en-US"/>
        </w:rPr>
        <w:t xml:space="preserve">As owner of the “forked” </w:t>
      </w:r>
      <w:proofErr w:type="spellStart"/>
      <w:r>
        <w:rPr>
          <w:lang w:val="en-US"/>
        </w:rPr>
        <w:t>github</w:t>
      </w:r>
      <w:proofErr w:type="spellEnd"/>
      <w:r>
        <w:rPr>
          <w:lang w:val="en-US"/>
        </w:rPr>
        <w:t xml:space="preserve"> repository, it is easy to push the changes to it. However, because you are collaborating with other people, you will certainly want to push your changes back to the original repository so other users following changes on this repository can be aware of your modifications. </w:t>
      </w:r>
    </w:p>
    <w:p w14:paraId="4547E4EB" w14:textId="77777777" w:rsidR="006815E6" w:rsidRDefault="006815E6" w:rsidP="0041601B">
      <w:pPr>
        <w:pStyle w:val="BodyText"/>
        <w:rPr>
          <w:lang w:val="en-US"/>
        </w:rPr>
      </w:pPr>
    </w:p>
    <w:p w14:paraId="283AC57B" w14:textId="763958E2" w:rsidR="0041601B" w:rsidRPr="006815E6" w:rsidRDefault="0041601B" w:rsidP="0041601B">
      <w:pPr>
        <w:pStyle w:val="Heading4"/>
        <w:rPr>
          <w:b/>
          <w:lang w:val="en-US"/>
        </w:rPr>
      </w:pPr>
      <w:r w:rsidRPr="006815E6">
        <w:rPr>
          <w:b/>
          <w:lang w:val="en-US"/>
        </w:rPr>
        <w:t>Case 1: Through a pull request (best practices</w:t>
      </w:r>
      <w:r w:rsidR="006815E6" w:rsidRPr="006815E6">
        <w:rPr>
          <w:b/>
          <w:lang w:val="en-US"/>
        </w:rPr>
        <w:t xml:space="preserve"> - available </w:t>
      </w:r>
      <w:r w:rsidR="006815E6">
        <w:rPr>
          <w:b/>
          <w:lang w:val="en-US"/>
        </w:rPr>
        <w:t>for</w:t>
      </w:r>
      <w:r w:rsidR="006815E6" w:rsidRPr="006815E6">
        <w:rPr>
          <w:b/>
          <w:lang w:val="en-US"/>
        </w:rPr>
        <w:t xml:space="preserve"> anyone</w:t>
      </w:r>
      <w:r w:rsidRPr="006815E6">
        <w:rPr>
          <w:b/>
          <w:lang w:val="en-US"/>
        </w:rPr>
        <w:t>)</w:t>
      </w:r>
    </w:p>
    <w:p w14:paraId="5F1AB066" w14:textId="77777777" w:rsidR="004D1CAB" w:rsidRDefault="004D1CAB" w:rsidP="00727536">
      <w:pPr>
        <w:widowControl/>
        <w:suppressAutoHyphens w:val="0"/>
        <w:rPr>
          <w:ins w:id="367" w:author="Tiago Segabinazzi Dotto" w:date="2024-11-05T15:23:00Z" w16du:dateUtc="2024-11-05T15:23:00Z"/>
          <w:rFonts w:ascii="Times New Roman" w:eastAsia="Times New Roman" w:hAnsi="Times New Roman" w:cs="Times New Roman"/>
          <w:b/>
          <w:bCs/>
          <w:lang w:eastAsia="en-US" w:bidi="ar-SA"/>
        </w:rPr>
      </w:pPr>
    </w:p>
    <w:p w14:paraId="5440C04D" w14:textId="08091296" w:rsidR="0041601B" w:rsidRPr="00727536" w:rsidRDefault="0041601B" w:rsidP="00727536">
      <w:pPr>
        <w:widowControl/>
        <w:suppressAutoHyphens w:val="0"/>
        <w:rPr>
          <w:rFonts w:ascii="Times New Roman" w:eastAsia="Times New Roman" w:hAnsi="Times New Roman" w:cs="Times New Roman"/>
          <w:lang w:eastAsia="en-US" w:bidi="ar-SA"/>
        </w:rPr>
      </w:pPr>
      <w:r w:rsidRPr="0041601B">
        <w:rPr>
          <w:rFonts w:ascii="Times New Roman" w:eastAsia="Times New Roman" w:hAnsi="Times New Roman" w:cs="Times New Roman"/>
          <w:b/>
          <w:bCs/>
          <w:lang w:eastAsia="en-US" w:bidi="ar-SA"/>
        </w:rPr>
        <w:t>Make a pull request.</w:t>
      </w:r>
      <w:r w:rsidRPr="0041601B">
        <w:rPr>
          <w:rFonts w:ascii="Times New Roman" w:eastAsia="Times New Roman" w:hAnsi="Times New Roman" w:cs="Times New Roman"/>
          <w:lang w:eastAsia="en-US" w:bidi="ar-SA"/>
        </w:rPr>
        <w:t xml:space="preserve"> </w:t>
      </w:r>
      <w:r w:rsidR="004A5F1A">
        <w:rPr>
          <w:rFonts w:ascii="Times New Roman" w:eastAsia="Times New Roman" w:hAnsi="Times New Roman" w:cs="Times New Roman"/>
          <w:lang w:eastAsia="en-US" w:bidi="ar-SA"/>
        </w:rPr>
        <w:t xml:space="preserve">Once the changes are pushed on your forked repository, </w:t>
      </w:r>
      <w:r w:rsidRPr="0041601B">
        <w:rPr>
          <w:rFonts w:ascii="Times New Roman" w:eastAsia="Times New Roman" w:hAnsi="Times New Roman" w:cs="Times New Roman"/>
          <w:lang w:eastAsia="en-US" w:bidi="ar-SA"/>
        </w:rPr>
        <w:t xml:space="preserve">you </w:t>
      </w:r>
      <w:r w:rsidR="004A5F1A">
        <w:rPr>
          <w:rFonts w:ascii="Times New Roman" w:eastAsia="Times New Roman" w:hAnsi="Times New Roman" w:cs="Times New Roman"/>
          <w:lang w:eastAsia="en-US" w:bidi="ar-SA"/>
        </w:rPr>
        <w:t xml:space="preserve">can </w:t>
      </w:r>
      <w:r w:rsidRPr="0041601B">
        <w:rPr>
          <w:rFonts w:ascii="Times New Roman" w:eastAsia="Times New Roman" w:hAnsi="Times New Roman" w:cs="Times New Roman"/>
          <w:lang w:eastAsia="en-US" w:bidi="ar-SA"/>
        </w:rPr>
        <w:t>then go to your fork on GitHub</w:t>
      </w:r>
      <w:r w:rsidR="004A5F1A">
        <w:rPr>
          <w:rFonts w:ascii="Times New Roman" w:eastAsia="Times New Roman" w:hAnsi="Times New Roman" w:cs="Times New Roman"/>
          <w:lang w:eastAsia="en-US" w:bidi="ar-SA"/>
        </w:rPr>
        <w:t>. Y</w:t>
      </w:r>
      <w:r w:rsidRPr="0041601B">
        <w:rPr>
          <w:rFonts w:ascii="Times New Roman" w:eastAsia="Times New Roman" w:hAnsi="Times New Roman" w:cs="Times New Roman"/>
          <w:lang w:eastAsia="en-US" w:bidi="ar-SA"/>
        </w:rPr>
        <w:t>ou should see a button to create a pull request from your branch. It will look something like this:</w:t>
      </w:r>
    </w:p>
    <w:p w14:paraId="6C743A60" w14:textId="5C3F6EC4" w:rsidR="0041601B" w:rsidRDefault="00727536" w:rsidP="0046023D">
      <w:pPr>
        <w:pStyle w:val="BodyText"/>
        <w:jc w:val="left"/>
      </w:pPr>
      <w:r>
        <w:rPr>
          <w:rFonts w:ascii="Times New Roman" w:eastAsia="Times New Roman" w:hAnsi="Times New Roman" w:cs="Times New Roman"/>
          <w:b/>
          <w:bCs/>
          <w:noProof/>
          <w:lang w:eastAsia="en-US" w:bidi="ar-SA"/>
        </w:rPr>
        <w:lastRenderedPageBreak/>
        <mc:AlternateContent>
          <mc:Choice Requires="wpg">
            <w:drawing>
              <wp:inline distT="0" distB="0" distL="0" distR="0" wp14:anchorId="08893052" wp14:editId="53D19005">
                <wp:extent cx="6120130" cy="1738630"/>
                <wp:effectExtent l="0" t="0" r="1270" b="1270"/>
                <wp:docPr id="17" name="Group 17"/>
                <wp:cNvGraphicFramePr/>
                <a:graphic xmlns:a="http://schemas.openxmlformats.org/drawingml/2006/main">
                  <a:graphicData uri="http://schemas.microsoft.com/office/word/2010/wordprocessingGroup">
                    <wpg:wgp>
                      <wpg:cNvGrpSpPr/>
                      <wpg:grpSpPr>
                        <a:xfrm>
                          <a:off x="0" y="0"/>
                          <a:ext cx="6120130" cy="1738630"/>
                          <a:chOff x="0" y="0"/>
                          <a:chExt cx="6120130" cy="1738630"/>
                        </a:xfrm>
                      </wpg:grpSpPr>
                      <pic:pic xmlns:pic="http://schemas.openxmlformats.org/drawingml/2006/picture">
                        <pic:nvPicPr>
                          <pic:cNvPr id="14" name="Picture 14"/>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20130" cy="1738630"/>
                          </a:xfrm>
                          <a:prstGeom prst="rect">
                            <a:avLst/>
                          </a:prstGeom>
                        </pic:spPr>
                      </pic:pic>
                      <wps:wsp>
                        <wps:cNvPr id="16" name="Oval 16"/>
                        <wps:cNvSpPr/>
                        <wps:spPr>
                          <a:xfrm>
                            <a:off x="3310466" y="601134"/>
                            <a:ext cx="1066800" cy="3048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243753BF" id="Group 17" o:spid="_x0000_s1026" style="width:481.9pt;height:136.9pt;mso-position-horizontal-relative:char;mso-position-vertical-relative:line" coordsize="61201,173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">
                <v:shape id="Picture 14" o:spid="_x0000_s1027" type="#_x0000_t75" style="position:absolute;width:61201;height:17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">
                  <v:imagedata r:id="rId19" o:title=""/>
                </v:shape>
                <v:oval id="Oval 16" o:spid="_x0000_s1028" style="position:absolute;left:33104;top:6011;width:10668;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" filled="f" strokecolor="red" strokeweight="1pt">
                  <v:stroke joinstyle="miter"/>
                </v:oval>
                <w10:anchorlock/>
              </v:group>
            </w:pict>
          </mc:Fallback>
        </mc:AlternateContent>
      </w:r>
    </w:p>
    <w:p w14:paraId="63C92FB7" w14:textId="77777777" w:rsidR="00727536" w:rsidRDefault="00727536" w:rsidP="0046023D">
      <w:pPr>
        <w:pStyle w:val="BodyText"/>
        <w:jc w:val="left"/>
      </w:pPr>
    </w:p>
    <w:p w14:paraId="633BD1FB" w14:textId="15EC4FC4" w:rsidR="00B74AF9" w:rsidRDefault="00B74AF9" w:rsidP="0046023D">
      <w:pPr>
        <w:pStyle w:val="BodyText"/>
        <w:jc w:val="left"/>
      </w:pPr>
      <w:r>
        <w:t>Then by selecting “comparing &amp; pull request</w:t>
      </w:r>
      <w:del w:id="368" w:author="Tiago Segabinazzi Dotto" w:date="2024-11-05T15:23:00Z" w16du:dateUtc="2024-11-05T15:23:00Z">
        <w:r>
          <w:delText>” ,</w:delText>
        </w:r>
      </w:del>
      <w:ins w:id="369" w:author="Tiago Segabinazzi Dotto" w:date="2024-11-05T15:23:00Z" w16du:dateUtc="2024-11-05T15:23:00Z">
        <w:r>
          <w:t>”,</w:t>
        </w:r>
      </w:ins>
      <w:r>
        <w:t xml:space="preserve"> you will be presented a new page asking you more information about your request (</w:t>
      </w:r>
      <w:ins w:id="370" w:author="Tiago Segabinazzi Dotto" w:date="2024-11-05T15:23:00Z" w16du:dateUtc="2024-11-05T15:23:00Z">
        <w:r w:rsidR="004D1CAB">
          <w:t xml:space="preserve">e.g., </w:t>
        </w:r>
      </w:ins>
      <w:r>
        <w:t xml:space="preserve">name of the repository you want to </w:t>
      </w:r>
      <w:del w:id="371" w:author="Tiago Segabinazzi Dotto" w:date="2024-11-05T15:23:00Z" w16du:dateUtc="2024-11-05T15:23:00Z">
        <w:r>
          <w:delText>merged</w:delText>
        </w:r>
      </w:del>
      <w:ins w:id="372" w:author="Tiago Segabinazzi Dotto" w:date="2024-11-05T15:23:00Z" w16du:dateUtc="2024-11-05T15:23:00Z">
        <w:r>
          <w:t>merge</w:t>
        </w:r>
      </w:ins>
      <w:r>
        <w:t xml:space="preserve"> your branch into, title of the request, description, etc…). You can find more information about the pull request workflow </w:t>
      </w:r>
      <w:del w:id="373" w:author="Tiago Segabinazzi Dotto" w:date="2024-11-05T15:23:00Z" w16du:dateUtc="2024-11-05T15:23:00Z">
        <w:r>
          <w:delText>here:</w:delText>
        </w:r>
      </w:del>
      <w:ins w:id="374" w:author="Tiago Segabinazzi Dotto" w:date="2024-11-05T15:23:00Z" w16du:dateUtc="2024-11-05T15:23:00Z">
        <w:r w:rsidR="004D1CAB">
          <w:t>at</w:t>
        </w:r>
      </w:ins>
      <w:r>
        <w:t xml:space="preserve"> </w:t>
      </w:r>
      <w:hyperlink r:id="rId20" w:history="1">
        <w:r w:rsidRPr="00077A0C">
          <w:rPr>
            <w:rStyle w:val="Hyperlink"/>
          </w:rPr>
          <w:t>https://www.asmeurer.com/git-workflow/</w:t>
        </w:r>
      </w:hyperlink>
    </w:p>
    <w:p w14:paraId="55EF8F90" w14:textId="5496BE61" w:rsidR="00B74AF9" w:rsidRDefault="00B74AF9" w:rsidP="0046023D">
      <w:pPr>
        <w:pStyle w:val="BodyText"/>
        <w:jc w:val="left"/>
      </w:pPr>
    </w:p>
    <w:p w14:paraId="1B4C0583" w14:textId="30F51635" w:rsidR="00B74AF9" w:rsidRPr="006815E6" w:rsidRDefault="00B74AF9" w:rsidP="00B74AF9">
      <w:pPr>
        <w:pStyle w:val="Heading4"/>
        <w:rPr>
          <w:b/>
          <w:lang w:val="en-US"/>
        </w:rPr>
      </w:pPr>
      <w:r w:rsidRPr="006815E6">
        <w:rPr>
          <w:b/>
          <w:lang w:val="en-US"/>
        </w:rPr>
        <w:t>Case 2: By pushing changes directly on the origin repository without pull request</w:t>
      </w:r>
      <w:r w:rsidR="006815E6">
        <w:rPr>
          <w:b/>
          <w:lang w:val="en-US"/>
        </w:rPr>
        <w:t xml:space="preserve"> (only for authorized users)</w:t>
      </w:r>
      <w:r w:rsidRPr="006815E6">
        <w:rPr>
          <w:b/>
          <w:lang w:val="en-US"/>
        </w:rPr>
        <w:t>.</w:t>
      </w:r>
    </w:p>
    <w:p w14:paraId="16FC144B" w14:textId="77777777" w:rsidR="004D1CAB" w:rsidRDefault="004D1CAB" w:rsidP="0046023D">
      <w:pPr>
        <w:pStyle w:val="BodyText"/>
        <w:jc w:val="left"/>
        <w:rPr>
          <w:ins w:id="375" w:author="Tiago Segabinazzi Dotto" w:date="2024-11-05T15:23:00Z" w16du:dateUtc="2024-11-05T15:23:00Z"/>
        </w:rPr>
      </w:pPr>
    </w:p>
    <w:p w14:paraId="36126DA6" w14:textId="77C33603" w:rsidR="00B74AF9" w:rsidRDefault="00727536" w:rsidP="00F36284">
      <w:pPr>
        <w:pStyle w:val="BodyText"/>
        <w:spacing w:before="0" w:after="0" w:line="240" w:lineRule="auto"/>
        <w:jc w:val="left"/>
        <w:pPrChange w:id="376" w:author="Tiago Segabinazzi Dotto" w:date="2024-11-05T15:23:00Z" w16du:dateUtc="2024-11-05T15:23:00Z">
          <w:pPr>
            <w:pStyle w:val="BodyText"/>
            <w:jc w:val="left"/>
          </w:pPr>
        </w:pPrChange>
      </w:pPr>
      <w:r>
        <w:t xml:space="preserve">When we started working on the </w:t>
      </w:r>
      <w:r w:rsidRPr="00F36284">
        <w:rPr>
          <w:i/>
          <w:rPrChange w:id="377" w:author="Tiago Segabinazzi Dotto" w:date="2024-11-05T15:23:00Z" w16du:dateUtc="2024-11-05T15:23:00Z">
            <w:rPr/>
          </w:rPrChange>
        </w:rPr>
        <w:t>postdy120</w:t>
      </w:r>
      <w:r>
        <w:t xml:space="preserve"> branch in November 2020, </w:t>
      </w:r>
      <w:r w:rsidR="00B23AD4">
        <w:t>three people</w:t>
      </w:r>
      <w:r>
        <w:t xml:space="preserve"> were working on the same files and therefore opening a “pull request” was not the most efficient way for everybody to have access to the same files</w:t>
      </w:r>
      <w:r w:rsidR="00B23AD4">
        <w:t xml:space="preserve"> in the last version of the file in real time</w:t>
      </w:r>
      <w:r>
        <w:t>.</w:t>
      </w:r>
    </w:p>
    <w:p w14:paraId="1BC7EA3D" w14:textId="77777777" w:rsidR="0072108F" w:rsidRDefault="0072108F" w:rsidP="0072108F">
      <w:pPr>
        <w:pStyle w:val="BodyText"/>
        <w:spacing w:before="0" w:after="0" w:line="240" w:lineRule="auto"/>
        <w:jc w:val="left"/>
        <w:rPr>
          <w:ins w:id="378" w:author="Tiago Segabinazzi Dotto" w:date="2024-11-05T15:23:00Z" w16du:dateUtc="2024-11-05T15:23:00Z"/>
        </w:rPr>
      </w:pPr>
    </w:p>
    <w:p w14:paraId="2A1BCF95" w14:textId="25BCE081" w:rsidR="00727536" w:rsidRDefault="00727536" w:rsidP="00F36284">
      <w:pPr>
        <w:pStyle w:val="BodyText"/>
        <w:spacing w:before="0" w:after="0" w:line="240" w:lineRule="auto"/>
        <w:jc w:val="left"/>
        <w:pPrChange w:id="379" w:author="Tiago Segabinazzi Dotto" w:date="2024-11-05T15:23:00Z" w16du:dateUtc="2024-11-05T15:23:00Z">
          <w:pPr>
            <w:pStyle w:val="BodyText"/>
            <w:jc w:val="left"/>
          </w:pPr>
        </w:pPrChange>
      </w:pPr>
      <w:r>
        <w:t>Therefore, we decided to work on the same “original” repository. To do that</w:t>
      </w:r>
      <w:ins w:id="380" w:author="Tiago Segabinazzi Dotto" w:date="2024-11-05T15:23:00Z" w16du:dateUtc="2024-11-05T15:23:00Z">
        <w:r w:rsidR="0072108F">
          <w:t>,</w:t>
        </w:r>
      </w:ins>
      <w:r>
        <w:t xml:space="preserve"> the owner of the original repository need</w:t>
      </w:r>
      <w:r w:rsidR="00B23AD4">
        <w:t>ed</w:t>
      </w:r>
      <w:r>
        <w:t xml:space="preserve"> first to grant “pushing rights” on </w:t>
      </w:r>
      <w:del w:id="381" w:author="Tiago Segabinazzi Dotto" w:date="2024-11-05T15:23:00Z" w16du:dateUtc="2024-11-05T15:23:00Z">
        <w:r>
          <w:delText>his</w:delText>
        </w:r>
      </w:del>
      <w:r w:rsidR="0072108F">
        <w:t>their</w:t>
      </w:r>
      <w:r>
        <w:t xml:space="preserve"> repository. This can be done by opening the settings of the repository, selecting “</w:t>
      </w:r>
      <w:r w:rsidRPr="00F36284">
        <w:rPr>
          <w:i/>
          <w:rPrChange w:id="382" w:author="Tiago Segabinazzi Dotto" w:date="2024-11-05T15:23:00Z" w16du:dateUtc="2024-11-05T15:23:00Z">
            <w:rPr/>
          </w:rPrChange>
        </w:rPr>
        <w:t>manage access</w:t>
      </w:r>
      <w:r>
        <w:t>” and “</w:t>
      </w:r>
      <w:r w:rsidRPr="00F36284">
        <w:rPr>
          <w:i/>
          <w:rPrChange w:id="383" w:author="Tiago Segabinazzi Dotto" w:date="2024-11-05T15:23:00Z" w16du:dateUtc="2024-11-05T15:23:00Z">
            <w:rPr/>
          </w:rPrChange>
        </w:rPr>
        <w:t>invite a collaborator</w:t>
      </w:r>
      <w:r>
        <w:t>”:</w:t>
      </w:r>
    </w:p>
    <w:p w14:paraId="43F742A3" w14:textId="77777777" w:rsidR="00727536" w:rsidRDefault="00727536" w:rsidP="0046023D">
      <w:pPr>
        <w:pStyle w:val="BodyText"/>
        <w:jc w:val="left"/>
      </w:pPr>
    </w:p>
    <w:p w14:paraId="03CF1673" w14:textId="68CB1F5C" w:rsidR="00727536" w:rsidRDefault="00727536" w:rsidP="0046023D">
      <w:pPr>
        <w:pStyle w:val="BodyText"/>
        <w:jc w:val="left"/>
      </w:pPr>
      <w:r>
        <w:rPr>
          <w:noProof/>
        </w:rPr>
        <mc:AlternateContent>
          <mc:Choice Requires="wpg">
            <w:drawing>
              <wp:inline distT="0" distB="0" distL="0" distR="0" wp14:anchorId="537F0C06" wp14:editId="181B4260">
                <wp:extent cx="6120130" cy="2090420"/>
                <wp:effectExtent l="0" t="0" r="1270" b="5080"/>
                <wp:docPr id="21" name="Group 21"/>
                <wp:cNvGraphicFramePr/>
                <a:graphic xmlns:a="http://schemas.openxmlformats.org/drawingml/2006/main">
                  <a:graphicData uri="http://schemas.microsoft.com/office/word/2010/wordprocessingGroup">
                    <wpg:wgp>
                      <wpg:cNvGrpSpPr/>
                      <wpg:grpSpPr>
                        <a:xfrm>
                          <a:off x="0" y="0"/>
                          <a:ext cx="6120130" cy="2090420"/>
                          <a:chOff x="0" y="0"/>
                          <a:chExt cx="6120130" cy="2090420"/>
                        </a:xfrm>
                      </wpg:grpSpPr>
                      <pic:pic xmlns:pic="http://schemas.openxmlformats.org/drawingml/2006/picture">
                        <pic:nvPicPr>
                          <pic:cNvPr id="15" name="Picture 15"/>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20130" cy="2090420"/>
                          </a:xfrm>
                          <a:prstGeom prst="rect">
                            <a:avLst/>
                          </a:prstGeom>
                        </pic:spPr>
                      </pic:pic>
                      <wps:wsp>
                        <wps:cNvPr id="18" name="Oval 18"/>
                        <wps:cNvSpPr/>
                        <wps:spPr>
                          <a:xfrm>
                            <a:off x="3894666" y="0"/>
                            <a:ext cx="482600" cy="211667"/>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Oval 19"/>
                        <wps:cNvSpPr/>
                        <wps:spPr>
                          <a:xfrm>
                            <a:off x="287866" y="567267"/>
                            <a:ext cx="736600" cy="211667"/>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Oval 20"/>
                        <wps:cNvSpPr/>
                        <wps:spPr>
                          <a:xfrm>
                            <a:off x="4995333" y="1303867"/>
                            <a:ext cx="795867" cy="211667"/>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0EF621A2" id="Group 21" o:spid="_x0000_s1026" style="width:481.9pt;height:164.6pt;mso-position-horizontal-relative:char;mso-position-vertical-relative:line" coordsize="61201,209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">
                <v:shape id="Picture 15" o:spid="_x0000_s1027" type="#_x0000_t75" style="position:absolute;width:61201;height:20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">
                  <v:imagedata r:id="rId22" o:title=""/>
                </v:shape>
                <v:oval id="Oval 18" o:spid="_x0000_s1028" style="position:absolute;left:38946;width:4826;height:21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" filled="f" strokecolor="red" strokeweight="1pt">
                  <v:stroke joinstyle="miter"/>
                </v:oval>
                <v:oval id="Oval 19" o:spid="_x0000_s1029" style="position:absolute;left:2878;top:5672;width:7366;height:21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" filled="f" strokecolor="red" strokeweight="1pt">
                  <v:stroke joinstyle="miter"/>
                </v:oval>
                <v:oval id="Oval 20" o:spid="_x0000_s1030" style="position:absolute;left:49953;top:13038;width:7959;height:21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" filled="f" strokecolor="red" strokeweight="1pt">
                  <v:stroke joinstyle="miter"/>
                </v:oval>
                <w10:anchorlock/>
              </v:group>
            </w:pict>
          </mc:Fallback>
        </mc:AlternateContent>
      </w:r>
    </w:p>
    <w:p w14:paraId="0D304C63" w14:textId="77777777" w:rsidR="00B74AF9" w:rsidRDefault="00B74AF9" w:rsidP="0046023D">
      <w:pPr>
        <w:pStyle w:val="BodyText"/>
        <w:jc w:val="left"/>
      </w:pPr>
    </w:p>
    <w:p w14:paraId="60537939" w14:textId="016B3B00" w:rsidR="0072108F" w:rsidRDefault="00B23AD4" w:rsidP="0046023D">
      <w:pPr>
        <w:pStyle w:val="BodyText"/>
        <w:jc w:val="left"/>
        <w:rPr>
          <w:ins w:id="384" w:author="Tiago Segabinazzi Dotto" w:date="2024-11-05T15:23:00Z" w16du:dateUtc="2024-11-05T15:23:00Z"/>
          <w:rFonts w:ascii="Times New Roman" w:eastAsiaTheme="minorHAnsi" w:hAnsi="Times New Roman" w:cs="Times New Roman"/>
          <w:color w:val="000000"/>
          <w:lang w:val="en-US" w:eastAsia="en-US" w:bidi="ar-SA"/>
        </w:rPr>
      </w:pPr>
      <w:r w:rsidRPr="00F36284">
        <w:rPr>
          <w:rFonts w:ascii="Times New Roman" w:hAnsi="Times New Roman"/>
          <w:rPrChange w:id="385" w:author="Tiago Segabinazzi Dotto" w:date="2024-11-05T15:23:00Z" w16du:dateUtc="2024-11-05T15:23:00Z">
            <w:rPr/>
          </w:rPrChange>
        </w:rPr>
        <w:t xml:space="preserve">Once the user is added as a collaborator, </w:t>
      </w:r>
      <w:del w:id="386" w:author="Tiago Segabinazzi Dotto" w:date="2024-11-05T15:23:00Z" w16du:dateUtc="2024-11-05T15:23:00Z">
        <w:r>
          <w:delText>he/she</w:delText>
        </w:r>
      </w:del>
      <w:r w:rsidR="0072108F">
        <w:rPr>
          <w:rFonts w:ascii="Times New Roman" w:hAnsi="Times New Roman" w:cs="Times New Roman"/>
        </w:rPr>
        <w:t>they</w:t>
      </w:r>
      <w:r w:rsidRPr="00F36284">
        <w:rPr>
          <w:rFonts w:ascii="Times New Roman" w:hAnsi="Times New Roman"/>
          <w:rPrChange w:id="387" w:author="Tiago Segabinazzi Dotto" w:date="2024-11-05T15:23:00Z" w16du:dateUtc="2024-11-05T15:23:00Z">
            <w:rPr/>
          </w:rPrChange>
        </w:rPr>
        <w:t xml:space="preserve"> can push changes on the “</w:t>
      </w:r>
      <w:del w:id="388" w:author="Tiago Segabinazzi Dotto" w:date="2024-11-05T15:23:00Z" w16du:dateUtc="2024-11-05T15:23:00Z">
        <w:r>
          <w:delText>main</w:delText>
        </w:r>
      </w:del>
      <w:r w:rsidR="00A1148B">
        <w:rPr>
          <w:rFonts w:ascii="Times New Roman" w:hAnsi="Times New Roman" w:cs="Times New Roman"/>
        </w:rPr>
        <w:t>main</w:t>
      </w:r>
      <w:commentRangeStart w:id="389"/>
      <w:commentRangeEnd w:id="389"/>
      <w:r w:rsidR="0072108F">
        <w:rPr>
          <w:rStyle w:val="CommentReference"/>
          <w:rFonts w:cs="Mangal"/>
        </w:rPr>
        <w:commentReference w:id="389"/>
      </w:r>
      <w:r w:rsidRPr="00F36284">
        <w:rPr>
          <w:rFonts w:ascii="Times New Roman" w:hAnsi="Times New Roman"/>
          <w:rPrChange w:id="390" w:author="Tiago Segabinazzi Dotto" w:date="2024-11-05T15:23:00Z" w16du:dateUtc="2024-11-05T15:23:00Z">
            <w:rPr/>
          </w:rPrChange>
        </w:rPr>
        <w:t xml:space="preserve">” repository using the command: </w:t>
      </w:r>
      <w:del w:id="391" w:author="Tiago Segabinazzi Dotto" w:date="2024-11-05T15:23:00Z" w16du:dateUtc="2024-11-05T15:23:00Z">
        <w:r>
          <w:rPr>
            <w:rFonts w:ascii="Menlo" w:eastAsiaTheme="minorHAnsi" w:hAnsi="Menlo" w:cs="Menlo"/>
            <w:color w:val="000000"/>
            <w:sz w:val="22"/>
            <w:szCs w:val="22"/>
            <w:lang w:val="en-US" w:eastAsia="en-US" w:bidi="ar-SA"/>
          </w:rPr>
          <w:delText>”</w:delText>
        </w:r>
      </w:del>
    </w:p>
    <w:p w14:paraId="3C2AE717" w14:textId="7D1E0463" w:rsidR="0041601B" w:rsidRPr="00F36284" w:rsidRDefault="00B23AD4" w:rsidP="0046023D">
      <w:pPr>
        <w:pStyle w:val="BodyText"/>
        <w:jc w:val="left"/>
        <w:rPr>
          <w:rFonts w:ascii="Times New Roman" w:hAnsi="Times New Roman"/>
          <w:rPrChange w:id="392" w:author="Tiago Segabinazzi Dotto" w:date="2024-11-05T15:23:00Z" w16du:dateUtc="2024-11-05T15:23:00Z">
            <w:rPr/>
          </w:rPrChange>
        </w:rPr>
      </w:pPr>
      <w:r w:rsidRPr="00F36284">
        <w:rPr>
          <w:rFonts w:ascii="Courier New" w:hAnsi="Courier New"/>
          <w:color w:val="000000"/>
          <w:sz w:val="22"/>
          <w:lang w:val="en-US"/>
          <w:rPrChange w:id="393" w:author="Tiago Segabinazzi Dotto" w:date="2024-11-05T15:23:00Z" w16du:dateUtc="2024-11-05T15:23:00Z">
            <w:rPr>
              <w:rFonts w:ascii="Menlo" w:hAnsi="Menlo"/>
              <w:color w:val="000000"/>
              <w:sz w:val="22"/>
              <w:lang w:val="en-US"/>
            </w:rPr>
          </w:rPrChange>
        </w:rPr>
        <w:t>git push your-</w:t>
      </w:r>
      <w:proofErr w:type="spellStart"/>
      <w:r w:rsidRPr="00F36284">
        <w:rPr>
          <w:rFonts w:ascii="Courier New" w:hAnsi="Courier New"/>
          <w:color w:val="000000"/>
          <w:sz w:val="22"/>
          <w:lang w:val="en-US"/>
          <w:rPrChange w:id="394" w:author="Tiago Segabinazzi Dotto" w:date="2024-11-05T15:23:00Z" w16du:dateUtc="2024-11-05T15:23:00Z">
            <w:rPr>
              <w:rFonts w:ascii="Menlo" w:hAnsi="Menlo"/>
              <w:color w:val="000000"/>
              <w:sz w:val="22"/>
              <w:lang w:val="en-US"/>
            </w:rPr>
          </w:rPrChange>
        </w:rPr>
        <w:t>github</w:t>
      </w:r>
      <w:proofErr w:type="spellEnd"/>
      <w:r w:rsidRPr="00F36284">
        <w:rPr>
          <w:rFonts w:ascii="Courier New" w:hAnsi="Courier New"/>
          <w:color w:val="000000"/>
          <w:sz w:val="22"/>
          <w:lang w:val="en-US"/>
          <w:rPrChange w:id="395" w:author="Tiago Segabinazzi Dotto" w:date="2024-11-05T15:23:00Z" w16du:dateUtc="2024-11-05T15:23:00Z">
            <w:rPr>
              <w:rFonts w:ascii="Menlo" w:hAnsi="Menlo"/>
              <w:color w:val="000000"/>
              <w:sz w:val="22"/>
              <w:lang w:val="en-US"/>
            </w:rPr>
          </w:rPrChange>
        </w:rPr>
        <w:t>-</w:t>
      </w:r>
      <w:r w:rsidR="00C028CC">
        <w:rPr>
          <w:rFonts w:ascii="Courier New" w:hAnsi="Courier New"/>
          <w:color w:val="000000"/>
          <w:sz w:val="22"/>
          <w:lang w:val="en-US"/>
        </w:rPr>
        <w:t>remote-alias</w:t>
      </w:r>
      <w:r w:rsidRPr="00F36284">
        <w:rPr>
          <w:rFonts w:ascii="Courier New" w:hAnsi="Courier New"/>
          <w:color w:val="000000"/>
          <w:sz w:val="22"/>
          <w:lang w:val="en-US"/>
          <w:rPrChange w:id="396" w:author="Tiago Segabinazzi Dotto" w:date="2024-11-05T15:23:00Z" w16du:dateUtc="2024-11-05T15:23:00Z">
            <w:rPr>
              <w:rFonts w:ascii="Menlo" w:hAnsi="Menlo"/>
              <w:color w:val="000000"/>
              <w:sz w:val="22"/>
              <w:lang w:val="en-US"/>
            </w:rPr>
          </w:rPrChange>
        </w:rPr>
        <w:t xml:space="preserve"> branch-name</w:t>
      </w:r>
      <w:del w:id="397" w:author="Tiago Segabinazzi Dotto" w:date="2024-11-05T15:23:00Z" w16du:dateUtc="2024-11-05T15:23:00Z">
        <w:r>
          <w:rPr>
            <w:rFonts w:ascii="Menlo" w:eastAsiaTheme="minorHAnsi" w:hAnsi="Menlo" w:cs="Menlo"/>
            <w:color w:val="000000"/>
            <w:sz w:val="22"/>
            <w:szCs w:val="22"/>
            <w:lang w:val="en-US" w:eastAsia="en-US" w:bidi="ar-SA"/>
          </w:rPr>
          <w:delText xml:space="preserve">” </w:delText>
        </w:r>
      </w:del>
    </w:p>
    <w:p w14:paraId="5DD69885" w14:textId="66F1898E" w:rsidR="00B23AD4" w:rsidRPr="00F36284" w:rsidRDefault="00B23AD4" w:rsidP="0046023D">
      <w:pPr>
        <w:pStyle w:val="BodyText"/>
        <w:jc w:val="left"/>
        <w:rPr>
          <w:rFonts w:ascii="Times New Roman" w:hAnsi="Times New Roman"/>
          <w:sz w:val="22"/>
          <w:rPrChange w:id="398" w:author="Tiago Segabinazzi Dotto" w:date="2024-11-05T15:23:00Z" w16du:dateUtc="2024-11-05T15:23:00Z">
            <w:rPr/>
          </w:rPrChange>
        </w:rPr>
      </w:pPr>
      <w:del w:id="399" w:author="Tiago Segabinazzi Dotto" w:date="2024-11-05T15:23:00Z" w16du:dateUtc="2024-11-05T15:23:00Z">
        <w:r>
          <w:lastRenderedPageBreak/>
          <w:delText xml:space="preserve">For example: </w:delText>
        </w:r>
        <w:r>
          <w:rPr>
            <w:rFonts w:ascii="Menlo" w:eastAsiaTheme="minorHAnsi" w:hAnsi="Menlo" w:cs="Menlo"/>
            <w:color w:val="000000"/>
            <w:sz w:val="22"/>
            <w:szCs w:val="22"/>
            <w:lang w:val="en-US" w:eastAsia="en-US" w:bidi="ar-SA"/>
          </w:rPr>
          <w:delText>”</w:delText>
        </w:r>
      </w:del>
      <w:ins w:id="400" w:author="Tiago Segabinazzi Dotto" w:date="2024-11-05T15:23:00Z" w16du:dateUtc="2024-11-05T15:23:00Z">
        <w:r w:rsidR="0072108F" w:rsidRPr="00F36284">
          <w:rPr>
            <w:rFonts w:ascii="Times New Roman" w:hAnsi="Times New Roman" w:cs="Times New Roman"/>
            <w:sz w:val="22"/>
            <w:szCs w:val="22"/>
          </w:rPr>
          <w:t xml:space="preserve">(e.g., </w:t>
        </w:r>
        <w:r w:rsidR="0072108F" w:rsidRPr="00F36284">
          <w:rPr>
            <w:rFonts w:ascii="Times New Roman" w:eastAsiaTheme="minorHAnsi" w:hAnsi="Times New Roman" w:cs="Times New Roman"/>
            <w:color w:val="000000"/>
            <w:sz w:val="22"/>
            <w:szCs w:val="22"/>
            <w:lang w:val="en-US" w:eastAsia="en-US" w:bidi="ar-SA"/>
          </w:rPr>
          <w:t>“</w:t>
        </w:r>
      </w:ins>
      <w:r w:rsidRPr="00F36284">
        <w:rPr>
          <w:rFonts w:ascii="Times New Roman" w:hAnsi="Times New Roman"/>
          <w:i/>
          <w:color w:val="000000"/>
          <w:sz w:val="22"/>
          <w:lang w:val="en-US"/>
          <w:rPrChange w:id="401" w:author="Tiago Segabinazzi Dotto" w:date="2024-11-05T15:23:00Z" w16du:dateUtc="2024-11-05T15:23:00Z">
            <w:rPr>
              <w:rFonts w:ascii="Menlo" w:hAnsi="Menlo"/>
              <w:color w:val="000000"/>
              <w:sz w:val="22"/>
              <w:lang w:val="en-US"/>
            </w:rPr>
          </w:rPrChange>
        </w:rPr>
        <w:t>g</w:t>
      </w:r>
      <w:commentRangeStart w:id="402"/>
      <w:commentRangeStart w:id="403"/>
      <w:r w:rsidRPr="00F36284">
        <w:rPr>
          <w:rFonts w:ascii="Times New Roman" w:hAnsi="Times New Roman"/>
          <w:i/>
          <w:color w:val="000000"/>
          <w:sz w:val="22"/>
          <w:lang w:val="en-US"/>
          <w:rPrChange w:id="404" w:author="Tiago Segabinazzi Dotto" w:date="2024-11-05T15:23:00Z" w16du:dateUtc="2024-11-05T15:23:00Z">
            <w:rPr>
              <w:rFonts w:ascii="Menlo" w:hAnsi="Menlo"/>
              <w:color w:val="000000"/>
              <w:sz w:val="22"/>
              <w:lang w:val="en-US"/>
            </w:rPr>
          </w:rPrChange>
        </w:rPr>
        <w:t>it push origin add-</w:t>
      </w:r>
      <w:proofErr w:type="spellStart"/>
      <w:r w:rsidRPr="00F36284">
        <w:rPr>
          <w:rFonts w:ascii="Times New Roman" w:hAnsi="Times New Roman"/>
          <w:i/>
          <w:color w:val="000000"/>
          <w:sz w:val="22"/>
          <w:lang w:val="en-US"/>
          <w:rPrChange w:id="405" w:author="Tiago Segabinazzi Dotto" w:date="2024-11-05T15:23:00Z" w16du:dateUtc="2024-11-05T15:23:00Z">
            <w:rPr>
              <w:rFonts w:ascii="Menlo" w:hAnsi="Menlo"/>
              <w:color w:val="000000"/>
              <w:sz w:val="22"/>
              <w:lang w:val="en-US"/>
            </w:rPr>
          </w:rPrChange>
        </w:rPr>
        <w:t>IBmoors</w:t>
      </w:r>
      <w:proofErr w:type="spellEnd"/>
      <w:r w:rsidRPr="00F36284">
        <w:rPr>
          <w:rFonts w:ascii="Times New Roman" w:hAnsi="Times New Roman"/>
          <w:color w:val="000000"/>
          <w:sz w:val="22"/>
          <w:lang w:val="en-US"/>
          <w:rPrChange w:id="406" w:author="Tiago Segabinazzi Dotto" w:date="2024-11-05T15:23:00Z" w16du:dateUtc="2024-11-05T15:23:00Z">
            <w:rPr>
              <w:rFonts w:ascii="Menlo" w:hAnsi="Menlo"/>
              <w:color w:val="000000"/>
              <w:sz w:val="22"/>
              <w:lang w:val="en-US"/>
            </w:rPr>
          </w:rPrChange>
        </w:rPr>
        <w:t>”</w:t>
      </w:r>
      <w:commentRangeEnd w:id="402"/>
      <w:commentRangeEnd w:id="403"/>
      <w:del w:id="407" w:author="Tiago Segabinazzi Dotto" w:date="2024-11-05T15:23:00Z" w16du:dateUtc="2024-11-05T15:23:00Z">
        <w:r>
          <w:rPr>
            <w:rFonts w:ascii="Menlo" w:eastAsiaTheme="minorHAnsi" w:hAnsi="Menlo" w:cs="Menlo"/>
            <w:color w:val="000000"/>
            <w:sz w:val="22"/>
            <w:szCs w:val="22"/>
            <w:lang w:val="en-US" w:eastAsia="en-US" w:bidi="ar-SA"/>
          </w:rPr>
          <w:delText xml:space="preserve"> </w:delText>
        </w:r>
      </w:del>
      <w:r w:rsidR="00626121">
        <w:rPr>
          <w:rStyle w:val="CommentReference"/>
          <w:rFonts w:cs="Mangal"/>
        </w:rPr>
        <w:commentReference w:id="402"/>
      </w:r>
      <w:r w:rsidR="00C028CC">
        <w:rPr>
          <w:rStyle w:val="CommentReference"/>
          <w:rFonts w:cs="Mangal"/>
        </w:rPr>
        <w:commentReference w:id="403"/>
      </w:r>
      <w:ins w:id="408" w:author="Tiago Segabinazzi Dotto" w:date="2024-11-05T15:23:00Z" w16du:dateUtc="2024-11-05T15:23:00Z">
        <w:r w:rsidR="0072108F" w:rsidRPr="00F36284">
          <w:rPr>
            <w:rFonts w:ascii="Times New Roman" w:eastAsiaTheme="minorHAnsi" w:hAnsi="Times New Roman" w:cs="Times New Roman"/>
            <w:color w:val="000000"/>
            <w:sz w:val="22"/>
            <w:szCs w:val="22"/>
            <w:lang w:val="en-US" w:eastAsia="en-US" w:bidi="ar-SA"/>
          </w:rPr>
          <w:t>)</w:t>
        </w:r>
      </w:ins>
    </w:p>
    <w:p w14:paraId="0CDCC48F" w14:textId="59D63973" w:rsidR="00B23AD4" w:rsidRDefault="00B23AD4" w:rsidP="0046023D">
      <w:pPr>
        <w:pStyle w:val="BodyText"/>
        <w:jc w:val="left"/>
      </w:pPr>
    </w:p>
    <w:p w14:paraId="0A66C72C" w14:textId="77777777" w:rsidR="003331B0" w:rsidRDefault="003331B0" w:rsidP="0046023D">
      <w:pPr>
        <w:pStyle w:val="BodyText"/>
        <w:jc w:val="left"/>
      </w:pPr>
    </w:p>
    <w:p w14:paraId="7CF03323" w14:textId="5FA4CF50" w:rsidR="00F06D24" w:rsidRDefault="00F06D24" w:rsidP="00F06D24">
      <w:pPr>
        <w:pStyle w:val="Heading3"/>
      </w:pPr>
      <w:bookmarkStart w:id="409" w:name="_Toc108243084"/>
      <w:r>
        <w:t>More on Git</w:t>
      </w:r>
      <w:bookmarkEnd w:id="409"/>
    </w:p>
    <w:p w14:paraId="14F4CCE0" w14:textId="77777777" w:rsidR="00634AB5" w:rsidRDefault="00634AB5" w:rsidP="00F36284">
      <w:pPr>
        <w:pStyle w:val="BodyText"/>
        <w:spacing w:line="240" w:lineRule="auto"/>
        <w:ind w:left="720"/>
        <w:rPr>
          <w:ins w:id="410" w:author="Tiago Segabinazzi Dotto" w:date="2024-11-05T15:23:00Z" w16du:dateUtc="2024-11-05T15:23:00Z"/>
        </w:rPr>
      </w:pPr>
    </w:p>
    <w:p w14:paraId="7C435AF4" w14:textId="237D3206" w:rsidR="0041601B" w:rsidRPr="00F36284" w:rsidRDefault="0041601B" w:rsidP="00F36284">
      <w:pPr>
        <w:pStyle w:val="BodyText"/>
        <w:numPr>
          <w:ilvl w:val="0"/>
          <w:numId w:val="9"/>
        </w:numPr>
        <w:spacing w:line="240" w:lineRule="auto"/>
        <w:rPr>
          <w:rFonts w:ascii="Times New Roman" w:hAnsi="Times New Roman"/>
          <w:rPrChange w:id="411" w:author="Tiago Segabinazzi Dotto" w:date="2024-11-05T15:23:00Z" w16du:dateUtc="2024-11-05T15:23:00Z">
            <w:rPr/>
          </w:rPrChange>
        </w:rPr>
        <w:pPrChange w:id="412" w:author="Tiago Segabinazzi Dotto" w:date="2024-11-05T15:23:00Z" w16du:dateUtc="2024-11-05T15:23:00Z">
          <w:pPr>
            <w:pStyle w:val="BodyText"/>
            <w:numPr>
              <w:numId w:val="9"/>
            </w:numPr>
            <w:ind w:left="720" w:hanging="360"/>
          </w:pPr>
        </w:pPrChange>
      </w:pPr>
      <w:r w:rsidRPr="00F36284">
        <w:rPr>
          <w:rFonts w:ascii="Times New Roman" w:hAnsi="Times New Roman"/>
          <w:rPrChange w:id="413" w:author="Tiago Segabinazzi Dotto" w:date="2024-11-05T15:23:00Z" w16du:dateUtc="2024-11-05T15:23:00Z">
            <w:rPr/>
          </w:rPrChange>
        </w:rPr>
        <w:t>Tutorial about Gi</w:t>
      </w:r>
      <w:r w:rsidR="00A86F7F" w:rsidRPr="00F36284">
        <w:rPr>
          <w:rFonts w:ascii="Times New Roman" w:hAnsi="Times New Roman"/>
          <w:rPrChange w:id="414" w:author="Tiago Segabinazzi Dotto" w:date="2024-11-05T15:23:00Z" w16du:dateUtc="2024-11-05T15:23:00Z">
            <w:rPr/>
          </w:rPrChange>
        </w:rPr>
        <w:t>t</w:t>
      </w:r>
      <w:r w:rsidRPr="00F36284">
        <w:rPr>
          <w:rFonts w:ascii="Times New Roman" w:hAnsi="Times New Roman"/>
          <w:rPrChange w:id="415" w:author="Tiago Segabinazzi Dotto" w:date="2024-11-05T15:23:00Z" w16du:dateUtc="2024-11-05T15:23:00Z">
            <w:rPr/>
          </w:rPrChange>
        </w:rPr>
        <w:t>-workflow explained:</w:t>
      </w:r>
      <w:r w:rsidR="003331B0" w:rsidRPr="00F36284">
        <w:rPr>
          <w:rFonts w:ascii="Times New Roman" w:hAnsi="Times New Roman"/>
          <w:rPrChange w:id="416" w:author="Tiago Segabinazzi Dotto" w:date="2024-11-05T15:23:00Z" w16du:dateUtc="2024-11-05T15:23:00Z">
            <w:rPr/>
          </w:rPrChange>
        </w:rPr>
        <w:t xml:space="preserve"> </w:t>
      </w:r>
      <w:r w:rsidR="0047405C">
        <w:fldChar w:fldCharType="begin"/>
      </w:r>
      <w:r w:rsidR="0047405C">
        <w:instrText>HYPERLINK "https://www.asmeurer.com/git-workflow/"</w:instrText>
      </w:r>
      <w:r w:rsidR="0047405C">
        <w:fldChar w:fldCharType="separate"/>
      </w:r>
      <w:r w:rsidR="0047405C" w:rsidRPr="00F36284">
        <w:rPr>
          <w:rStyle w:val="Hyperlink"/>
          <w:rFonts w:ascii="Times New Roman" w:hAnsi="Times New Roman"/>
          <w:rPrChange w:id="417" w:author="Tiago Segabinazzi Dotto" w:date="2024-11-05T15:23:00Z" w16du:dateUtc="2024-11-05T15:23:00Z">
            <w:rPr>
              <w:rStyle w:val="Hyperlink"/>
            </w:rPr>
          </w:rPrChange>
        </w:rPr>
        <w:t>https://www.asmeurer.com/git-workflow/</w:t>
      </w:r>
      <w:r w:rsidR="0047405C">
        <w:rPr>
          <w:rStyle w:val="Hyperlink"/>
          <w:rFonts w:ascii="Times New Roman" w:hAnsi="Times New Roman"/>
          <w:rPrChange w:id="418" w:author="Tiago Segabinazzi Dotto" w:date="2024-11-05T15:23:00Z" w16du:dateUtc="2024-11-05T15:23:00Z">
            <w:rPr>
              <w:rStyle w:val="Hyperlink"/>
            </w:rPr>
          </w:rPrChange>
        </w:rPr>
        <w:fldChar w:fldCharType="end"/>
      </w:r>
    </w:p>
    <w:p w14:paraId="302E43E6" w14:textId="25756DD3" w:rsidR="00F06D24" w:rsidRPr="00F36284" w:rsidRDefault="0041601B" w:rsidP="00F36284">
      <w:pPr>
        <w:pStyle w:val="BodyText"/>
        <w:numPr>
          <w:ilvl w:val="0"/>
          <w:numId w:val="9"/>
        </w:numPr>
        <w:spacing w:line="240" w:lineRule="auto"/>
        <w:rPr>
          <w:rFonts w:ascii="Times New Roman" w:hAnsi="Times New Roman"/>
          <w:rPrChange w:id="419" w:author="Tiago Segabinazzi Dotto" w:date="2024-11-05T15:23:00Z" w16du:dateUtc="2024-11-05T15:23:00Z">
            <w:rPr/>
          </w:rPrChange>
        </w:rPr>
        <w:pPrChange w:id="420" w:author="Tiago Segabinazzi Dotto" w:date="2024-11-05T15:23:00Z" w16du:dateUtc="2024-11-05T15:23:00Z">
          <w:pPr>
            <w:pStyle w:val="BodyText"/>
            <w:numPr>
              <w:numId w:val="9"/>
            </w:numPr>
            <w:ind w:left="720" w:hanging="360"/>
          </w:pPr>
        </w:pPrChange>
      </w:pPr>
      <w:r w:rsidRPr="00F36284">
        <w:rPr>
          <w:rFonts w:ascii="Times New Roman" w:hAnsi="Times New Roman"/>
          <w:rPrChange w:id="421" w:author="Tiago Segabinazzi Dotto" w:date="2024-11-05T15:23:00Z" w16du:dateUtc="2024-11-05T15:23:00Z">
            <w:rPr/>
          </w:rPrChange>
        </w:rPr>
        <w:t>More information on git commands</w:t>
      </w:r>
      <w:r w:rsidR="00F06D24" w:rsidRPr="00F36284">
        <w:rPr>
          <w:rFonts w:ascii="Times New Roman" w:hAnsi="Times New Roman"/>
          <w:rPrChange w:id="422" w:author="Tiago Segabinazzi Dotto" w:date="2024-11-05T15:23:00Z" w16du:dateUtc="2024-11-05T15:23:00Z">
            <w:rPr/>
          </w:rPrChange>
        </w:rPr>
        <w:t>:</w:t>
      </w:r>
      <w:r w:rsidR="003331B0" w:rsidRPr="00F36284">
        <w:rPr>
          <w:rFonts w:ascii="Times New Roman" w:hAnsi="Times New Roman"/>
          <w:rPrChange w:id="423" w:author="Tiago Segabinazzi Dotto" w:date="2024-11-05T15:23:00Z" w16du:dateUtc="2024-11-05T15:23:00Z">
            <w:rPr/>
          </w:rPrChange>
        </w:rPr>
        <w:t xml:space="preserve"> </w:t>
      </w:r>
      <w:r w:rsidR="00F06D24" w:rsidRPr="00F36284">
        <w:rPr>
          <w:rFonts w:ascii="Times New Roman" w:hAnsi="Times New Roman"/>
          <w:rPrChange w:id="424" w:author="Tiago Segabinazzi Dotto" w:date="2024-11-05T15:23:00Z" w16du:dateUtc="2024-11-05T15:23:00Z">
            <w:rPr/>
          </w:rPrChange>
        </w:rPr>
        <w:t xml:space="preserve">Run </w:t>
      </w:r>
      <w:del w:id="425" w:author="Tiago Segabinazzi Dotto" w:date="2024-11-05T15:23:00Z" w16du:dateUtc="2024-11-05T15:23:00Z">
        <w:r w:rsidR="00F06D24">
          <w:rPr>
            <w:rFonts w:ascii="Menlo" w:eastAsiaTheme="minorHAnsi" w:hAnsi="Menlo" w:cs="Menlo"/>
            <w:color w:val="000000"/>
            <w:sz w:val="22"/>
            <w:szCs w:val="22"/>
            <w:lang w:val="en-US" w:eastAsia="en-US" w:bidi="ar-SA"/>
          </w:rPr>
          <w:delText>”</w:delText>
        </w:r>
      </w:del>
      <w:ins w:id="426" w:author="Tiago Segabinazzi Dotto" w:date="2024-11-05T15:23:00Z" w16du:dateUtc="2024-11-05T15:23:00Z">
        <w:r w:rsidR="00634AB5">
          <w:rPr>
            <w:rFonts w:ascii="Times New Roman" w:eastAsiaTheme="minorHAnsi" w:hAnsi="Times New Roman" w:cs="Times New Roman"/>
            <w:color w:val="000000"/>
            <w:lang w:val="en-US" w:eastAsia="en-US" w:bidi="ar-SA"/>
          </w:rPr>
          <w:t>“</w:t>
        </w:r>
      </w:ins>
      <w:r w:rsidR="00F06D24" w:rsidRPr="00F36284">
        <w:rPr>
          <w:rFonts w:ascii="Courier New" w:hAnsi="Courier New"/>
          <w:color w:val="000000"/>
          <w:sz w:val="22"/>
          <w:lang w:val="en-US"/>
          <w:rPrChange w:id="427" w:author="Tiago Segabinazzi Dotto" w:date="2024-11-05T15:23:00Z" w16du:dateUtc="2024-11-05T15:23:00Z">
            <w:rPr>
              <w:rFonts w:ascii="Menlo" w:hAnsi="Menlo"/>
              <w:color w:val="000000"/>
              <w:sz w:val="22"/>
              <w:lang w:val="en-US"/>
            </w:rPr>
          </w:rPrChange>
        </w:rPr>
        <w:t>git help</w:t>
      </w:r>
      <w:r w:rsidR="00F06D24" w:rsidRPr="00F36284">
        <w:rPr>
          <w:rFonts w:ascii="Times New Roman" w:hAnsi="Times New Roman"/>
          <w:color w:val="000000"/>
          <w:lang w:val="en-US"/>
          <w:rPrChange w:id="428" w:author="Tiago Segabinazzi Dotto" w:date="2024-11-05T15:23:00Z" w16du:dateUtc="2024-11-05T15:23:00Z">
            <w:rPr>
              <w:rFonts w:ascii="Menlo" w:hAnsi="Menlo"/>
              <w:color w:val="000000"/>
              <w:sz w:val="22"/>
              <w:lang w:val="en-US"/>
            </w:rPr>
          </w:rPrChange>
        </w:rPr>
        <w:t xml:space="preserve">” </w:t>
      </w:r>
      <w:del w:id="429" w:author="Tiago Segabinazzi Dotto" w:date="2024-11-05T15:23:00Z" w16du:dateUtc="2024-11-05T15:23:00Z">
        <w:r w:rsidR="00F06D24" w:rsidRPr="00F06D24">
          <w:rPr>
            <w:rFonts w:asciiTheme="minorHAnsi" w:eastAsiaTheme="minorHAnsi" w:hAnsiTheme="minorHAnsi" w:cstheme="minorHAnsi"/>
            <w:color w:val="000000"/>
            <w:sz w:val="22"/>
            <w:szCs w:val="22"/>
            <w:lang w:val="en-US" w:eastAsia="en-US" w:bidi="ar-SA"/>
          </w:rPr>
          <w:delText xml:space="preserve"> </w:delText>
        </w:r>
      </w:del>
      <w:r w:rsidR="00F06D24" w:rsidRPr="00F36284">
        <w:rPr>
          <w:rFonts w:ascii="Times New Roman" w:hAnsi="Times New Roman"/>
          <w:color w:val="000000"/>
          <w:lang w:val="en-US"/>
          <w:rPrChange w:id="430" w:author="Tiago Segabinazzi Dotto" w:date="2024-11-05T15:23:00Z" w16du:dateUtc="2024-11-05T15:23:00Z">
            <w:rPr>
              <w:rFonts w:asciiTheme="minorHAnsi" w:hAnsiTheme="minorHAnsi"/>
              <w:color w:val="000000"/>
              <w:sz w:val="22"/>
              <w:lang w:val="en-US"/>
            </w:rPr>
          </w:rPrChange>
        </w:rPr>
        <w:t>or</w:t>
      </w:r>
      <w:r w:rsidR="00F06D24" w:rsidRPr="00F36284">
        <w:rPr>
          <w:rFonts w:ascii="Times New Roman" w:hAnsi="Times New Roman"/>
          <w:color w:val="000000"/>
          <w:lang w:val="en-US"/>
          <w:rPrChange w:id="431" w:author="Tiago Segabinazzi Dotto" w:date="2024-11-05T15:23:00Z" w16du:dateUtc="2024-11-05T15:23:00Z">
            <w:rPr>
              <w:rFonts w:ascii="Menlo" w:hAnsi="Menlo"/>
              <w:color w:val="000000"/>
              <w:sz w:val="22"/>
              <w:lang w:val="en-US"/>
            </w:rPr>
          </w:rPrChange>
        </w:rPr>
        <w:t xml:space="preserve"> “</w:t>
      </w:r>
      <w:r w:rsidR="00F06D24" w:rsidRPr="00F36284">
        <w:rPr>
          <w:rFonts w:ascii="Courier New" w:hAnsi="Courier New"/>
          <w:color w:val="000000"/>
          <w:sz w:val="22"/>
          <w:lang w:val="en-US"/>
          <w:rPrChange w:id="432" w:author="Tiago Segabinazzi Dotto" w:date="2024-11-05T15:23:00Z" w16du:dateUtc="2024-11-05T15:23:00Z">
            <w:rPr>
              <w:rFonts w:ascii="Menlo" w:hAnsi="Menlo"/>
              <w:color w:val="000000"/>
              <w:sz w:val="22"/>
              <w:lang w:val="en-US"/>
            </w:rPr>
          </w:rPrChange>
        </w:rPr>
        <w:t>git help -g</w:t>
      </w:r>
      <w:del w:id="433" w:author="Tiago Segabinazzi Dotto" w:date="2024-11-05T15:23:00Z" w16du:dateUtc="2024-11-05T15:23:00Z">
        <w:r w:rsidR="00F06D24">
          <w:rPr>
            <w:rFonts w:ascii="Menlo" w:eastAsiaTheme="minorHAnsi" w:hAnsi="Menlo" w:cs="Menlo"/>
            <w:color w:val="000000"/>
            <w:sz w:val="22"/>
            <w:szCs w:val="22"/>
            <w:lang w:val="en-US" w:eastAsia="en-US" w:bidi="ar-SA"/>
          </w:rPr>
          <w:delText>“</w:delText>
        </w:r>
      </w:del>
      <w:ins w:id="434" w:author="Tiago Segabinazzi Dotto" w:date="2024-11-05T15:23:00Z" w16du:dateUtc="2024-11-05T15:23:00Z">
        <w:r w:rsidR="00634AB5">
          <w:rPr>
            <w:rFonts w:ascii="Times New Roman" w:eastAsiaTheme="minorHAnsi" w:hAnsi="Times New Roman" w:cs="Times New Roman"/>
            <w:color w:val="000000"/>
            <w:lang w:val="en-US" w:eastAsia="en-US" w:bidi="ar-SA"/>
          </w:rPr>
          <w:t>”</w:t>
        </w:r>
      </w:ins>
      <w:r w:rsidR="00F06D24" w:rsidRPr="00F36284">
        <w:rPr>
          <w:rFonts w:ascii="Times New Roman" w:hAnsi="Times New Roman"/>
          <w:color w:val="000000"/>
          <w:lang w:val="en-US"/>
          <w:rPrChange w:id="435" w:author="Tiago Segabinazzi Dotto" w:date="2024-11-05T15:23:00Z" w16du:dateUtc="2024-11-05T15:23:00Z">
            <w:rPr>
              <w:rFonts w:ascii="Menlo" w:hAnsi="Menlo"/>
              <w:color w:val="000000"/>
              <w:sz w:val="22"/>
              <w:lang w:val="en-US"/>
            </w:rPr>
          </w:rPrChange>
        </w:rPr>
        <w:t xml:space="preserve"> in a terminal</w:t>
      </w:r>
      <w:r w:rsidR="003331B0" w:rsidRPr="00F36284">
        <w:rPr>
          <w:rFonts w:ascii="Times New Roman" w:hAnsi="Times New Roman"/>
          <w:color w:val="000000"/>
          <w:lang w:val="en-US"/>
          <w:rPrChange w:id="436" w:author="Tiago Segabinazzi Dotto" w:date="2024-11-05T15:23:00Z" w16du:dateUtc="2024-11-05T15:23:00Z">
            <w:rPr>
              <w:rFonts w:ascii="Menlo" w:hAnsi="Menlo"/>
              <w:color w:val="000000"/>
              <w:sz w:val="22"/>
              <w:lang w:val="en-US"/>
            </w:rPr>
          </w:rPrChange>
        </w:rPr>
        <w:t xml:space="preserve"> </w:t>
      </w:r>
      <w:r w:rsidRPr="00F36284">
        <w:rPr>
          <w:rFonts w:ascii="Times New Roman" w:hAnsi="Times New Roman"/>
          <w:color w:val="000000"/>
          <w:lang w:val="en-US"/>
          <w:rPrChange w:id="437" w:author="Tiago Segabinazzi Dotto" w:date="2024-11-05T15:23:00Z" w16du:dateUtc="2024-11-05T15:23:00Z">
            <w:rPr>
              <w:rFonts w:asciiTheme="minorHAnsi" w:hAnsiTheme="minorHAnsi"/>
              <w:color w:val="000000"/>
              <w:sz w:val="22"/>
              <w:lang w:val="en-US"/>
            </w:rPr>
          </w:rPrChange>
        </w:rPr>
        <w:t>or h</w:t>
      </w:r>
      <w:r w:rsidR="00F06D24" w:rsidRPr="00F36284">
        <w:rPr>
          <w:rFonts w:ascii="Times New Roman" w:hAnsi="Times New Roman"/>
          <w:color w:val="000000"/>
          <w:lang w:val="en-US"/>
          <w:rPrChange w:id="438" w:author="Tiago Segabinazzi Dotto" w:date="2024-11-05T15:23:00Z" w16du:dateUtc="2024-11-05T15:23:00Z">
            <w:rPr>
              <w:rFonts w:asciiTheme="minorHAnsi" w:hAnsiTheme="minorHAnsi"/>
              <w:color w:val="000000"/>
              <w:sz w:val="22"/>
              <w:lang w:val="en-US"/>
            </w:rPr>
          </w:rPrChange>
        </w:rPr>
        <w:t>ave a look to the git website</w:t>
      </w:r>
      <w:r w:rsidRPr="00F36284">
        <w:rPr>
          <w:rFonts w:ascii="Times New Roman" w:hAnsi="Times New Roman"/>
          <w:color w:val="000000"/>
          <w:lang w:val="en-US"/>
          <w:rPrChange w:id="439" w:author="Tiago Segabinazzi Dotto" w:date="2024-11-05T15:23:00Z" w16du:dateUtc="2024-11-05T15:23:00Z">
            <w:rPr>
              <w:rFonts w:asciiTheme="minorHAnsi" w:hAnsiTheme="minorHAnsi"/>
              <w:color w:val="000000"/>
              <w:sz w:val="22"/>
              <w:lang w:val="en-US"/>
            </w:rPr>
          </w:rPrChange>
        </w:rPr>
        <w:t xml:space="preserve"> </w:t>
      </w:r>
      <w:del w:id="440" w:author="Tiago Segabinazzi Dotto" w:date="2024-11-05T15:23:00Z" w16du:dateUtc="2024-11-05T15:23:00Z">
        <w:r>
          <w:rPr>
            <w:rFonts w:asciiTheme="minorHAnsi" w:eastAsiaTheme="minorHAnsi" w:hAnsiTheme="minorHAnsi" w:cstheme="minorHAnsi"/>
            <w:color w:val="000000"/>
            <w:sz w:val="22"/>
            <w:szCs w:val="22"/>
            <w:lang w:val="en-US" w:eastAsia="en-US" w:bidi="ar-SA"/>
          </w:rPr>
          <w:delText>(e.g.</w:delText>
        </w:r>
      </w:del>
      <w:ins w:id="441" w:author="Tiago Segabinazzi Dotto" w:date="2024-11-05T15:23:00Z" w16du:dateUtc="2024-11-05T15:23:00Z">
        <w:r w:rsidR="00634AB5">
          <w:rPr>
            <w:rFonts w:ascii="Times New Roman" w:eastAsiaTheme="minorHAnsi" w:hAnsi="Times New Roman" w:cs="Times New Roman"/>
            <w:color w:val="000000"/>
            <w:lang w:val="en-US" w:eastAsia="en-US" w:bidi="ar-SA"/>
          </w:rPr>
          <w:t>at</w:t>
        </w:r>
      </w:ins>
      <w:r w:rsidRPr="00F36284">
        <w:rPr>
          <w:rFonts w:ascii="Times New Roman" w:hAnsi="Times New Roman"/>
          <w:color w:val="000000"/>
          <w:lang w:val="en-US"/>
          <w:rPrChange w:id="442" w:author="Tiago Segabinazzi Dotto" w:date="2024-11-05T15:23:00Z" w16du:dateUtc="2024-11-05T15:23:00Z">
            <w:rPr>
              <w:rFonts w:asciiTheme="minorHAnsi" w:hAnsiTheme="minorHAnsi"/>
              <w:color w:val="000000"/>
              <w:sz w:val="22"/>
              <w:lang w:val="en-US"/>
            </w:rPr>
          </w:rPrChange>
        </w:rPr>
        <w:t xml:space="preserve"> </w:t>
      </w:r>
      <w:r>
        <w:fldChar w:fldCharType="begin"/>
      </w:r>
      <w:r>
        <w:instrText>HYPERLINK "https://git-scm.com/docs/giteveryday"</w:instrText>
      </w:r>
      <w:r>
        <w:fldChar w:fldCharType="separate"/>
      </w:r>
      <w:r w:rsidRPr="00F36284">
        <w:rPr>
          <w:rStyle w:val="Hyperlink"/>
          <w:rFonts w:ascii="Times New Roman" w:hAnsi="Times New Roman"/>
          <w:lang w:val="en-US"/>
          <w:rPrChange w:id="443" w:author="Tiago Segabinazzi Dotto" w:date="2024-11-05T15:23:00Z" w16du:dateUtc="2024-11-05T15:23:00Z">
            <w:rPr>
              <w:rStyle w:val="Hyperlink"/>
              <w:rFonts w:asciiTheme="minorHAnsi" w:hAnsiTheme="minorHAnsi"/>
              <w:sz w:val="22"/>
              <w:lang w:val="en-US"/>
            </w:rPr>
          </w:rPrChange>
        </w:rPr>
        <w:t>https://git-scm.com/docs/giteveryday</w:t>
      </w:r>
      <w:r>
        <w:rPr>
          <w:rStyle w:val="Hyperlink"/>
          <w:rFonts w:ascii="Times New Roman" w:hAnsi="Times New Roman"/>
          <w:lang w:val="en-US"/>
          <w:rPrChange w:id="444" w:author="Tiago Segabinazzi Dotto" w:date="2024-11-05T15:23:00Z" w16du:dateUtc="2024-11-05T15:23:00Z">
            <w:rPr>
              <w:rStyle w:val="Hyperlink"/>
              <w:rFonts w:asciiTheme="minorHAnsi" w:hAnsiTheme="minorHAnsi"/>
              <w:sz w:val="22"/>
              <w:lang w:val="en-US" w:bidi="ar-SA"/>
            </w:rPr>
          </w:rPrChange>
        </w:rPr>
        <w:fldChar w:fldCharType="end"/>
      </w:r>
      <w:del w:id="445" w:author="Tiago Segabinazzi Dotto" w:date="2024-11-05T15:23:00Z" w16du:dateUtc="2024-11-05T15:23:00Z">
        <w:r>
          <w:rPr>
            <w:rFonts w:asciiTheme="minorHAnsi" w:eastAsiaTheme="minorHAnsi" w:hAnsiTheme="minorHAnsi" w:cstheme="minorHAnsi"/>
            <w:color w:val="000000"/>
            <w:sz w:val="22"/>
            <w:szCs w:val="22"/>
            <w:lang w:val="en-US" w:eastAsia="en-US" w:bidi="ar-SA"/>
          </w:rPr>
          <w:delText>)</w:delText>
        </w:r>
      </w:del>
    </w:p>
    <w:p w14:paraId="4C8150BD" w14:textId="51625B94" w:rsidR="00F06D24" w:rsidRPr="00F36284" w:rsidRDefault="00A34F50" w:rsidP="00F36284">
      <w:pPr>
        <w:pStyle w:val="BodyText"/>
        <w:numPr>
          <w:ilvl w:val="0"/>
          <w:numId w:val="9"/>
        </w:numPr>
        <w:spacing w:line="240" w:lineRule="auto"/>
        <w:jc w:val="left"/>
        <w:rPr>
          <w:rFonts w:ascii="Times New Roman" w:hAnsi="Times New Roman"/>
          <w:color w:val="000000"/>
          <w:lang w:val="en-US"/>
          <w:rPrChange w:id="446" w:author="Tiago Segabinazzi Dotto" w:date="2024-11-05T15:23:00Z" w16du:dateUtc="2024-11-05T15:23:00Z">
            <w:rPr>
              <w:rFonts w:asciiTheme="minorHAnsi" w:hAnsiTheme="minorHAnsi"/>
              <w:color w:val="000000"/>
              <w:sz w:val="22"/>
              <w:lang w:val="en-US"/>
            </w:rPr>
          </w:rPrChange>
        </w:rPr>
        <w:pPrChange w:id="447" w:author="Tiago Segabinazzi Dotto" w:date="2024-11-05T15:23:00Z" w16du:dateUtc="2024-11-05T15:23:00Z">
          <w:pPr>
            <w:pStyle w:val="BodyText"/>
            <w:numPr>
              <w:numId w:val="9"/>
            </w:numPr>
            <w:ind w:left="720" w:hanging="360"/>
            <w:jc w:val="left"/>
          </w:pPr>
        </w:pPrChange>
      </w:pPr>
      <w:r w:rsidRPr="00F36284">
        <w:rPr>
          <w:rFonts w:ascii="Times New Roman" w:hAnsi="Times New Roman"/>
          <w:color w:val="000000"/>
          <w:lang w:val="en-US"/>
          <w:rPrChange w:id="448" w:author="Tiago Segabinazzi Dotto" w:date="2024-11-05T15:23:00Z" w16du:dateUtc="2024-11-05T15:23:00Z">
            <w:rPr>
              <w:rFonts w:asciiTheme="minorHAnsi" w:hAnsiTheme="minorHAnsi"/>
              <w:color w:val="000000"/>
              <w:sz w:val="22"/>
              <w:lang w:val="en-US"/>
            </w:rPr>
          </w:rPrChange>
        </w:rPr>
        <w:t>Some notes on file manipulation with Git:</w:t>
      </w:r>
      <w:r w:rsidR="003331B0" w:rsidRPr="00F36284">
        <w:rPr>
          <w:rFonts w:ascii="Times New Roman" w:hAnsi="Times New Roman"/>
          <w:color w:val="000000"/>
          <w:lang w:val="en-US"/>
          <w:rPrChange w:id="449" w:author="Tiago Segabinazzi Dotto" w:date="2024-11-05T15:23:00Z" w16du:dateUtc="2024-11-05T15:23:00Z">
            <w:rPr>
              <w:rFonts w:asciiTheme="minorHAnsi" w:hAnsiTheme="minorHAnsi"/>
              <w:color w:val="000000"/>
              <w:sz w:val="22"/>
              <w:lang w:val="en-US"/>
            </w:rPr>
          </w:rPrChange>
        </w:rPr>
        <w:t xml:space="preserve"> </w:t>
      </w:r>
      <w:r w:rsidR="003331B0">
        <w:fldChar w:fldCharType="begin"/>
      </w:r>
      <w:r w:rsidR="003331B0">
        <w:instrText>HYPERLINK "https://gist.github.com/lhoupert/01daa22e0b2a4171c20a291df14e661b"</w:instrText>
      </w:r>
      <w:r w:rsidR="003331B0">
        <w:fldChar w:fldCharType="separate"/>
      </w:r>
      <w:r w:rsidR="003331B0" w:rsidRPr="00F36284">
        <w:rPr>
          <w:rStyle w:val="Hyperlink"/>
          <w:rFonts w:ascii="Times New Roman" w:hAnsi="Times New Roman"/>
          <w:lang w:val="en-US"/>
          <w:rPrChange w:id="450" w:author="Tiago Segabinazzi Dotto" w:date="2024-11-05T15:23:00Z" w16du:dateUtc="2024-11-05T15:23:00Z">
            <w:rPr>
              <w:rStyle w:val="Hyperlink"/>
              <w:rFonts w:asciiTheme="minorHAnsi" w:hAnsiTheme="minorHAnsi"/>
              <w:sz w:val="22"/>
              <w:lang w:val="en-US"/>
            </w:rPr>
          </w:rPrChange>
        </w:rPr>
        <w:t>https://gist.github.com/lhoupert/01daa22e0b2a4171c20a291df14e661b</w:t>
      </w:r>
      <w:r w:rsidR="003331B0">
        <w:rPr>
          <w:rStyle w:val="Hyperlink"/>
          <w:rFonts w:ascii="Times New Roman" w:hAnsi="Times New Roman"/>
          <w:lang w:val="en-US"/>
          <w:rPrChange w:id="451" w:author="Tiago Segabinazzi Dotto" w:date="2024-11-05T15:23:00Z" w16du:dateUtc="2024-11-05T15:23:00Z">
            <w:rPr>
              <w:rStyle w:val="Hyperlink"/>
              <w:rFonts w:asciiTheme="minorHAnsi" w:hAnsiTheme="minorHAnsi"/>
              <w:sz w:val="22"/>
              <w:lang w:val="en-US" w:bidi="ar-SA"/>
            </w:rPr>
          </w:rPrChange>
        </w:rPr>
        <w:fldChar w:fldCharType="end"/>
      </w:r>
    </w:p>
    <w:p w14:paraId="4560255E" w14:textId="1B1549B8" w:rsidR="00942714" w:rsidRPr="00F36284" w:rsidRDefault="00942714" w:rsidP="00F36284">
      <w:pPr>
        <w:pStyle w:val="BodyText"/>
        <w:numPr>
          <w:ilvl w:val="0"/>
          <w:numId w:val="9"/>
        </w:numPr>
        <w:spacing w:line="240" w:lineRule="auto"/>
        <w:jc w:val="left"/>
        <w:rPr>
          <w:rFonts w:ascii="Times New Roman" w:hAnsi="Times New Roman"/>
          <w:color w:val="000000"/>
          <w:lang w:val="en-US"/>
          <w:rPrChange w:id="452" w:author="Tiago Segabinazzi Dotto" w:date="2024-11-05T15:23:00Z" w16du:dateUtc="2024-11-05T15:23:00Z">
            <w:rPr>
              <w:rFonts w:asciiTheme="minorHAnsi" w:hAnsiTheme="minorHAnsi"/>
              <w:color w:val="000000"/>
              <w:sz w:val="22"/>
              <w:lang w:val="en-US"/>
            </w:rPr>
          </w:rPrChange>
        </w:rPr>
        <w:pPrChange w:id="453" w:author="Tiago Segabinazzi Dotto" w:date="2024-11-05T15:23:00Z" w16du:dateUtc="2024-11-05T15:23:00Z">
          <w:pPr>
            <w:pStyle w:val="BodyText"/>
            <w:numPr>
              <w:numId w:val="9"/>
            </w:numPr>
            <w:ind w:left="720" w:hanging="360"/>
            <w:jc w:val="left"/>
          </w:pPr>
        </w:pPrChange>
      </w:pPr>
      <w:r w:rsidRPr="00F36284">
        <w:rPr>
          <w:rFonts w:ascii="Times New Roman" w:hAnsi="Times New Roman"/>
          <w:color w:val="000000"/>
          <w:lang w:val="en-US"/>
          <w:rPrChange w:id="454" w:author="Tiago Segabinazzi Dotto" w:date="2024-11-05T15:23:00Z" w16du:dateUtc="2024-11-05T15:23:00Z">
            <w:rPr>
              <w:rFonts w:asciiTheme="minorHAnsi" w:hAnsiTheme="minorHAnsi"/>
              <w:color w:val="000000"/>
              <w:sz w:val="22"/>
              <w:lang w:val="en-US"/>
            </w:rPr>
          </w:rPrChange>
        </w:rPr>
        <w:t xml:space="preserve">Git Cheat Sheet: </w:t>
      </w:r>
      <w:r>
        <w:fldChar w:fldCharType="begin"/>
      </w:r>
      <w:r>
        <w:instrText>HYPERLINK "https://training.github.com/downloads/github-git-cheat-sheet.pdf"</w:instrText>
      </w:r>
      <w:r>
        <w:fldChar w:fldCharType="separate"/>
      </w:r>
      <w:r w:rsidRPr="00F36284">
        <w:rPr>
          <w:rStyle w:val="Hyperlink"/>
          <w:rFonts w:ascii="Times New Roman" w:hAnsi="Times New Roman"/>
          <w:lang w:val="en-US"/>
          <w:rPrChange w:id="455" w:author="Tiago Segabinazzi Dotto" w:date="2024-11-05T15:23:00Z" w16du:dateUtc="2024-11-05T15:23:00Z">
            <w:rPr>
              <w:rStyle w:val="Hyperlink"/>
              <w:rFonts w:asciiTheme="minorHAnsi" w:hAnsiTheme="minorHAnsi"/>
              <w:sz w:val="22"/>
              <w:lang w:val="en-US"/>
            </w:rPr>
          </w:rPrChange>
        </w:rPr>
        <w:t>https://training.github.com/downloads/github-git-cheat-sheet.pdf</w:t>
      </w:r>
      <w:r>
        <w:rPr>
          <w:rStyle w:val="Hyperlink"/>
          <w:rFonts w:ascii="Times New Roman" w:hAnsi="Times New Roman"/>
          <w:lang w:val="en-US"/>
          <w:rPrChange w:id="456" w:author="Tiago Segabinazzi Dotto" w:date="2024-11-05T15:23:00Z" w16du:dateUtc="2024-11-05T15:23:00Z">
            <w:rPr>
              <w:rStyle w:val="Hyperlink"/>
              <w:rFonts w:asciiTheme="minorHAnsi" w:hAnsiTheme="minorHAnsi"/>
              <w:sz w:val="22"/>
              <w:lang w:val="en-US" w:bidi="ar-SA"/>
            </w:rPr>
          </w:rPrChange>
        </w:rPr>
        <w:fldChar w:fldCharType="end"/>
      </w:r>
    </w:p>
    <w:p w14:paraId="0D6E734E" w14:textId="77777777" w:rsidR="00A34F50" w:rsidRDefault="00A34F50" w:rsidP="00F06D24">
      <w:pPr>
        <w:pStyle w:val="BodyText"/>
        <w:rPr>
          <w:del w:id="457" w:author="Tiago Segabinazzi Dotto" w:date="2024-11-05T15:23:00Z" w16du:dateUtc="2024-11-05T15:23:00Z"/>
          <w:rFonts w:ascii="Menlo" w:eastAsiaTheme="minorHAnsi" w:hAnsi="Menlo" w:cs="Menlo"/>
          <w:color w:val="000000"/>
          <w:sz w:val="22"/>
          <w:szCs w:val="22"/>
          <w:lang w:val="en-US" w:eastAsia="en-US" w:bidi="ar-SA"/>
        </w:rPr>
      </w:pPr>
    </w:p>
    <w:p w14:paraId="675D4BE0" w14:textId="77777777" w:rsidR="00F06D24" w:rsidRPr="00F36284" w:rsidRDefault="00F06D24" w:rsidP="0046023D">
      <w:pPr>
        <w:pStyle w:val="BodyText"/>
        <w:jc w:val="left"/>
        <w:rPr>
          <w:rFonts w:ascii="Times New Roman" w:hAnsi="Times New Roman"/>
          <w:rPrChange w:id="458" w:author="Tiago Segabinazzi Dotto" w:date="2024-11-05T15:23:00Z" w16du:dateUtc="2024-11-05T15:23:00Z">
            <w:rPr/>
          </w:rPrChange>
        </w:rPr>
      </w:pPr>
    </w:p>
    <w:p w14:paraId="26EF470D" w14:textId="6236D633" w:rsidR="00590212" w:rsidRPr="00F36284" w:rsidRDefault="00590212" w:rsidP="00590212">
      <w:pPr>
        <w:pStyle w:val="Heading2"/>
        <w:rPr>
          <w:rFonts w:ascii="Times New Roman" w:hAnsi="Times New Roman"/>
          <w:rPrChange w:id="459" w:author="Tiago Segabinazzi Dotto" w:date="2024-11-05T15:23:00Z" w16du:dateUtc="2024-11-05T15:23:00Z">
            <w:rPr/>
          </w:rPrChange>
        </w:rPr>
      </w:pPr>
      <w:bookmarkStart w:id="460" w:name="_Toc108243085"/>
      <w:r w:rsidRPr="00F36284">
        <w:rPr>
          <w:rFonts w:ascii="Times New Roman" w:hAnsi="Times New Roman"/>
          <w:rPrChange w:id="461" w:author="Tiago Segabinazzi Dotto" w:date="2024-11-05T15:23:00Z" w16du:dateUtc="2024-11-05T15:23:00Z">
            <w:rPr/>
          </w:rPrChange>
        </w:rPr>
        <w:t>Setup and run locally</w:t>
      </w:r>
      <w:bookmarkEnd w:id="460"/>
    </w:p>
    <w:p w14:paraId="61C48437" w14:textId="77777777" w:rsidR="003E7504" w:rsidRDefault="003E7504" w:rsidP="00F36284">
      <w:pPr>
        <w:pStyle w:val="Heading3"/>
        <w:numPr>
          <w:ilvl w:val="0"/>
          <w:numId w:val="0"/>
        </w:numPr>
        <w:jc w:val="left"/>
        <w:rPr>
          <w:ins w:id="462" w:author="Tiago Segabinazzi Dotto" w:date="2024-11-05T15:23:00Z" w16du:dateUtc="2024-11-05T15:23:00Z"/>
          <w:rFonts w:ascii="Times New Roman" w:hAnsi="Times New Roman" w:cs="Times New Roman"/>
        </w:rPr>
      </w:pPr>
      <w:bookmarkStart w:id="463" w:name="_Toc108243086"/>
    </w:p>
    <w:p w14:paraId="2A272918" w14:textId="75589121" w:rsidR="00590212" w:rsidRPr="00F36284" w:rsidRDefault="00590212" w:rsidP="00FB71F9">
      <w:pPr>
        <w:pStyle w:val="Heading3"/>
        <w:jc w:val="left"/>
        <w:rPr>
          <w:rFonts w:ascii="Times New Roman" w:hAnsi="Times New Roman"/>
          <w:rPrChange w:id="464" w:author="Tiago Segabinazzi Dotto" w:date="2024-11-05T15:23:00Z" w16du:dateUtc="2024-11-05T15:23:00Z">
            <w:rPr/>
          </w:rPrChange>
        </w:rPr>
      </w:pPr>
      <w:r w:rsidRPr="00F36284">
        <w:rPr>
          <w:rFonts w:ascii="Times New Roman" w:hAnsi="Times New Roman"/>
          <w:rPrChange w:id="465" w:author="Tiago Segabinazzi Dotto" w:date="2024-11-05T15:23:00Z" w16du:dateUtc="2024-11-05T15:23:00Z">
            <w:rPr/>
          </w:rPrChange>
        </w:rPr>
        <w:t>Get the most recent version of the toolbox</w:t>
      </w:r>
      <w:bookmarkEnd w:id="463"/>
    </w:p>
    <w:p w14:paraId="7D74788C" w14:textId="77777777" w:rsidR="003E7504" w:rsidRDefault="003E7504" w:rsidP="003E7504">
      <w:pPr>
        <w:pStyle w:val="BodyText"/>
        <w:spacing w:before="0" w:after="0" w:line="240" w:lineRule="auto"/>
        <w:jc w:val="left"/>
        <w:rPr>
          <w:ins w:id="466" w:author="Tiago Segabinazzi Dotto" w:date="2024-11-05T15:23:00Z" w16du:dateUtc="2024-11-05T15:23:00Z"/>
          <w:rFonts w:ascii="Times New Roman" w:hAnsi="Times New Roman" w:cs="Times New Roman"/>
        </w:rPr>
      </w:pPr>
    </w:p>
    <w:p w14:paraId="3AA35F51" w14:textId="1B7671DF" w:rsidR="00590212" w:rsidRPr="00F36284" w:rsidRDefault="00996743" w:rsidP="00F36284">
      <w:pPr>
        <w:pStyle w:val="BodyText"/>
        <w:spacing w:before="0" w:after="0" w:line="240" w:lineRule="auto"/>
        <w:jc w:val="left"/>
        <w:rPr>
          <w:rFonts w:ascii="Times New Roman" w:hAnsi="Times New Roman"/>
          <w:rPrChange w:id="467" w:author="Tiago Segabinazzi Dotto" w:date="2024-11-05T15:23:00Z" w16du:dateUtc="2024-11-05T15:23:00Z">
            <w:rPr/>
          </w:rPrChange>
        </w:rPr>
        <w:pPrChange w:id="468" w:author="Tiago Segabinazzi Dotto" w:date="2024-11-05T15:23:00Z" w16du:dateUtc="2024-11-05T15:23:00Z">
          <w:pPr>
            <w:pStyle w:val="BodyText"/>
            <w:jc w:val="left"/>
          </w:pPr>
        </w:pPrChange>
      </w:pPr>
      <w:r w:rsidRPr="00F36284">
        <w:rPr>
          <w:rFonts w:ascii="Times New Roman" w:hAnsi="Times New Roman"/>
          <w:rPrChange w:id="469" w:author="Tiago Segabinazzi Dotto" w:date="2024-11-05T15:23:00Z" w16du:dateUtc="2024-11-05T15:23:00Z">
            <w:rPr/>
          </w:rPrChange>
        </w:rPr>
        <w:t>If you don’t have a version of the git repository, get the last version of the code</w:t>
      </w:r>
      <w:r w:rsidR="00FB71F9" w:rsidRPr="00F36284">
        <w:rPr>
          <w:rFonts w:ascii="Times New Roman" w:hAnsi="Times New Roman"/>
          <w:rPrChange w:id="470" w:author="Tiago Segabinazzi Dotto" w:date="2024-11-05T15:23:00Z" w16du:dateUtc="2024-11-05T15:23:00Z">
            <w:rPr/>
          </w:rPrChange>
        </w:rPr>
        <w:t xml:space="preserve">. </w:t>
      </w:r>
      <w:r w:rsidRPr="00F36284">
        <w:rPr>
          <w:rFonts w:ascii="Times New Roman" w:hAnsi="Times New Roman"/>
          <w:rPrChange w:id="471" w:author="Tiago Segabinazzi Dotto" w:date="2024-11-05T15:23:00Z" w16du:dateUtc="2024-11-05T15:23:00Z">
            <w:rPr/>
          </w:rPrChange>
        </w:rPr>
        <w:t>Make sure you select the correct branch (e.g</w:t>
      </w:r>
      <w:r w:rsidRPr="00F36284">
        <w:rPr>
          <w:rFonts w:ascii="Times New Roman" w:hAnsi="Times New Roman"/>
          <w:color w:val="000000" w:themeColor="text1"/>
          <w:rPrChange w:id="472" w:author="Tiago Segabinazzi Dotto" w:date="2024-11-05T15:23:00Z" w16du:dateUtc="2024-11-05T15:23:00Z">
            <w:rPr>
              <w:color w:val="000000" w:themeColor="text1"/>
            </w:rPr>
          </w:rPrChange>
        </w:rPr>
        <w:t xml:space="preserve">.  </w:t>
      </w:r>
      <w:r w:rsidRPr="00F36284">
        <w:rPr>
          <w:rFonts w:ascii="Times New Roman" w:hAnsi="Times New Roman"/>
          <w:i/>
          <w:color w:val="000000" w:themeColor="text1"/>
          <w:rPrChange w:id="473" w:author="Tiago Segabinazzi Dotto" w:date="2024-11-05T15:23:00Z" w16du:dateUtc="2024-11-05T15:23:00Z">
            <w:rPr>
              <w:i/>
              <w:color w:val="000000" w:themeColor="text1"/>
            </w:rPr>
          </w:rPrChange>
        </w:rPr>
        <w:t>postdy120</w:t>
      </w:r>
      <w:r w:rsidR="0093791F" w:rsidRPr="00F36284">
        <w:rPr>
          <w:rFonts w:ascii="Times New Roman" w:hAnsi="Times New Roman"/>
          <w:color w:val="000000" w:themeColor="text1"/>
          <w:rPrChange w:id="474" w:author="Tiago Segabinazzi Dotto" w:date="2024-11-05T15:23:00Z" w16du:dateUtc="2024-11-05T15:23:00Z">
            <w:rPr>
              <w:color w:val="000000" w:themeColor="text1"/>
            </w:rPr>
          </w:rPrChange>
        </w:rPr>
        <w:t xml:space="preserve">, </w:t>
      </w:r>
      <w:r w:rsidR="00A1148B">
        <w:rPr>
          <w:rFonts w:ascii="Times New Roman" w:hAnsi="Times New Roman"/>
          <w:i/>
          <w:color w:val="000000" w:themeColor="text1"/>
        </w:rPr>
        <w:t>main</w:t>
      </w:r>
      <w:r w:rsidR="0093791F" w:rsidRPr="00F36284">
        <w:rPr>
          <w:rFonts w:ascii="Times New Roman" w:hAnsi="Times New Roman"/>
          <w:i/>
          <w:color w:val="000000" w:themeColor="text1"/>
          <w:rPrChange w:id="475" w:author="Tiago Segabinazzi Dotto" w:date="2024-11-05T15:23:00Z" w16du:dateUtc="2024-11-05T15:23:00Z">
            <w:rPr>
              <w:i/>
              <w:color w:val="000000" w:themeColor="text1"/>
            </w:rPr>
          </w:rPrChange>
        </w:rPr>
        <w:t>, etc..</w:t>
      </w:r>
      <w:r w:rsidRPr="00F36284">
        <w:rPr>
          <w:rFonts w:ascii="Times New Roman" w:hAnsi="Times New Roman"/>
          <w:color w:val="000000" w:themeColor="text1"/>
          <w:rPrChange w:id="476" w:author="Tiago Segabinazzi Dotto" w:date="2024-11-05T15:23:00Z" w16du:dateUtc="2024-11-05T15:23:00Z">
            <w:rPr>
              <w:color w:val="000000" w:themeColor="text1"/>
            </w:rPr>
          </w:rPrChange>
        </w:rPr>
        <w:t>), clone it or download the zip.</w:t>
      </w:r>
    </w:p>
    <w:p w14:paraId="00B5BF11" w14:textId="77777777" w:rsidR="003E7504" w:rsidRDefault="003E7504" w:rsidP="003E7504">
      <w:pPr>
        <w:pStyle w:val="BodyText"/>
        <w:spacing w:before="0" w:after="0" w:line="240" w:lineRule="auto"/>
        <w:jc w:val="left"/>
        <w:rPr>
          <w:ins w:id="477" w:author="Tiago Segabinazzi Dotto" w:date="2024-11-05T15:23:00Z" w16du:dateUtc="2024-11-05T15:23:00Z"/>
          <w:rFonts w:ascii="Times New Roman" w:hAnsi="Times New Roman" w:cs="Times New Roman"/>
        </w:rPr>
      </w:pPr>
    </w:p>
    <w:p w14:paraId="05C1EBC8" w14:textId="35CF718B" w:rsidR="00A55177" w:rsidRDefault="00996743" w:rsidP="003E7504">
      <w:pPr>
        <w:pStyle w:val="BodyText"/>
        <w:spacing w:before="0" w:after="0" w:line="240" w:lineRule="auto"/>
        <w:jc w:val="left"/>
        <w:rPr>
          <w:rFonts w:ascii="Times New Roman" w:hAnsi="Times New Roman"/>
          <w:rPrChange w:id="478" w:author="Tiago Segabinazzi Dotto" w:date="2024-11-05T15:23:00Z" w16du:dateUtc="2024-11-05T15:23:00Z">
            <w:rPr/>
          </w:rPrChange>
        </w:rPr>
        <w:pPrChange w:id="479" w:author="Tiago Segabinazzi Dotto" w:date="2024-11-05T15:23:00Z" w16du:dateUtc="2024-11-05T15:23:00Z">
          <w:pPr>
            <w:pStyle w:val="BodyText"/>
            <w:jc w:val="left"/>
          </w:pPr>
        </w:pPrChange>
      </w:pPr>
      <w:r w:rsidRPr="00F36284">
        <w:rPr>
          <w:rFonts w:ascii="Times New Roman" w:hAnsi="Times New Roman"/>
          <w:rPrChange w:id="480" w:author="Tiago Segabinazzi Dotto" w:date="2024-11-05T15:23:00Z" w16du:dateUtc="2024-11-05T15:23:00Z">
            <w:rPr/>
          </w:rPrChange>
        </w:rPr>
        <w:t>If you have already a git version of the repository</w:t>
      </w:r>
      <w:r w:rsidR="00007F66" w:rsidRPr="00F36284">
        <w:rPr>
          <w:rFonts w:ascii="Times New Roman" w:hAnsi="Times New Roman"/>
          <w:rPrChange w:id="481" w:author="Tiago Segabinazzi Dotto" w:date="2024-11-05T15:23:00Z" w16du:dateUtc="2024-11-05T15:23:00Z">
            <w:rPr/>
          </w:rPrChange>
        </w:rPr>
        <w:t xml:space="preserve"> se</w:t>
      </w:r>
      <w:r w:rsidR="008240A9" w:rsidRPr="00F36284">
        <w:rPr>
          <w:rFonts w:ascii="Times New Roman" w:hAnsi="Times New Roman"/>
          <w:rPrChange w:id="482" w:author="Tiago Segabinazzi Dotto" w:date="2024-11-05T15:23:00Z" w16du:dateUtc="2024-11-05T15:23:00Z">
            <w:rPr/>
          </w:rPrChange>
        </w:rPr>
        <w:t>t</w:t>
      </w:r>
      <w:r w:rsidR="00007F66" w:rsidRPr="00F36284">
        <w:rPr>
          <w:rFonts w:ascii="Times New Roman" w:hAnsi="Times New Roman"/>
          <w:rPrChange w:id="483" w:author="Tiago Segabinazzi Dotto" w:date="2024-11-05T15:23:00Z" w16du:dateUtc="2024-11-05T15:23:00Z">
            <w:rPr/>
          </w:rPrChange>
        </w:rPr>
        <w:t xml:space="preserve"> up following </w:t>
      </w:r>
      <w:r w:rsidR="0093791F" w:rsidRPr="00F36284">
        <w:rPr>
          <w:rFonts w:ascii="Times New Roman" w:hAnsi="Times New Roman"/>
          <w:i/>
          <w:rPrChange w:id="484" w:author="Tiago Segabinazzi Dotto" w:date="2024-11-05T15:23:00Z" w16du:dateUtc="2024-11-05T15:23:00Z">
            <w:rPr>
              <w:i/>
            </w:rPr>
          </w:rPrChange>
        </w:rPr>
        <w:t>Section 1. Git</w:t>
      </w:r>
      <w:del w:id="485" w:author="Tiago Segabinazzi Dotto" w:date="2024-11-05T15:23:00Z" w16du:dateUtc="2024-11-05T15:23:00Z">
        <w:r>
          <w:delText>, go in</w:delText>
        </w:r>
      </w:del>
      <w:ins w:id="486" w:author="Tiago Segabinazzi Dotto" w:date="2024-11-05T15:23:00Z" w16du:dateUtc="2024-11-05T15:23:00Z">
        <w:r w:rsidR="003E7504">
          <w:rPr>
            <w:rFonts w:ascii="Times New Roman" w:hAnsi="Times New Roman" w:cs="Times New Roman"/>
          </w:rPr>
          <w:t>. G</w:t>
        </w:r>
        <w:r w:rsidRPr="00F36284">
          <w:rPr>
            <w:rFonts w:ascii="Times New Roman" w:hAnsi="Times New Roman" w:cs="Times New Roman"/>
          </w:rPr>
          <w:t>o in</w:t>
        </w:r>
        <w:r w:rsidR="003E7504">
          <w:rPr>
            <w:rFonts w:ascii="Times New Roman" w:hAnsi="Times New Roman" w:cs="Times New Roman"/>
          </w:rPr>
          <w:t>to</w:t>
        </w:r>
      </w:ins>
      <w:r w:rsidRPr="00F36284">
        <w:rPr>
          <w:rFonts w:ascii="Times New Roman" w:hAnsi="Times New Roman"/>
          <w:rPrChange w:id="487" w:author="Tiago Segabinazzi Dotto" w:date="2024-11-05T15:23:00Z" w16du:dateUtc="2024-11-05T15:23:00Z">
            <w:rPr/>
          </w:rPrChange>
        </w:rPr>
        <w:t xml:space="preserve"> your git folder</w:t>
      </w:r>
      <w:ins w:id="488" w:author="Tiago Segabinazzi Dotto" w:date="2024-11-05T15:23:00Z" w16du:dateUtc="2024-11-05T15:23:00Z">
        <w:r w:rsidR="003E7504">
          <w:rPr>
            <w:rFonts w:ascii="Times New Roman" w:hAnsi="Times New Roman" w:cs="Times New Roman"/>
          </w:rPr>
          <w:t>,</w:t>
        </w:r>
      </w:ins>
      <w:r w:rsidRPr="00F36284">
        <w:rPr>
          <w:rFonts w:ascii="Times New Roman" w:hAnsi="Times New Roman"/>
          <w:rPrChange w:id="489" w:author="Tiago Segabinazzi Dotto" w:date="2024-11-05T15:23:00Z" w16du:dateUtc="2024-11-05T15:23:00Z">
            <w:rPr/>
          </w:rPrChange>
        </w:rPr>
        <w:t xml:space="preserve"> then run:</w:t>
      </w:r>
      <w:r w:rsidR="0093791F" w:rsidRPr="00F36284">
        <w:rPr>
          <w:rFonts w:ascii="Times New Roman" w:hAnsi="Times New Roman"/>
          <w:rPrChange w:id="490" w:author="Tiago Segabinazzi Dotto" w:date="2024-11-05T15:23:00Z" w16du:dateUtc="2024-11-05T15:23:00Z">
            <w:rPr/>
          </w:rPrChange>
        </w:rPr>
        <w:t xml:space="preserve"> </w:t>
      </w:r>
    </w:p>
    <w:p w14:paraId="112F8101" w14:textId="77777777" w:rsidR="003E7504" w:rsidRPr="00F36284" w:rsidRDefault="003E7504" w:rsidP="00F36284">
      <w:pPr>
        <w:pStyle w:val="BodyText"/>
        <w:spacing w:before="0" w:after="0" w:line="240" w:lineRule="auto"/>
        <w:jc w:val="left"/>
        <w:rPr>
          <w:ins w:id="491" w:author="Tiago Segabinazzi Dotto" w:date="2024-11-05T15:23:00Z" w16du:dateUtc="2024-11-05T15:23:00Z"/>
          <w:rFonts w:ascii="Times New Roman" w:hAnsi="Times New Roman" w:cs="Times New Roman"/>
        </w:rPr>
      </w:pPr>
    </w:p>
    <w:p w14:paraId="51205E6E" w14:textId="1B8C4629" w:rsidR="00A55177" w:rsidRPr="00F36284" w:rsidRDefault="00A55177" w:rsidP="00FB71F9">
      <w:pPr>
        <w:pStyle w:val="BodyText"/>
        <w:jc w:val="left"/>
        <w:rPr>
          <w:rFonts w:ascii="Courier New" w:hAnsi="Courier New"/>
          <w:sz w:val="22"/>
          <w:rPrChange w:id="492" w:author="Tiago Segabinazzi Dotto" w:date="2024-11-05T15:23:00Z" w16du:dateUtc="2024-11-05T15:23:00Z">
            <w:rPr/>
          </w:rPrChange>
        </w:rPr>
      </w:pPr>
      <w:r w:rsidRPr="00F36284">
        <w:rPr>
          <w:rFonts w:ascii="Courier New" w:hAnsi="Courier New"/>
          <w:sz w:val="22"/>
          <w:rPrChange w:id="493" w:author="Tiago Segabinazzi Dotto" w:date="2024-11-05T15:23:00Z" w16du:dateUtc="2024-11-05T15:23:00Z">
            <w:rPr/>
          </w:rPrChange>
        </w:rPr>
        <w:t>git checkout &lt;branch&gt;</w:t>
      </w:r>
    </w:p>
    <w:p w14:paraId="5F1D3CCC" w14:textId="77777777" w:rsidR="003E7504" w:rsidRDefault="003E7504" w:rsidP="00FB71F9">
      <w:pPr>
        <w:pStyle w:val="BodyText"/>
        <w:jc w:val="left"/>
        <w:rPr>
          <w:ins w:id="494" w:author="Tiago Segabinazzi Dotto" w:date="2024-11-05T15:23:00Z" w16du:dateUtc="2024-11-05T15:23:00Z"/>
          <w:rFonts w:ascii="Times New Roman" w:eastAsiaTheme="minorHAnsi" w:hAnsi="Times New Roman" w:cs="Times New Roman"/>
          <w:color w:val="000000"/>
          <w:lang w:val="en-US" w:eastAsia="en-US" w:bidi="ar-SA"/>
        </w:rPr>
      </w:pPr>
    </w:p>
    <w:p w14:paraId="680C5EB5" w14:textId="59856BFF" w:rsidR="003E7504" w:rsidRDefault="003E7504" w:rsidP="00FB71F9">
      <w:pPr>
        <w:pStyle w:val="BodyText"/>
        <w:jc w:val="left"/>
        <w:rPr>
          <w:ins w:id="495" w:author="Tiago Segabinazzi Dotto" w:date="2024-11-05T15:23:00Z" w16du:dateUtc="2024-11-05T15:23:00Z"/>
          <w:rFonts w:ascii="Times New Roman" w:eastAsiaTheme="minorHAnsi" w:hAnsi="Times New Roman" w:cs="Times New Roman"/>
          <w:color w:val="000000"/>
          <w:lang w:val="en-US" w:eastAsia="en-US" w:bidi="ar-SA"/>
        </w:rPr>
      </w:pPr>
      <w:proofErr w:type="gramStart"/>
      <w:ins w:id="496" w:author="Tiago Segabinazzi Dotto" w:date="2024-11-05T15:23:00Z" w16du:dateUtc="2024-11-05T15:23:00Z">
        <w:r w:rsidRPr="00F36284">
          <w:rPr>
            <w:rFonts w:ascii="Times New Roman" w:eastAsiaTheme="minorHAnsi" w:hAnsi="Times New Roman" w:cs="Times New Roman"/>
            <w:color w:val="000000"/>
            <w:lang w:val="en-US" w:eastAsia="en-US" w:bidi="ar-SA"/>
          </w:rPr>
          <w:t>And</w:t>
        </w:r>
        <w:r>
          <w:rPr>
            <w:rFonts w:ascii="Times New Roman" w:eastAsiaTheme="minorHAnsi" w:hAnsi="Times New Roman" w:cs="Times New Roman"/>
            <w:color w:val="000000"/>
            <w:lang w:val="en-US" w:eastAsia="en-US" w:bidi="ar-SA"/>
          </w:rPr>
          <w:t>,</w:t>
        </w:r>
        <w:proofErr w:type="gramEnd"/>
        <w:r>
          <w:rPr>
            <w:rFonts w:ascii="Times New Roman" w:eastAsiaTheme="minorHAnsi" w:hAnsi="Times New Roman" w:cs="Times New Roman"/>
            <w:color w:val="000000"/>
            <w:lang w:val="en-US" w:eastAsia="en-US" w:bidi="ar-SA"/>
          </w:rPr>
          <w:t xml:space="preserve"> then:</w:t>
        </w:r>
      </w:ins>
    </w:p>
    <w:p w14:paraId="63A4E4BA" w14:textId="77777777" w:rsidR="003E7504" w:rsidRPr="00F36284" w:rsidRDefault="003E7504" w:rsidP="00FB71F9">
      <w:pPr>
        <w:pStyle w:val="BodyText"/>
        <w:jc w:val="left"/>
        <w:rPr>
          <w:ins w:id="497" w:author="Tiago Segabinazzi Dotto" w:date="2024-11-05T15:23:00Z" w16du:dateUtc="2024-11-05T15:23:00Z"/>
          <w:rFonts w:ascii="Times New Roman" w:eastAsiaTheme="minorHAnsi" w:hAnsi="Times New Roman" w:cs="Times New Roman"/>
          <w:color w:val="000000"/>
          <w:lang w:val="en-US" w:eastAsia="en-US" w:bidi="ar-SA"/>
        </w:rPr>
      </w:pPr>
    </w:p>
    <w:p w14:paraId="36C7FEB3" w14:textId="39CC274C" w:rsidR="00A55177" w:rsidRDefault="00996743" w:rsidP="00FB71F9">
      <w:pPr>
        <w:pStyle w:val="BodyText"/>
        <w:jc w:val="left"/>
        <w:rPr>
          <w:rFonts w:ascii="Courier New" w:hAnsi="Courier New"/>
          <w:color w:val="000000"/>
          <w:sz w:val="22"/>
          <w:lang w:val="en-US"/>
          <w:rPrChange w:id="498" w:author="Tiago Segabinazzi Dotto" w:date="2024-11-05T15:23:00Z" w16du:dateUtc="2024-11-05T15:23:00Z">
            <w:rPr>
              <w:rFonts w:ascii="Menlo" w:hAnsi="Menlo"/>
              <w:color w:val="000000"/>
              <w:sz w:val="22"/>
              <w:lang w:val="en-US"/>
            </w:rPr>
          </w:rPrChange>
        </w:rPr>
      </w:pPr>
      <w:r w:rsidRPr="00F36284">
        <w:rPr>
          <w:rFonts w:ascii="Courier New" w:hAnsi="Courier New"/>
          <w:color w:val="000000"/>
          <w:sz w:val="22"/>
          <w:lang w:val="en-US"/>
          <w:rPrChange w:id="499" w:author="Tiago Segabinazzi Dotto" w:date="2024-11-05T15:23:00Z" w16du:dateUtc="2024-11-05T15:23:00Z">
            <w:rPr>
              <w:rFonts w:ascii="Menlo" w:hAnsi="Menlo"/>
              <w:color w:val="000000"/>
              <w:sz w:val="22"/>
              <w:lang w:val="en-US"/>
            </w:rPr>
          </w:rPrChange>
        </w:rPr>
        <w:t xml:space="preserve">git pull </w:t>
      </w:r>
      <w:r w:rsidR="0093791F" w:rsidRPr="00F36284">
        <w:rPr>
          <w:rFonts w:ascii="Courier New" w:hAnsi="Courier New"/>
          <w:color w:val="000000"/>
          <w:sz w:val="22"/>
          <w:lang w:val="en-US"/>
          <w:rPrChange w:id="500" w:author="Tiago Segabinazzi Dotto" w:date="2024-11-05T15:23:00Z" w16du:dateUtc="2024-11-05T15:23:00Z">
            <w:rPr>
              <w:rFonts w:ascii="Menlo" w:hAnsi="Menlo"/>
              <w:color w:val="000000"/>
              <w:sz w:val="22"/>
              <w:lang w:val="en-US"/>
            </w:rPr>
          </w:rPrChange>
        </w:rPr>
        <w:t>origin</w:t>
      </w:r>
      <w:r w:rsidRPr="00F36284">
        <w:rPr>
          <w:rFonts w:ascii="Courier New" w:hAnsi="Courier New"/>
          <w:color w:val="000000"/>
          <w:sz w:val="22"/>
          <w:lang w:val="en-US"/>
          <w:rPrChange w:id="501" w:author="Tiago Segabinazzi Dotto" w:date="2024-11-05T15:23:00Z" w16du:dateUtc="2024-11-05T15:23:00Z">
            <w:rPr>
              <w:rFonts w:ascii="Menlo" w:hAnsi="Menlo"/>
              <w:color w:val="000000"/>
              <w:sz w:val="22"/>
              <w:lang w:val="en-US"/>
            </w:rPr>
          </w:rPrChange>
        </w:rPr>
        <w:t xml:space="preserve"> </w:t>
      </w:r>
      <w:r w:rsidR="00A55177" w:rsidRPr="00F36284">
        <w:rPr>
          <w:rFonts w:ascii="Courier New" w:hAnsi="Courier New"/>
          <w:color w:val="000000"/>
          <w:sz w:val="22"/>
          <w:lang w:val="en-US"/>
          <w:rPrChange w:id="502" w:author="Tiago Segabinazzi Dotto" w:date="2024-11-05T15:23:00Z" w16du:dateUtc="2024-11-05T15:23:00Z">
            <w:rPr>
              <w:rFonts w:ascii="Menlo" w:hAnsi="Menlo"/>
              <w:color w:val="000000"/>
              <w:sz w:val="22"/>
              <w:lang w:val="en-US"/>
            </w:rPr>
          </w:rPrChange>
        </w:rPr>
        <w:t>&lt;branch&gt;</w:t>
      </w:r>
    </w:p>
    <w:p w14:paraId="18981835" w14:textId="77777777" w:rsidR="003E7504" w:rsidRPr="00F36284" w:rsidRDefault="003E7504" w:rsidP="00FB71F9">
      <w:pPr>
        <w:pStyle w:val="BodyText"/>
        <w:jc w:val="left"/>
        <w:rPr>
          <w:ins w:id="503" w:author="Tiago Segabinazzi Dotto" w:date="2024-11-05T15:23:00Z" w16du:dateUtc="2024-11-05T15:23:00Z"/>
          <w:rFonts w:ascii="Courier New" w:eastAsiaTheme="minorHAnsi" w:hAnsi="Courier New" w:cs="Courier New"/>
          <w:color w:val="000000"/>
          <w:sz w:val="22"/>
          <w:szCs w:val="22"/>
          <w:lang w:val="en-US" w:eastAsia="en-US" w:bidi="ar-SA"/>
        </w:rPr>
      </w:pPr>
    </w:p>
    <w:p w14:paraId="1852AE0A" w14:textId="2457154B" w:rsidR="00A55177" w:rsidRDefault="00A55177" w:rsidP="00F36284">
      <w:pPr>
        <w:pStyle w:val="BodyText"/>
        <w:spacing w:before="0" w:after="0" w:line="240" w:lineRule="auto"/>
        <w:jc w:val="left"/>
        <w:pPrChange w:id="504" w:author="Tiago Segabinazzi Dotto" w:date="2024-11-05T15:23:00Z" w16du:dateUtc="2024-11-05T15:23:00Z">
          <w:pPr>
            <w:pStyle w:val="BodyText"/>
            <w:jc w:val="left"/>
          </w:pPr>
        </w:pPrChange>
      </w:pPr>
      <w:r w:rsidRPr="00F36284">
        <w:rPr>
          <w:rFonts w:ascii="Times New Roman" w:hAnsi="Times New Roman"/>
          <w:color w:val="000000"/>
          <w:lang w:val="en-US"/>
          <w:rPrChange w:id="505" w:author="Tiago Segabinazzi Dotto" w:date="2024-11-05T15:23:00Z" w16du:dateUtc="2024-11-05T15:23:00Z">
            <w:rPr>
              <w:rFonts w:ascii="Menlo" w:hAnsi="Menlo"/>
              <w:color w:val="000000"/>
              <w:sz w:val="22"/>
              <w:lang w:val="en-US"/>
            </w:rPr>
          </w:rPrChange>
        </w:rPr>
        <w:t xml:space="preserve">where </w:t>
      </w:r>
      <w:r w:rsidRPr="00F36284">
        <w:rPr>
          <w:rFonts w:ascii="Times New Roman" w:hAnsi="Times New Roman"/>
          <w:i/>
          <w:color w:val="000000"/>
          <w:lang w:val="en-US"/>
          <w:rPrChange w:id="506" w:author="Tiago Segabinazzi Dotto" w:date="2024-11-05T15:23:00Z" w16du:dateUtc="2024-11-05T15:23:00Z">
            <w:rPr>
              <w:rFonts w:ascii="Menlo" w:hAnsi="Menlo"/>
              <w:color w:val="000000"/>
              <w:sz w:val="22"/>
              <w:lang w:val="en-US"/>
            </w:rPr>
          </w:rPrChange>
        </w:rPr>
        <w:t>&lt;branch&gt;</w:t>
      </w:r>
      <w:r w:rsidRPr="00F36284">
        <w:rPr>
          <w:rFonts w:ascii="Times New Roman" w:hAnsi="Times New Roman"/>
          <w:color w:val="000000"/>
          <w:lang w:val="en-US"/>
          <w:rPrChange w:id="507" w:author="Tiago Segabinazzi Dotto" w:date="2024-11-05T15:23:00Z" w16du:dateUtc="2024-11-05T15:23:00Z">
            <w:rPr>
              <w:rFonts w:ascii="Menlo" w:hAnsi="Menlo"/>
              <w:color w:val="000000"/>
              <w:sz w:val="22"/>
              <w:lang w:val="en-US"/>
            </w:rPr>
          </w:rPrChange>
        </w:rPr>
        <w:t xml:space="preserve"> maybe be </w:t>
      </w:r>
      <w:r w:rsidR="00A1148B">
        <w:rPr>
          <w:rFonts w:ascii="Times New Roman" w:hAnsi="Times New Roman"/>
          <w:color w:val="000000"/>
          <w:lang w:val="en-US"/>
        </w:rPr>
        <w:t>main</w:t>
      </w:r>
      <w:r w:rsidR="0093791F" w:rsidRPr="00F36284">
        <w:rPr>
          <w:rFonts w:ascii="Times New Roman" w:hAnsi="Times New Roman"/>
          <w:color w:val="000000"/>
          <w:lang w:val="en-US"/>
          <w:rPrChange w:id="508" w:author="Tiago Segabinazzi Dotto" w:date="2024-11-05T15:23:00Z" w16du:dateUtc="2024-11-05T15:23:00Z">
            <w:rPr>
              <w:rFonts w:ascii="Menlo" w:hAnsi="Menlo"/>
              <w:color w:val="000000"/>
              <w:sz w:val="22"/>
              <w:lang w:val="en-US"/>
            </w:rPr>
          </w:rPrChange>
        </w:rPr>
        <w:t xml:space="preserve"> </w:t>
      </w:r>
      <w:r w:rsidRPr="00F36284">
        <w:rPr>
          <w:rFonts w:ascii="Times New Roman" w:hAnsi="Times New Roman"/>
          <w:color w:val="000000"/>
          <w:lang w:val="en-US"/>
          <w:rPrChange w:id="509" w:author="Tiago Segabinazzi Dotto" w:date="2024-11-05T15:23:00Z" w16du:dateUtc="2024-11-05T15:23:00Z">
            <w:rPr>
              <w:rFonts w:ascii="Menlo" w:hAnsi="Menlo"/>
              <w:color w:val="000000"/>
              <w:sz w:val="22"/>
              <w:lang w:val="en-US"/>
            </w:rPr>
          </w:rPrChange>
        </w:rPr>
        <w:t>or another branch-name if you have already created a specific cruise branch.</w:t>
      </w:r>
      <w:r>
        <w:t xml:space="preserve"> </w:t>
      </w:r>
    </w:p>
    <w:p w14:paraId="6F64C613" w14:textId="50DF0F16" w:rsidR="00996743" w:rsidRDefault="00996743" w:rsidP="00F36284">
      <w:pPr>
        <w:pStyle w:val="BodyText"/>
        <w:spacing w:before="0" w:after="0" w:line="240" w:lineRule="auto"/>
        <w:jc w:val="left"/>
        <w:pPrChange w:id="510" w:author="Tiago Segabinazzi Dotto" w:date="2024-11-05T15:23:00Z" w16du:dateUtc="2024-11-05T15:23:00Z">
          <w:pPr>
            <w:pStyle w:val="BodyText"/>
            <w:jc w:val="left"/>
          </w:pPr>
        </w:pPrChange>
      </w:pPr>
      <w:r>
        <w:t>This will update the local version of the repository with the latest version of the remote directory.</w:t>
      </w:r>
    </w:p>
    <w:p w14:paraId="71149B59" w14:textId="77777777" w:rsidR="00523D03" w:rsidRDefault="00523D03" w:rsidP="00F36284">
      <w:pPr>
        <w:pStyle w:val="BodyText"/>
        <w:spacing w:before="0" w:after="0" w:line="240" w:lineRule="auto"/>
        <w:pPrChange w:id="511" w:author="Tiago Segabinazzi Dotto" w:date="2024-11-05T15:23:00Z" w16du:dateUtc="2024-11-05T15:23:00Z">
          <w:pPr>
            <w:pStyle w:val="BodyText"/>
          </w:pPr>
        </w:pPrChange>
      </w:pPr>
    </w:p>
    <w:p w14:paraId="261F327F" w14:textId="28606B89" w:rsidR="00523D03" w:rsidRDefault="00523D03" w:rsidP="00523D03">
      <w:pPr>
        <w:pStyle w:val="Heading3"/>
      </w:pPr>
      <w:bookmarkStart w:id="512" w:name="_Toc108243087"/>
      <w:r>
        <w:t>Create a branch for you</w:t>
      </w:r>
      <w:r w:rsidR="00E74257">
        <w:t>r development</w:t>
      </w:r>
      <w:bookmarkEnd w:id="512"/>
      <w:r w:rsidR="00E74257">
        <w:t xml:space="preserve"> </w:t>
      </w:r>
    </w:p>
    <w:p w14:paraId="55B1D462" w14:textId="77777777" w:rsidR="00362CB4" w:rsidRDefault="00362CB4" w:rsidP="00590212">
      <w:pPr>
        <w:pStyle w:val="BodyText"/>
        <w:rPr>
          <w:ins w:id="513" w:author="Tiago Segabinazzi Dotto" w:date="2024-11-05T15:23:00Z" w16du:dateUtc="2024-11-05T15:23:00Z"/>
        </w:rPr>
      </w:pPr>
    </w:p>
    <w:p w14:paraId="0D0BCB4A" w14:textId="131DCA22" w:rsidR="00996743" w:rsidRDefault="004F52F1" w:rsidP="00590212">
      <w:pPr>
        <w:pStyle w:val="BodyText"/>
      </w:pPr>
      <w:r>
        <w:t xml:space="preserve">Before modifying the code, </w:t>
      </w:r>
      <w:r w:rsidR="00A55177">
        <w:t xml:space="preserve">if not already working from a branch specific to your cruise, </w:t>
      </w:r>
      <w:r>
        <w:t xml:space="preserve">you should create a new branch. More information </w:t>
      </w:r>
      <w:del w:id="514" w:author="Tiago Segabinazzi Dotto" w:date="2024-11-05T15:23:00Z" w16du:dateUtc="2024-11-05T15:23:00Z">
        <w:r>
          <w:delText>are</w:delText>
        </w:r>
      </w:del>
      <w:ins w:id="515" w:author="Tiago Segabinazzi Dotto" w:date="2024-11-05T15:23:00Z" w16du:dateUtc="2024-11-05T15:23:00Z">
        <w:r w:rsidR="00362CB4">
          <w:t>is</w:t>
        </w:r>
      </w:ins>
      <w:r>
        <w:t xml:space="preserve"> given in </w:t>
      </w:r>
      <w:del w:id="516" w:author="Tiago Segabinazzi Dotto" w:date="2024-11-05T15:23:00Z" w16du:dateUtc="2024-11-05T15:23:00Z">
        <w:r>
          <w:delText xml:space="preserve">the previous </w:delText>
        </w:r>
      </w:del>
      <w:r>
        <w:t>section</w:t>
      </w:r>
      <w:del w:id="517" w:author="Tiago Segabinazzi Dotto" w:date="2024-11-05T15:23:00Z" w16du:dateUtc="2024-11-05T15:23:00Z">
        <w:r>
          <w:delText>, see</w:delText>
        </w:r>
      </w:del>
      <w:r>
        <w:t xml:space="preserve"> 1.4</w:t>
      </w:r>
      <w:del w:id="518" w:author="Tiago Segabinazzi Dotto" w:date="2024-11-05T15:23:00Z" w16du:dateUtc="2024-11-05T15:23:00Z">
        <w:r>
          <w:delText>)</w:delText>
        </w:r>
      </w:del>
      <w:ins w:id="519" w:author="Tiago Segabinazzi Dotto" w:date="2024-11-05T15:23:00Z" w16du:dateUtc="2024-11-05T15:23:00Z">
        <w:r w:rsidR="00362CB4">
          <w:t>.</w:t>
        </w:r>
      </w:ins>
    </w:p>
    <w:p w14:paraId="791F0AAA" w14:textId="77777777" w:rsidR="00523D03" w:rsidRDefault="00523D03" w:rsidP="00590212">
      <w:pPr>
        <w:pStyle w:val="BodyText"/>
      </w:pPr>
    </w:p>
    <w:p w14:paraId="62A07E4A" w14:textId="4F177D24" w:rsidR="00996743" w:rsidRDefault="00996743" w:rsidP="00996743">
      <w:pPr>
        <w:pStyle w:val="Heading3"/>
      </w:pPr>
      <w:bookmarkStart w:id="520" w:name="_Toc108243088"/>
      <w:r>
        <w:t xml:space="preserve">Set up the toolbox in your </w:t>
      </w:r>
      <w:proofErr w:type="spellStart"/>
      <w:r>
        <w:t>matlab</w:t>
      </w:r>
      <w:proofErr w:type="spellEnd"/>
      <w:r>
        <w:t xml:space="preserve"> path</w:t>
      </w:r>
      <w:bookmarkEnd w:id="520"/>
    </w:p>
    <w:p w14:paraId="3164BEBC" w14:textId="77777777" w:rsidR="0015324C" w:rsidRDefault="0015324C" w:rsidP="00EC6BCD">
      <w:pPr>
        <w:pStyle w:val="BodyText"/>
        <w:jc w:val="left"/>
        <w:rPr>
          <w:ins w:id="521" w:author="Tiago Segabinazzi Dotto" w:date="2024-11-05T15:23:00Z" w16du:dateUtc="2024-11-05T15:23:00Z"/>
        </w:rPr>
      </w:pPr>
    </w:p>
    <w:p w14:paraId="71D41061" w14:textId="7806A13E" w:rsidR="0015324C" w:rsidRDefault="00EC6BCD" w:rsidP="00EC6BCD">
      <w:pPr>
        <w:pStyle w:val="BodyText"/>
        <w:jc w:val="left"/>
        <w:rPr>
          <w:ins w:id="522" w:author="Tiago Segabinazzi Dotto" w:date="2024-11-05T15:23:00Z" w16du:dateUtc="2024-11-05T15:23:00Z"/>
        </w:rPr>
      </w:pPr>
      <w:r>
        <w:lastRenderedPageBreak/>
        <w:t xml:space="preserve">Once the mooring processing toolbox is set up, </w:t>
      </w:r>
      <w:r w:rsidR="00DB4BC8">
        <w:t>either</w:t>
      </w:r>
      <w:del w:id="523" w:author="Tiago Segabinazzi Dotto" w:date="2024-11-05T15:23:00Z" w16du:dateUtc="2024-11-05T15:23:00Z">
        <w:r w:rsidR="00DB4BC8">
          <w:delText xml:space="preserve"> </w:delText>
        </w:r>
      </w:del>
      <w:ins w:id="524" w:author="Tiago Segabinazzi Dotto" w:date="2024-11-05T15:23:00Z" w16du:dateUtc="2024-11-05T15:23:00Z">
        <w:r w:rsidR="0015324C">
          <w:t>:</w:t>
        </w:r>
      </w:ins>
    </w:p>
    <w:p w14:paraId="64398AF8" w14:textId="3DE6CD85" w:rsidR="0015324C" w:rsidRDefault="00DB4BC8" w:rsidP="00EC6BCD">
      <w:pPr>
        <w:pStyle w:val="BodyText"/>
        <w:jc w:val="left"/>
        <w:rPr>
          <w:ins w:id="525" w:author="Tiago Segabinazzi Dotto" w:date="2024-11-05T15:23:00Z" w16du:dateUtc="2024-11-05T15:23:00Z"/>
        </w:rPr>
      </w:pPr>
      <w:r>
        <w:t xml:space="preserve">a) </w:t>
      </w:r>
      <w:r w:rsidR="00EC6BCD">
        <w:t xml:space="preserve">copy the file in </w:t>
      </w:r>
      <w:r w:rsidR="00EC6BCD" w:rsidRPr="00F36284">
        <w:rPr>
          <w:i/>
          <w:rPrChange w:id="526" w:author="Tiago Segabinazzi Dotto" w:date="2024-11-05T15:23:00Z" w16du:dateUtc="2024-11-05T15:23:00Z">
            <w:rPr/>
          </w:rPrChange>
        </w:rPr>
        <w:t>Documents/</w:t>
      </w:r>
      <w:proofErr w:type="spellStart"/>
      <w:r w:rsidR="00EC6BCD" w:rsidRPr="00F36284">
        <w:rPr>
          <w:i/>
          <w:rPrChange w:id="527" w:author="Tiago Segabinazzi Dotto" w:date="2024-11-05T15:23:00Z" w16du:dateUtc="2024-11-05T15:23:00Z">
            <w:rPr/>
          </w:rPrChange>
        </w:rPr>
        <w:t>exampleofstartupfile.m</w:t>
      </w:r>
      <w:proofErr w:type="spellEnd"/>
      <w:r>
        <w:t xml:space="preserve"> </w:t>
      </w:r>
      <w:del w:id="528" w:author="Tiago Segabinazzi Dotto" w:date="2024-11-05T15:23:00Z" w16du:dateUtc="2024-11-05T15:23:00Z">
        <w:r>
          <w:delText xml:space="preserve"> </w:delText>
        </w:r>
      </w:del>
      <w:r>
        <w:t>to</w:t>
      </w:r>
      <w:r w:rsidR="00EC6BCD">
        <w:t xml:space="preserve"> you</w:t>
      </w:r>
      <w:r>
        <w:t>r</w:t>
      </w:r>
      <w:r w:rsidR="00EC6BCD">
        <w:t xml:space="preserve"> </w:t>
      </w:r>
      <w:del w:id="529" w:author="Tiago Segabinazzi Dotto" w:date="2024-11-05T15:23:00Z" w16du:dateUtc="2024-11-05T15:23:00Z">
        <w:r w:rsidR="00EC6BCD">
          <w:delText>matlab</w:delText>
        </w:r>
      </w:del>
      <w:proofErr w:type="spellStart"/>
      <w:ins w:id="530" w:author="Tiago Segabinazzi Dotto" w:date="2024-11-05T15:23:00Z" w16du:dateUtc="2024-11-05T15:23:00Z">
        <w:r w:rsidR="0015324C">
          <w:t>M</w:t>
        </w:r>
        <w:r w:rsidR="00EC6BCD">
          <w:t>atlab</w:t>
        </w:r>
      </w:ins>
      <w:proofErr w:type="spellEnd"/>
      <w:r w:rsidR="00EC6BCD">
        <w:t xml:space="preserve"> working directory and rename it (e.g. </w:t>
      </w:r>
      <w:proofErr w:type="spellStart"/>
      <w:r w:rsidR="00EC6BCD" w:rsidRPr="00F36284">
        <w:rPr>
          <w:i/>
          <w:rPrChange w:id="531" w:author="Tiago Segabinazzi Dotto" w:date="2024-11-05T15:23:00Z" w16du:dateUtc="2024-11-05T15:23:00Z">
            <w:rPr/>
          </w:rPrChange>
        </w:rPr>
        <w:t>startup_moor_proc.m</w:t>
      </w:r>
      <w:proofErr w:type="spellEnd"/>
      <w:del w:id="532" w:author="Tiago Segabinazzi Dotto" w:date="2024-11-05T15:23:00Z" w16du:dateUtc="2024-11-05T15:23:00Z">
        <w:r w:rsidR="00EC6BCD">
          <w:delText>)</w:delText>
        </w:r>
      </w:del>
      <w:ins w:id="533" w:author="Tiago Segabinazzi Dotto" w:date="2024-11-05T15:23:00Z" w16du:dateUtc="2024-11-05T15:23:00Z">
        <w:r w:rsidR="00EC6BCD">
          <w:t>)</w:t>
        </w:r>
        <w:r w:rsidR="0015324C">
          <w:t>, then</w:t>
        </w:r>
      </w:ins>
      <w:r>
        <w:t xml:space="preserve"> add it to your </w:t>
      </w:r>
      <w:proofErr w:type="spellStart"/>
      <w:r>
        <w:t>Matlab</w:t>
      </w:r>
      <w:proofErr w:type="spellEnd"/>
      <w:r>
        <w:t xml:space="preserve"> startup (likely in </w:t>
      </w:r>
      <w:r w:rsidRPr="00F36284">
        <w:rPr>
          <w:i/>
          <w:rPrChange w:id="534" w:author="Tiago Segabinazzi Dotto" w:date="2024-11-05T15:23:00Z" w16du:dateUtc="2024-11-05T15:23:00Z">
            <w:rPr/>
          </w:rPrChange>
        </w:rPr>
        <w:t>~/Documents/</w:t>
      </w:r>
      <w:proofErr w:type="spellStart"/>
      <w:r w:rsidRPr="00F36284">
        <w:rPr>
          <w:i/>
          <w:rPrChange w:id="535" w:author="Tiago Segabinazzi Dotto" w:date="2024-11-05T15:23:00Z" w16du:dateUtc="2024-11-05T15:23:00Z">
            <w:rPr/>
          </w:rPrChange>
        </w:rPr>
        <w:t>Matlab</w:t>
      </w:r>
      <w:proofErr w:type="spellEnd"/>
      <w:r w:rsidRPr="00F36284">
        <w:rPr>
          <w:i/>
          <w:rPrChange w:id="536" w:author="Tiago Segabinazzi Dotto" w:date="2024-11-05T15:23:00Z" w16du:dateUtc="2024-11-05T15:23:00Z">
            <w:rPr/>
          </w:rPrChange>
        </w:rPr>
        <w:t>/</w:t>
      </w:r>
      <w:proofErr w:type="spellStart"/>
      <w:r w:rsidRPr="00F36284">
        <w:rPr>
          <w:i/>
          <w:rPrChange w:id="537" w:author="Tiago Segabinazzi Dotto" w:date="2024-11-05T15:23:00Z" w16du:dateUtc="2024-11-05T15:23:00Z">
            <w:rPr/>
          </w:rPrChange>
        </w:rPr>
        <w:t>startup.m</w:t>
      </w:r>
      <w:proofErr w:type="spellEnd"/>
      <w:del w:id="538" w:author="Tiago Segabinazzi Dotto" w:date="2024-11-05T15:23:00Z" w16du:dateUtc="2024-11-05T15:23:00Z">
        <w:r>
          <w:delText xml:space="preserve">), </w:delText>
        </w:r>
      </w:del>
      <w:ins w:id="539" w:author="Tiago Segabinazzi Dotto" w:date="2024-11-05T15:23:00Z" w16du:dateUtc="2024-11-05T15:23:00Z">
        <w:r>
          <w:t>)</w:t>
        </w:r>
      </w:ins>
    </w:p>
    <w:p w14:paraId="6626A0D0" w14:textId="73BE3D10" w:rsidR="0015324C" w:rsidRPr="00F36284" w:rsidRDefault="00DB4BC8" w:rsidP="00EC6BCD">
      <w:pPr>
        <w:pStyle w:val="BodyText"/>
        <w:jc w:val="left"/>
        <w:rPr>
          <w:ins w:id="540" w:author="Tiago Segabinazzi Dotto" w:date="2024-11-05T15:23:00Z" w16du:dateUtc="2024-11-05T15:23:00Z"/>
          <w:b/>
          <w:bCs/>
        </w:rPr>
      </w:pPr>
      <w:r w:rsidRPr="00F36284">
        <w:rPr>
          <w:b/>
          <w:rPrChange w:id="541" w:author="Tiago Segabinazzi Dotto" w:date="2024-11-05T15:23:00Z" w16du:dateUtc="2024-11-05T15:23:00Z">
            <w:rPr/>
          </w:rPrChange>
        </w:rPr>
        <w:t xml:space="preserve">or </w:t>
      </w:r>
    </w:p>
    <w:p w14:paraId="48382109" w14:textId="22191A60" w:rsidR="00996743" w:rsidRDefault="00DB4BC8" w:rsidP="00EC6BCD">
      <w:pPr>
        <w:pStyle w:val="BodyText"/>
        <w:jc w:val="left"/>
      </w:pPr>
      <w:r>
        <w:t xml:space="preserve">b) simply use it as your startup file </w:t>
      </w:r>
      <w:del w:id="542" w:author="Tiago Segabinazzi Dotto" w:date="2024-11-05T15:23:00Z" w16du:dateUtc="2024-11-05T15:23:00Z">
        <w:r>
          <w:delText>(replace</w:delText>
        </w:r>
      </w:del>
      <w:ins w:id="543" w:author="Tiago Segabinazzi Dotto" w:date="2024-11-05T15:23:00Z" w16du:dateUtc="2024-11-05T15:23:00Z">
        <w:r w:rsidR="0015324C">
          <w:t xml:space="preserve">by </w:t>
        </w:r>
        <w:r>
          <w:t>replac</w:t>
        </w:r>
        <w:r w:rsidR="0015324C">
          <w:t>ing</w:t>
        </w:r>
        <w:r>
          <w:t xml:space="preserve"> </w:t>
        </w:r>
        <w:r w:rsidR="0015324C">
          <w:t>in</w:t>
        </w:r>
      </w:ins>
      <w:r w:rsidR="0015324C">
        <w:t xml:space="preserve"> </w:t>
      </w:r>
      <w:r w:rsidRPr="00F36284">
        <w:rPr>
          <w:i/>
          <w:rPrChange w:id="544" w:author="Tiago Segabinazzi Dotto" w:date="2024-11-05T15:23:00Z" w16du:dateUtc="2024-11-05T15:23:00Z">
            <w:rPr/>
          </w:rPrChange>
        </w:rPr>
        <w:t>~/Documents/</w:t>
      </w:r>
      <w:proofErr w:type="spellStart"/>
      <w:r w:rsidRPr="00F36284">
        <w:rPr>
          <w:i/>
          <w:rPrChange w:id="545" w:author="Tiago Segabinazzi Dotto" w:date="2024-11-05T15:23:00Z" w16du:dateUtc="2024-11-05T15:23:00Z">
            <w:rPr/>
          </w:rPrChange>
        </w:rPr>
        <w:t>Matlab</w:t>
      </w:r>
      <w:proofErr w:type="spellEnd"/>
      <w:r w:rsidRPr="00F36284">
        <w:rPr>
          <w:i/>
          <w:rPrChange w:id="546" w:author="Tiago Segabinazzi Dotto" w:date="2024-11-05T15:23:00Z" w16du:dateUtc="2024-11-05T15:23:00Z">
            <w:rPr/>
          </w:rPrChange>
        </w:rPr>
        <w:t>/</w:t>
      </w:r>
      <w:proofErr w:type="spellStart"/>
      <w:r w:rsidRPr="00F36284">
        <w:rPr>
          <w:i/>
          <w:rPrChange w:id="547" w:author="Tiago Segabinazzi Dotto" w:date="2024-11-05T15:23:00Z" w16du:dateUtc="2024-11-05T15:23:00Z">
            <w:rPr/>
          </w:rPrChange>
        </w:rPr>
        <w:t>startup.m</w:t>
      </w:r>
      <w:proofErr w:type="spellEnd"/>
      <w:r>
        <w:t xml:space="preserve"> with this file contents</w:t>
      </w:r>
      <w:del w:id="548" w:author="Tiago Segabinazzi Dotto" w:date="2024-11-05T15:23:00Z" w16du:dateUtc="2024-11-05T15:23:00Z">
        <w:r>
          <w:delText>).</w:delText>
        </w:r>
      </w:del>
      <w:ins w:id="549" w:author="Tiago Segabinazzi Dotto" w:date="2024-11-05T15:23:00Z" w16du:dateUtc="2024-11-05T15:23:00Z">
        <w:r>
          <w:t>.</w:t>
        </w:r>
      </w:ins>
      <w:r>
        <w:t xml:space="preserve"> </w:t>
      </w:r>
    </w:p>
    <w:p w14:paraId="6240DB5B" w14:textId="77777777" w:rsidR="0015324C" w:rsidRDefault="0015324C">
      <w:pPr>
        <w:pStyle w:val="BodyText"/>
        <w:rPr>
          <w:ins w:id="550" w:author="Tiago Segabinazzi Dotto" w:date="2024-11-05T15:23:00Z" w16du:dateUtc="2024-11-05T15:23:00Z"/>
        </w:rPr>
      </w:pPr>
    </w:p>
    <w:p w14:paraId="2EBB1A54" w14:textId="358D5B54" w:rsidR="00FB71F9" w:rsidRPr="00FB71F9" w:rsidRDefault="00EC6BCD" w:rsidP="00F36284">
      <w:pPr>
        <w:pStyle w:val="BodyText"/>
        <w:rPr>
          <w:rFonts w:ascii="Menlo" w:eastAsiaTheme="minorHAnsi" w:hAnsi="Menlo" w:cs="Menlo"/>
          <w:color w:val="000000"/>
          <w:sz w:val="22"/>
          <w:szCs w:val="22"/>
          <w:lang w:val="en-US" w:eastAsia="en-US" w:bidi="ar-SA"/>
        </w:rPr>
      </w:pPr>
      <w:r>
        <w:t>Open the startup file and edit the first</w:t>
      </w:r>
      <w:r w:rsidR="00DB4BC8">
        <w:t xml:space="preserve"> lines setting </w:t>
      </w:r>
      <w:proofErr w:type="spellStart"/>
      <w:r w:rsidR="00DB4BC8" w:rsidRPr="00F36284">
        <w:rPr>
          <w:i/>
          <w:rPrChange w:id="551" w:author="Tiago Segabinazzi Dotto" w:date="2024-11-05T15:23:00Z" w16du:dateUtc="2024-11-05T15:23:00Z">
            <w:rPr/>
          </w:rPrChange>
        </w:rPr>
        <w:t>basedir</w:t>
      </w:r>
      <w:proofErr w:type="spellEnd"/>
      <w:r w:rsidR="00DB4BC8">
        <w:t xml:space="preserve">, </w:t>
      </w:r>
      <w:proofErr w:type="spellStart"/>
      <w:r w:rsidR="00DB4BC8" w:rsidRPr="00F36284">
        <w:rPr>
          <w:i/>
          <w:rPrChange w:id="552" w:author="Tiago Segabinazzi Dotto" w:date="2024-11-05T15:23:00Z" w16du:dateUtc="2024-11-05T15:23:00Z">
            <w:rPr/>
          </w:rPrChange>
        </w:rPr>
        <w:t>progdir</w:t>
      </w:r>
      <w:proofErr w:type="spellEnd"/>
      <w:r w:rsidR="00DB4BC8">
        <w:t xml:space="preserve">, and </w:t>
      </w:r>
      <w:r w:rsidR="00DB4BC8" w:rsidRPr="00F36284">
        <w:rPr>
          <w:i/>
          <w:rPrChange w:id="553" w:author="Tiago Segabinazzi Dotto" w:date="2024-11-05T15:23:00Z" w16du:dateUtc="2024-11-05T15:23:00Z">
            <w:rPr/>
          </w:rPrChange>
        </w:rPr>
        <w:t>project</w:t>
      </w:r>
      <w:del w:id="554" w:author="Tiago Segabinazzi Dotto" w:date="2024-11-05T15:23:00Z" w16du:dateUtc="2024-11-05T15:23:00Z">
        <w:r w:rsidR="00DB4BC8">
          <w:delText>; these</w:delText>
        </w:r>
      </w:del>
      <w:ins w:id="555" w:author="Tiago Segabinazzi Dotto" w:date="2024-11-05T15:23:00Z" w16du:dateUtc="2024-11-05T15:23:00Z">
        <w:r w:rsidR="00B84A8B">
          <w:t>.</w:t>
        </w:r>
        <w:r w:rsidR="00DB4BC8">
          <w:t xml:space="preserve"> </w:t>
        </w:r>
        <w:r w:rsidR="00B84A8B">
          <w:t>T</w:t>
        </w:r>
        <w:r w:rsidR="00DB4BC8">
          <w:t>hese</w:t>
        </w:r>
      </w:ins>
      <w:r w:rsidR="00DB4BC8">
        <w:t xml:space="preserve"> will be used together to set the </w:t>
      </w:r>
      <w:proofErr w:type="spellStart"/>
      <w:r w:rsidR="00DB4BC8">
        <w:t>Matlab</w:t>
      </w:r>
      <w:proofErr w:type="spellEnd"/>
      <w:r w:rsidR="00DB4BC8">
        <w:t xml:space="preserve"> paths by calling </w:t>
      </w:r>
      <w:proofErr w:type="spellStart"/>
      <w:r w:rsidR="00DB4BC8" w:rsidRPr="00F36284">
        <w:rPr>
          <w:i/>
          <w:rPrChange w:id="556" w:author="Tiago Segabinazzi Dotto" w:date="2024-11-05T15:23:00Z" w16du:dateUtc="2024-11-05T15:23:00Z">
            <w:rPr/>
          </w:rPrChange>
        </w:rPr>
        <w:t>moor_setup.m</w:t>
      </w:r>
      <w:proofErr w:type="spellEnd"/>
      <w:r w:rsidR="00DB4BC8">
        <w:t>. For OSNAP and RAPID, a standardised directory structure is included</w:t>
      </w:r>
      <w:del w:id="557" w:author="Tiago Segabinazzi Dotto" w:date="2024-11-05T15:23:00Z" w16du:dateUtc="2024-11-05T15:23:00Z">
        <w:r w:rsidR="00DB4BC8">
          <w:delText>; for</w:delText>
        </w:r>
      </w:del>
      <w:ins w:id="558" w:author="Tiago Segabinazzi Dotto" w:date="2024-11-05T15:23:00Z" w16du:dateUtc="2024-11-05T15:23:00Z">
        <w:r w:rsidR="00B84A8B">
          <w:t>. F</w:t>
        </w:r>
        <w:r w:rsidR="00DB4BC8">
          <w:t>or</w:t>
        </w:r>
      </w:ins>
      <w:r w:rsidR="00DB4BC8">
        <w:t xml:space="preserve"> another project, </w:t>
      </w:r>
      <w:proofErr w:type="spellStart"/>
      <w:r w:rsidR="00DB4BC8" w:rsidRPr="00F36284">
        <w:rPr>
          <w:i/>
          <w:rPrChange w:id="559" w:author="Tiago Segabinazzi Dotto" w:date="2024-11-05T15:23:00Z" w16du:dateUtc="2024-11-05T15:23:00Z">
            <w:rPr/>
          </w:rPrChange>
        </w:rPr>
        <w:t>moor_setup.m</w:t>
      </w:r>
      <w:proofErr w:type="spellEnd"/>
      <w:r w:rsidR="00DB4BC8">
        <w:t xml:space="preserve"> will query the user for where to find data directories. For OSNAP, the expected structure in </w:t>
      </w:r>
      <w:proofErr w:type="spellStart"/>
      <w:r w:rsidR="00DB4BC8" w:rsidRPr="00F36284">
        <w:rPr>
          <w:i/>
          <w:rPrChange w:id="560" w:author="Tiago Segabinazzi Dotto" w:date="2024-11-05T15:23:00Z" w16du:dateUtc="2024-11-05T15:23:00Z">
            <w:rPr/>
          </w:rPrChange>
        </w:rPr>
        <w:t>basedir</w:t>
      </w:r>
      <w:proofErr w:type="spellEnd"/>
      <w:r w:rsidR="00DB4BC8" w:rsidRPr="00F36284">
        <w:rPr>
          <w:i/>
          <w:rPrChange w:id="561" w:author="Tiago Segabinazzi Dotto" w:date="2024-11-05T15:23:00Z" w16du:dateUtc="2024-11-05T15:23:00Z">
            <w:rPr/>
          </w:rPrChange>
        </w:rPr>
        <w:t>/</w:t>
      </w:r>
      <w:proofErr w:type="spellStart"/>
      <w:r w:rsidR="00DB4BC8" w:rsidRPr="00F36284">
        <w:rPr>
          <w:i/>
          <w:rPrChange w:id="562" w:author="Tiago Segabinazzi Dotto" w:date="2024-11-05T15:23:00Z" w16du:dateUtc="2024-11-05T15:23:00Z">
            <w:rPr/>
          </w:rPrChange>
        </w:rPr>
        <w:t>osnap</w:t>
      </w:r>
      <w:proofErr w:type="spellEnd"/>
      <w:r w:rsidR="00DB4BC8" w:rsidRPr="00F36284">
        <w:rPr>
          <w:i/>
          <w:rPrChange w:id="563" w:author="Tiago Segabinazzi Dotto" w:date="2024-11-05T15:23:00Z" w16du:dateUtc="2024-11-05T15:23:00Z">
            <w:rPr/>
          </w:rPrChange>
        </w:rPr>
        <w:t>/</w:t>
      </w:r>
      <w:r w:rsidR="00DB4BC8">
        <w:t xml:space="preserve"> is: </w:t>
      </w:r>
    </w:p>
    <w:p w14:paraId="48C5D815" w14:textId="77777777" w:rsidR="00FB71F9" w:rsidRPr="00FB71F9" w:rsidRDefault="00FB71F9" w:rsidP="00FB71F9">
      <w:pPr>
        <w:pStyle w:val="ListParagraph"/>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eastAsiaTheme="minorHAnsi" w:hAnsi="Menlo" w:cs="Menlo"/>
          <w:color w:val="000000"/>
          <w:sz w:val="22"/>
          <w:szCs w:val="22"/>
          <w:lang w:val="en-US" w:eastAsia="en-US" w:bidi="ar-SA"/>
        </w:rPr>
      </w:pPr>
    </w:p>
    <w:p w14:paraId="2BEB2DAA" w14:textId="29BF660F" w:rsidR="00EC6BCD" w:rsidRPr="00F36284" w:rsidRDefault="00EC6BCD" w:rsidP="00FB71F9">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Courier New" w:hAnsi="Courier New"/>
          <w:color w:val="000000"/>
          <w:sz w:val="22"/>
          <w:lang w:val="en-US"/>
          <w:rPrChange w:id="564" w:author="Tiago Segabinazzi Dotto" w:date="2024-11-05T15:23:00Z" w16du:dateUtc="2024-11-05T15:23:00Z">
            <w:rPr>
              <w:rFonts w:ascii="Menlo" w:hAnsi="Menlo"/>
              <w:color w:val="000000"/>
              <w:sz w:val="22"/>
              <w:lang w:val="en-US"/>
            </w:rPr>
          </w:rPrChange>
        </w:rPr>
      </w:pPr>
      <w:r w:rsidRPr="00F36284">
        <w:rPr>
          <w:rFonts w:ascii="Courier New" w:hAnsi="Courier New"/>
          <w:color w:val="000000"/>
          <w:sz w:val="22"/>
          <w:lang w:val="en-US"/>
          <w:rPrChange w:id="565" w:author="Tiago Segabinazzi Dotto" w:date="2024-11-05T15:23:00Z" w16du:dateUtc="2024-11-05T15:23:00Z">
            <w:rPr>
              <w:rFonts w:ascii="Arial" w:hAnsi="Arial"/>
              <w:color w:val="000000"/>
              <w:sz w:val="22"/>
              <w:lang w:val="en-US"/>
            </w:rPr>
          </w:rPrChange>
        </w:rPr>
        <w:t>├──</w:t>
      </w:r>
      <w:r w:rsidRPr="00F36284">
        <w:rPr>
          <w:rFonts w:ascii="Courier New" w:hAnsi="Courier New"/>
          <w:color w:val="000000"/>
          <w:sz w:val="22"/>
          <w:lang w:val="en-US"/>
          <w:rPrChange w:id="566" w:author="Tiago Segabinazzi Dotto" w:date="2024-11-05T15:23:00Z" w16du:dateUtc="2024-11-05T15:23:00Z">
            <w:rPr>
              <w:rFonts w:ascii="Menlo" w:hAnsi="Menlo"/>
              <w:color w:val="000000"/>
              <w:sz w:val="22"/>
              <w:lang w:val="en-US"/>
            </w:rPr>
          </w:rPrChange>
        </w:rPr>
        <w:t xml:space="preserve"> Documents</w:t>
      </w:r>
    </w:p>
    <w:p w14:paraId="78439A9C" w14:textId="77777777" w:rsidR="00EC6BCD" w:rsidRPr="00F36284" w:rsidRDefault="00EC6BCD" w:rsidP="00EC6BCD">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Courier New" w:hAnsi="Courier New"/>
          <w:color w:val="000000"/>
          <w:sz w:val="22"/>
          <w:lang w:val="en-US"/>
          <w:rPrChange w:id="567" w:author="Tiago Segabinazzi Dotto" w:date="2024-11-05T15:23:00Z" w16du:dateUtc="2024-11-05T15:23:00Z">
            <w:rPr>
              <w:rFonts w:ascii="Menlo" w:hAnsi="Menlo"/>
              <w:color w:val="000000"/>
              <w:sz w:val="22"/>
              <w:lang w:val="en-US"/>
            </w:rPr>
          </w:rPrChange>
        </w:rPr>
      </w:pPr>
      <w:r w:rsidRPr="00F36284">
        <w:rPr>
          <w:rFonts w:ascii="Courier New" w:hAnsi="Courier New"/>
          <w:color w:val="000000"/>
          <w:sz w:val="22"/>
          <w:lang w:val="en-US"/>
          <w:rPrChange w:id="568" w:author="Tiago Segabinazzi Dotto" w:date="2024-11-05T15:23:00Z" w16du:dateUtc="2024-11-05T15:23:00Z">
            <w:rPr>
              <w:rFonts w:ascii="Arial" w:hAnsi="Arial"/>
              <w:color w:val="000000"/>
              <w:sz w:val="22"/>
              <w:lang w:val="en-US"/>
            </w:rPr>
          </w:rPrChange>
        </w:rPr>
        <w:t>├</w:t>
      </w:r>
      <w:r w:rsidRPr="00F36284">
        <w:rPr>
          <w:rFonts w:ascii="Courier New" w:hAnsi="Courier New"/>
          <w:color w:val="000000"/>
          <w:sz w:val="22"/>
          <w:lang w:val="en-US"/>
          <w:rPrChange w:id="569" w:author="Tiago Segabinazzi Dotto" w:date="2024-11-05T15:23:00Z" w16du:dateUtc="2024-11-05T15:23:00Z">
            <w:rPr>
              <w:rFonts w:ascii="Menlo" w:hAnsi="Menlo"/>
              <w:color w:val="000000"/>
              <w:sz w:val="22"/>
              <w:lang w:val="en-US"/>
            </w:rPr>
          </w:rPrChange>
        </w:rPr>
        <w:t>── Figures</w:t>
      </w:r>
    </w:p>
    <w:p w14:paraId="548F5A4B" w14:textId="77777777" w:rsidR="00EC6BCD" w:rsidRPr="00F36284" w:rsidRDefault="00EC6BCD" w:rsidP="00EC6BCD">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Courier New" w:hAnsi="Courier New"/>
          <w:color w:val="000000"/>
          <w:sz w:val="22"/>
          <w:lang w:val="en-US"/>
          <w:rPrChange w:id="570" w:author="Tiago Segabinazzi Dotto" w:date="2024-11-05T15:23:00Z" w16du:dateUtc="2024-11-05T15:23:00Z">
            <w:rPr>
              <w:rFonts w:ascii="Menlo" w:hAnsi="Menlo"/>
              <w:color w:val="000000"/>
              <w:sz w:val="22"/>
              <w:lang w:val="en-US"/>
            </w:rPr>
          </w:rPrChange>
        </w:rPr>
      </w:pPr>
      <w:r w:rsidRPr="00F36284">
        <w:rPr>
          <w:rFonts w:ascii="Courier New" w:hAnsi="Courier New"/>
          <w:color w:val="000000"/>
          <w:sz w:val="22"/>
          <w:lang w:val="en-US"/>
          <w:rPrChange w:id="571" w:author="Tiago Segabinazzi Dotto" w:date="2024-11-05T15:23:00Z" w16du:dateUtc="2024-11-05T15:23:00Z">
            <w:rPr>
              <w:rFonts w:ascii="Menlo" w:hAnsi="Menlo"/>
              <w:color w:val="000000"/>
              <w:sz w:val="22"/>
              <w:lang w:val="en-US"/>
            </w:rPr>
          </w:rPrChange>
        </w:rPr>
        <w:t xml:space="preserve">├── </w:t>
      </w:r>
      <w:proofErr w:type="spellStart"/>
      <w:r w:rsidRPr="00F36284">
        <w:rPr>
          <w:rFonts w:ascii="Courier New" w:hAnsi="Courier New"/>
          <w:color w:val="000000"/>
          <w:sz w:val="22"/>
          <w:lang w:val="en-US"/>
          <w:rPrChange w:id="572" w:author="Tiago Segabinazzi Dotto" w:date="2024-11-05T15:23:00Z" w16du:dateUtc="2024-11-05T15:23:00Z">
            <w:rPr>
              <w:rFonts w:ascii="Menlo" w:hAnsi="Menlo"/>
              <w:color w:val="000000"/>
              <w:sz w:val="22"/>
              <w:lang w:val="en-US"/>
            </w:rPr>
          </w:rPrChange>
        </w:rPr>
        <w:t>cruise_data</w:t>
      </w:r>
      <w:proofErr w:type="spellEnd"/>
    </w:p>
    <w:p w14:paraId="1A87C065" w14:textId="77777777" w:rsidR="00EC6BCD" w:rsidRPr="00F36284" w:rsidRDefault="00EC6BCD" w:rsidP="00EC6BCD">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Courier New" w:hAnsi="Courier New"/>
          <w:color w:val="000000"/>
          <w:sz w:val="22"/>
          <w:lang w:val="en-US"/>
          <w:rPrChange w:id="573" w:author="Tiago Segabinazzi Dotto" w:date="2024-11-05T15:23:00Z" w16du:dateUtc="2024-11-05T15:23:00Z">
            <w:rPr>
              <w:rFonts w:ascii="Menlo" w:hAnsi="Menlo"/>
              <w:color w:val="000000"/>
              <w:sz w:val="22"/>
              <w:lang w:val="en-US"/>
            </w:rPr>
          </w:rPrChange>
        </w:rPr>
      </w:pPr>
      <w:r w:rsidRPr="00F36284">
        <w:rPr>
          <w:rFonts w:ascii="Courier New" w:hAnsi="Courier New"/>
          <w:color w:val="000000"/>
          <w:sz w:val="22"/>
          <w:lang w:val="en-US"/>
          <w:rPrChange w:id="574" w:author="Tiago Segabinazzi Dotto" w:date="2024-11-05T15:23:00Z" w16du:dateUtc="2024-11-05T15:23:00Z">
            <w:rPr>
              <w:rFonts w:ascii="Menlo" w:hAnsi="Menlo"/>
              <w:color w:val="000000"/>
              <w:sz w:val="22"/>
              <w:lang w:val="en-US"/>
            </w:rPr>
          </w:rPrChange>
        </w:rPr>
        <w:t>├── data</w:t>
      </w:r>
    </w:p>
    <w:p w14:paraId="64ECB1AA" w14:textId="77777777" w:rsidR="00EC6BCD" w:rsidRPr="00F36284" w:rsidRDefault="00EC6BCD" w:rsidP="00EC6BCD">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Courier New" w:hAnsi="Courier New"/>
          <w:color w:val="000000"/>
          <w:sz w:val="22"/>
          <w:lang w:val="en-US"/>
          <w:rPrChange w:id="575" w:author="Tiago Segabinazzi Dotto" w:date="2024-11-05T15:23:00Z" w16du:dateUtc="2024-11-05T15:23:00Z">
            <w:rPr>
              <w:rFonts w:ascii="Menlo" w:hAnsi="Menlo"/>
              <w:color w:val="000000"/>
              <w:sz w:val="22"/>
              <w:lang w:val="en-US"/>
            </w:rPr>
          </w:rPrChange>
        </w:rPr>
      </w:pPr>
      <w:r w:rsidRPr="00F36284">
        <w:rPr>
          <w:rFonts w:ascii="Courier New" w:hAnsi="Courier New"/>
          <w:color w:val="000000"/>
          <w:sz w:val="22"/>
          <w:lang w:val="en-US"/>
          <w:rPrChange w:id="576" w:author="Tiago Segabinazzi Dotto" w:date="2024-11-05T15:23:00Z" w16du:dateUtc="2024-11-05T15:23:00Z">
            <w:rPr>
              <w:rFonts w:ascii="Menlo" w:hAnsi="Menlo"/>
              <w:color w:val="000000"/>
              <w:sz w:val="22"/>
              <w:lang w:val="en-US"/>
            </w:rPr>
          </w:rPrChange>
        </w:rPr>
        <w:t>├── exec</w:t>
      </w:r>
    </w:p>
    <w:p w14:paraId="6768B1D4" w14:textId="77777777" w:rsidR="00EC6BCD" w:rsidRPr="00F36284" w:rsidRDefault="00EC6BCD" w:rsidP="00EC6BCD">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Courier New" w:hAnsi="Courier New"/>
          <w:color w:val="000000"/>
          <w:sz w:val="22"/>
          <w:lang w:val="en-US"/>
          <w:rPrChange w:id="577" w:author="Tiago Segabinazzi Dotto" w:date="2024-11-05T15:23:00Z" w16du:dateUtc="2024-11-05T15:23:00Z">
            <w:rPr>
              <w:rFonts w:ascii="Menlo" w:hAnsi="Menlo"/>
              <w:color w:val="000000"/>
              <w:sz w:val="22"/>
              <w:lang w:val="en-US"/>
            </w:rPr>
          </w:rPrChange>
        </w:rPr>
      </w:pPr>
      <w:r w:rsidRPr="00F36284">
        <w:rPr>
          <w:rFonts w:ascii="Courier New" w:hAnsi="Courier New"/>
          <w:color w:val="000000"/>
          <w:sz w:val="22"/>
          <w:lang w:val="en-US"/>
          <w:rPrChange w:id="578" w:author="Tiago Segabinazzi Dotto" w:date="2024-11-05T15:23:00Z" w16du:dateUtc="2024-11-05T15:23:00Z">
            <w:rPr>
              <w:rFonts w:ascii="Menlo" w:hAnsi="Menlo"/>
              <w:color w:val="000000"/>
              <w:sz w:val="22"/>
              <w:lang w:val="en-US"/>
            </w:rPr>
          </w:rPrChange>
        </w:rPr>
        <w:t xml:space="preserve">├── </w:t>
      </w:r>
      <w:proofErr w:type="spellStart"/>
      <w:r w:rsidRPr="00F36284">
        <w:rPr>
          <w:rFonts w:ascii="Courier New" w:hAnsi="Courier New"/>
          <w:color w:val="000000"/>
          <w:sz w:val="22"/>
          <w:lang w:val="en-US"/>
          <w:rPrChange w:id="579" w:author="Tiago Segabinazzi Dotto" w:date="2024-11-05T15:23:00Z" w16du:dateUtc="2024-11-05T15:23:00Z">
            <w:rPr>
              <w:rFonts w:ascii="Menlo" w:hAnsi="Menlo"/>
              <w:color w:val="000000"/>
              <w:sz w:val="22"/>
              <w:lang w:val="en-US"/>
            </w:rPr>
          </w:rPrChange>
        </w:rPr>
        <w:t>matlab_diaries</w:t>
      </w:r>
      <w:proofErr w:type="spellEnd"/>
    </w:p>
    <w:p w14:paraId="6368AA42" w14:textId="6EB88DA4" w:rsidR="00734B93" w:rsidRPr="00F36284" w:rsidRDefault="00EC6BCD" w:rsidP="00FB71F9">
      <w:pPr>
        <w:pStyle w:val="BodyText"/>
        <w:rPr>
          <w:rFonts w:ascii="Courier New" w:hAnsi="Courier New"/>
          <w:rPrChange w:id="580" w:author="Tiago Segabinazzi Dotto" w:date="2024-11-05T15:23:00Z" w16du:dateUtc="2024-11-05T15:23:00Z">
            <w:rPr/>
          </w:rPrChange>
        </w:rPr>
      </w:pPr>
      <w:r w:rsidRPr="00F36284">
        <w:rPr>
          <w:rFonts w:ascii="Courier New" w:hAnsi="Courier New"/>
          <w:color w:val="000000"/>
          <w:sz w:val="22"/>
          <w:lang w:val="en-US"/>
          <w:rPrChange w:id="581" w:author="Tiago Segabinazzi Dotto" w:date="2024-11-05T15:23:00Z" w16du:dateUtc="2024-11-05T15:23:00Z">
            <w:rPr>
              <w:rFonts w:ascii="Arial" w:hAnsi="Arial"/>
              <w:color w:val="000000"/>
              <w:sz w:val="22"/>
              <w:lang w:val="en-US"/>
            </w:rPr>
          </w:rPrChange>
        </w:rPr>
        <w:t>└──</w:t>
      </w:r>
      <w:r w:rsidRPr="00F36284">
        <w:rPr>
          <w:rFonts w:ascii="Courier New" w:hAnsi="Courier New"/>
          <w:color w:val="000000"/>
          <w:sz w:val="22"/>
          <w:lang w:val="en-US"/>
          <w:rPrChange w:id="582" w:author="Tiago Segabinazzi Dotto" w:date="2024-11-05T15:23:00Z" w16du:dateUtc="2024-11-05T15:23:00Z">
            <w:rPr>
              <w:rFonts w:ascii="Menlo" w:hAnsi="Menlo"/>
              <w:color w:val="000000"/>
              <w:sz w:val="22"/>
              <w:lang w:val="en-US"/>
            </w:rPr>
          </w:rPrChange>
        </w:rPr>
        <w:t xml:space="preserve"> users</w:t>
      </w:r>
    </w:p>
    <w:p w14:paraId="0F3B3EC4" w14:textId="7CA17212" w:rsidR="00734B93" w:rsidRDefault="00DB4BC8" w:rsidP="00F36284">
      <w:pPr>
        <w:widowControl/>
        <w:spacing w:after="160" w:line="259" w:lineRule="auto"/>
      </w:pPr>
      <w:r w:rsidRPr="00F36284">
        <w:rPr>
          <w:rFonts w:ascii="Times New Roman" w:hAnsi="Times New Roman"/>
          <w:color w:val="000000"/>
          <w:lang w:val="en-US"/>
          <w:rPrChange w:id="583" w:author="Tiago Segabinazzi Dotto" w:date="2024-11-05T15:23:00Z" w16du:dateUtc="2024-11-05T15:23:00Z">
            <w:rPr>
              <w:rFonts w:ascii="Menlo" w:hAnsi="Menlo"/>
              <w:color w:val="000000"/>
              <w:sz w:val="22"/>
              <w:lang w:val="en-US"/>
            </w:rPr>
          </w:rPrChange>
        </w:rPr>
        <w:t xml:space="preserve">Meanwhile </w:t>
      </w:r>
      <w:proofErr w:type="spellStart"/>
      <w:r w:rsidRPr="00F36284">
        <w:rPr>
          <w:rFonts w:ascii="Times New Roman" w:hAnsi="Times New Roman"/>
          <w:i/>
          <w:color w:val="000000"/>
          <w:lang w:val="en-US"/>
          <w:rPrChange w:id="584" w:author="Tiago Segabinazzi Dotto" w:date="2024-11-05T15:23:00Z" w16du:dateUtc="2024-11-05T15:23:00Z">
            <w:rPr>
              <w:rFonts w:ascii="Menlo" w:hAnsi="Menlo"/>
              <w:color w:val="000000"/>
              <w:sz w:val="22"/>
              <w:lang w:val="en-US"/>
            </w:rPr>
          </w:rPrChange>
        </w:rPr>
        <w:t>progdir</w:t>
      </w:r>
      <w:proofErr w:type="spellEnd"/>
      <w:r w:rsidRPr="00F36284">
        <w:rPr>
          <w:rFonts w:ascii="Times New Roman" w:hAnsi="Times New Roman"/>
          <w:color w:val="000000"/>
          <w:lang w:val="en-US"/>
          <w:rPrChange w:id="585" w:author="Tiago Segabinazzi Dotto" w:date="2024-11-05T15:23:00Z" w16du:dateUtc="2024-11-05T15:23:00Z">
            <w:rPr>
              <w:rFonts w:ascii="Menlo" w:hAnsi="Menlo"/>
              <w:color w:val="000000"/>
              <w:sz w:val="22"/>
              <w:lang w:val="en-US"/>
            </w:rPr>
          </w:rPrChange>
        </w:rPr>
        <w:t xml:space="preserve"> should contain </w:t>
      </w:r>
      <w:commentRangeStart w:id="586"/>
      <w:proofErr w:type="spellStart"/>
      <w:r w:rsidRPr="00F36284">
        <w:rPr>
          <w:rFonts w:ascii="Times New Roman" w:hAnsi="Times New Roman"/>
          <w:i/>
          <w:color w:val="000000"/>
          <w:lang w:val="en-US"/>
          <w:rPrChange w:id="587" w:author="Tiago Segabinazzi Dotto" w:date="2024-11-05T15:23:00Z" w16du:dateUtc="2024-11-05T15:23:00Z">
            <w:rPr>
              <w:rFonts w:ascii="Menlo" w:hAnsi="Menlo"/>
              <w:color w:val="000000"/>
              <w:sz w:val="22"/>
              <w:lang w:val="en-US"/>
            </w:rPr>
          </w:rPrChange>
        </w:rPr>
        <w:t>m_moorproc_toolbox</w:t>
      </w:r>
      <w:proofErr w:type="spellEnd"/>
      <w:del w:id="588" w:author="Tiago Segabinazzi Dotto" w:date="2024-11-05T15:23:00Z" w16du:dateUtc="2024-11-05T15:23:00Z">
        <w:r>
          <w:rPr>
            <w:rFonts w:ascii="Menlo" w:eastAsiaTheme="minorHAnsi" w:hAnsi="Menlo" w:cs="Menlo"/>
            <w:color w:val="000000"/>
            <w:sz w:val="22"/>
            <w:szCs w:val="22"/>
            <w:lang w:val="en-US" w:eastAsia="en-US" w:bidi="ar-SA"/>
          </w:rPr>
          <w:delText xml:space="preserve"> </w:delText>
        </w:r>
        <w:commentRangeEnd w:id="586"/>
        <w:r>
          <w:rPr>
            <w:rStyle w:val="CommentReference"/>
            <w:rFonts w:cs="Mangal"/>
          </w:rPr>
          <w:commentReference w:id="586"/>
        </w:r>
        <w:r>
          <w:rPr>
            <w:rFonts w:ascii="Menlo" w:eastAsiaTheme="minorHAnsi" w:hAnsi="Menlo" w:cs="Menlo"/>
            <w:color w:val="000000"/>
            <w:sz w:val="22"/>
            <w:szCs w:val="22"/>
            <w:lang w:val="en-US" w:eastAsia="en-US" w:bidi="ar-SA"/>
          </w:rPr>
          <w:delText>(and, if</w:delText>
        </w:r>
      </w:del>
      <w:ins w:id="589" w:author="Tiago Segabinazzi Dotto" w:date="2024-11-05T15:23:00Z" w16du:dateUtc="2024-11-05T15:23:00Z">
        <w:r w:rsidR="00B84A8B">
          <w:rPr>
            <w:rFonts w:eastAsiaTheme="minorHAnsi"/>
            <w:color w:val="000000"/>
            <w:lang w:val="en-US" w:eastAsia="en-US" w:bidi="ar-SA"/>
          </w:rPr>
          <w:t xml:space="preserve">. </w:t>
        </w:r>
        <w:commentRangeStart w:id="590"/>
        <w:r w:rsidR="00B84A8B">
          <w:rPr>
            <w:rFonts w:ascii="Times New Roman" w:eastAsiaTheme="minorHAnsi" w:hAnsi="Times New Roman" w:cs="Times New Roman"/>
            <w:color w:val="000000"/>
            <w:lang w:val="en-US" w:eastAsia="en-US" w:bidi="ar-SA"/>
          </w:rPr>
          <w:t>I</w:t>
        </w:r>
        <w:r w:rsidRPr="00F36284">
          <w:rPr>
            <w:rFonts w:ascii="Times New Roman" w:eastAsiaTheme="minorHAnsi" w:hAnsi="Times New Roman" w:cs="Times New Roman"/>
            <w:color w:val="000000"/>
            <w:lang w:val="en-US" w:eastAsia="en-US" w:bidi="ar-SA"/>
          </w:rPr>
          <w:t>f</w:t>
        </w:r>
      </w:ins>
      <w:commentRangeEnd w:id="590"/>
      <w:r w:rsidRPr="00F36284">
        <w:rPr>
          <w:rStyle w:val="CommentReference"/>
          <w:rFonts w:ascii="Times New Roman" w:hAnsi="Times New Roman"/>
          <w:sz w:val="24"/>
          <w:rPrChange w:id="591" w:author="Tiago Segabinazzi Dotto" w:date="2024-11-05T15:23:00Z" w16du:dateUtc="2024-11-05T15:23:00Z">
            <w:rPr>
              <w:rStyle w:val="CommentReference"/>
            </w:rPr>
          </w:rPrChange>
        </w:rPr>
        <w:commentReference w:id="590"/>
      </w:r>
      <w:r w:rsidRPr="00F36284">
        <w:rPr>
          <w:rFonts w:ascii="Times New Roman" w:hAnsi="Times New Roman"/>
          <w:color w:val="000000"/>
          <w:lang w:val="en-US"/>
          <w:rPrChange w:id="592" w:author="Tiago Segabinazzi Dotto" w:date="2024-11-05T15:23:00Z" w16du:dateUtc="2024-11-05T15:23:00Z">
            <w:rPr>
              <w:rFonts w:ascii="Menlo" w:hAnsi="Menlo"/>
              <w:color w:val="000000"/>
              <w:sz w:val="22"/>
              <w:lang w:val="en-US"/>
            </w:rPr>
          </w:rPrChange>
        </w:rPr>
        <w:t xml:space="preserve"> you are also using </w:t>
      </w:r>
      <w:proofErr w:type="spellStart"/>
      <w:r w:rsidRPr="00F36284">
        <w:rPr>
          <w:rFonts w:ascii="Times New Roman" w:hAnsi="Times New Roman"/>
          <w:i/>
          <w:color w:val="000000"/>
          <w:lang w:val="en-US"/>
          <w:rPrChange w:id="593" w:author="Tiago Segabinazzi Dotto" w:date="2024-11-05T15:23:00Z" w16du:dateUtc="2024-11-05T15:23:00Z">
            <w:rPr>
              <w:rFonts w:ascii="Menlo" w:hAnsi="Menlo"/>
              <w:color w:val="000000"/>
              <w:sz w:val="22"/>
              <w:lang w:val="en-US"/>
            </w:rPr>
          </w:rPrChange>
        </w:rPr>
        <w:t>mexec</w:t>
      </w:r>
      <w:proofErr w:type="spellEnd"/>
      <w:r w:rsidRPr="00F36284">
        <w:rPr>
          <w:rFonts w:ascii="Times New Roman" w:hAnsi="Times New Roman"/>
          <w:color w:val="000000"/>
          <w:lang w:val="en-US"/>
          <w:rPrChange w:id="594" w:author="Tiago Segabinazzi Dotto" w:date="2024-11-05T15:23:00Z" w16du:dateUtc="2024-11-05T15:23:00Z">
            <w:rPr>
              <w:rFonts w:ascii="Menlo" w:hAnsi="Menlo"/>
              <w:color w:val="000000"/>
              <w:sz w:val="22"/>
              <w:lang w:val="en-US"/>
            </w:rPr>
          </w:rPrChange>
        </w:rPr>
        <w:t xml:space="preserve"> to process</w:t>
      </w:r>
      <w:del w:id="595" w:author="Tiago Segabinazzi Dotto" w:date="2024-11-05T15:23:00Z" w16du:dateUtc="2024-11-05T15:23:00Z">
        <w:r>
          <w:rPr>
            <w:rFonts w:ascii="Menlo" w:eastAsiaTheme="minorHAnsi" w:hAnsi="Menlo" w:cs="Menlo"/>
            <w:color w:val="000000"/>
            <w:sz w:val="22"/>
            <w:szCs w:val="22"/>
            <w:lang w:val="en-US" w:eastAsia="en-US" w:bidi="ar-SA"/>
          </w:rPr>
          <w:delText>/</w:delText>
        </w:r>
      </w:del>
      <w:ins w:id="596" w:author="Tiago Segabinazzi Dotto" w:date="2024-11-05T15:23:00Z" w16du:dateUtc="2024-11-05T15:23:00Z">
        <w:r w:rsidR="00B84A8B">
          <w:rPr>
            <w:rFonts w:ascii="Times New Roman" w:eastAsiaTheme="minorHAnsi" w:hAnsi="Times New Roman" w:cs="Times New Roman"/>
            <w:color w:val="000000"/>
            <w:lang w:val="en-US" w:eastAsia="en-US" w:bidi="ar-SA"/>
          </w:rPr>
          <w:t xml:space="preserve"> or </w:t>
        </w:r>
      </w:ins>
      <w:r w:rsidRPr="00F36284">
        <w:rPr>
          <w:rFonts w:ascii="Times New Roman" w:hAnsi="Times New Roman"/>
          <w:color w:val="000000"/>
          <w:lang w:val="en-US"/>
          <w:rPrChange w:id="597" w:author="Tiago Segabinazzi Dotto" w:date="2024-11-05T15:23:00Z" w16du:dateUtc="2024-11-05T15:23:00Z">
            <w:rPr>
              <w:rFonts w:ascii="Menlo" w:hAnsi="Menlo"/>
              <w:color w:val="000000"/>
              <w:sz w:val="22"/>
              <w:lang w:val="en-US"/>
            </w:rPr>
          </w:rPrChange>
        </w:rPr>
        <w:t xml:space="preserve">load CTD data, </w:t>
      </w:r>
      <w:proofErr w:type="spellStart"/>
      <w:r w:rsidRPr="00F36284">
        <w:rPr>
          <w:rFonts w:ascii="Times New Roman" w:hAnsi="Times New Roman"/>
          <w:i/>
          <w:color w:val="000000"/>
          <w:lang w:val="en-US"/>
          <w:rPrChange w:id="598" w:author="Tiago Segabinazzi Dotto" w:date="2024-11-05T15:23:00Z" w16du:dateUtc="2024-11-05T15:23:00Z">
            <w:rPr>
              <w:rFonts w:ascii="Menlo" w:hAnsi="Menlo"/>
              <w:color w:val="000000"/>
              <w:sz w:val="22"/>
              <w:lang w:val="en-US"/>
            </w:rPr>
          </w:rPrChange>
        </w:rPr>
        <w:t>ocp_hydro_matlab</w:t>
      </w:r>
      <w:proofErr w:type="spellEnd"/>
      <w:del w:id="599" w:author="Tiago Segabinazzi Dotto" w:date="2024-11-05T15:23:00Z" w16du:dateUtc="2024-11-05T15:23:00Z">
        <w:r>
          <w:rPr>
            <w:rFonts w:ascii="Menlo" w:eastAsiaTheme="minorHAnsi" w:hAnsi="Menlo" w:cs="Menlo"/>
            <w:color w:val="000000"/>
            <w:sz w:val="22"/>
            <w:szCs w:val="22"/>
            <w:lang w:val="en-US" w:eastAsia="en-US" w:bidi="ar-SA"/>
          </w:rPr>
          <w:delText>).</w:delText>
        </w:r>
      </w:del>
      <w:ins w:id="600" w:author="Tiago Segabinazzi Dotto" w:date="2024-11-05T15:23:00Z" w16du:dateUtc="2024-11-05T15:23:00Z">
        <w:r w:rsidR="00B84A8B">
          <w:rPr>
            <w:rFonts w:ascii="Times New Roman" w:eastAsiaTheme="minorHAnsi" w:hAnsi="Times New Roman" w:cs="Times New Roman"/>
            <w:color w:val="000000"/>
            <w:lang w:val="en-US" w:eastAsia="en-US" w:bidi="ar-SA"/>
          </w:rPr>
          <w:t xml:space="preserve">, should also be in </w:t>
        </w:r>
        <w:proofErr w:type="spellStart"/>
        <w:r w:rsidR="00B84A8B">
          <w:rPr>
            <w:rFonts w:ascii="Times New Roman" w:eastAsiaTheme="minorHAnsi" w:hAnsi="Times New Roman" w:cs="Times New Roman"/>
            <w:i/>
            <w:iCs/>
            <w:color w:val="000000"/>
            <w:lang w:val="en-US" w:eastAsia="en-US" w:bidi="ar-SA"/>
          </w:rPr>
          <w:t>progdir</w:t>
        </w:r>
        <w:proofErr w:type="spellEnd"/>
        <w:r w:rsidRPr="00F36284">
          <w:rPr>
            <w:rFonts w:ascii="Times New Roman" w:eastAsiaTheme="minorHAnsi" w:hAnsi="Times New Roman" w:cs="Times New Roman"/>
            <w:color w:val="000000"/>
            <w:lang w:val="en-US" w:eastAsia="en-US" w:bidi="ar-SA"/>
          </w:rPr>
          <w:t>.</w:t>
        </w:r>
      </w:ins>
      <w:r>
        <w:rPr>
          <w:rFonts w:ascii="Menlo" w:eastAsiaTheme="minorHAnsi" w:hAnsi="Menlo" w:cs="Menlo"/>
          <w:color w:val="000000"/>
          <w:sz w:val="22"/>
          <w:szCs w:val="22"/>
          <w:lang w:val="en-US" w:eastAsia="en-US" w:bidi="ar-SA"/>
        </w:rPr>
        <w:t xml:space="preserve"> </w:t>
      </w:r>
    </w:p>
    <w:p w14:paraId="7E316B40" w14:textId="7CA2A1FD" w:rsidR="00734B93" w:rsidRDefault="00242E4D">
      <w:pPr>
        <w:widowControl/>
        <w:suppressAutoHyphens w:val="0"/>
        <w:spacing w:after="160" w:line="259" w:lineRule="auto"/>
      </w:pPr>
      <w:r>
        <w:br w:type="page"/>
      </w:r>
    </w:p>
    <w:p w14:paraId="2C5C3B78" w14:textId="77777777" w:rsidR="00DB6415" w:rsidRDefault="004E5A3D" w:rsidP="00DB6415">
      <w:pPr>
        <w:pStyle w:val="Heading1"/>
      </w:pPr>
      <w:bookmarkStart w:id="601" w:name="_Toc108243089"/>
      <w:r w:rsidRPr="00DB6415">
        <w:lastRenderedPageBreak/>
        <w:t xml:space="preserve">Real-time and delayed-time processing of </w:t>
      </w:r>
      <w:proofErr w:type="spellStart"/>
      <w:r w:rsidRPr="00DB6415">
        <w:t>microCAT</w:t>
      </w:r>
      <w:proofErr w:type="spellEnd"/>
      <w:r w:rsidRPr="00DB6415">
        <w:t xml:space="preserve"> data</w:t>
      </w:r>
      <w:bookmarkEnd w:id="601"/>
    </w:p>
    <w:p w14:paraId="066FC465" w14:textId="77777777" w:rsidR="0059117D" w:rsidRPr="0059117D" w:rsidRDefault="0059117D" w:rsidP="00F36284">
      <w:pPr>
        <w:pStyle w:val="BodyText"/>
        <w:rPr>
          <w:ins w:id="602" w:author="Tiago Segabinazzi Dotto" w:date="2024-11-05T15:23:00Z" w16du:dateUtc="2024-11-05T15:23:00Z"/>
        </w:rPr>
      </w:pPr>
    </w:p>
    <w:p w14:paraId="289FFB8F" w14:textId="3AE7CC11" w:rsidR="0059117D" w:rsidRPr="0059117D" w:rsidRDefault="00DB6415" w:rsidP="0059117D">
      <w:pPr>
        <w:pStyle w:val="Heading2"/>
      </w:pPr>
      <w:bookmarkStart w:id="603" w:name="_Toc108243090"/>
      <w:r w:rsidRPr="00DB6415">
        <w:t>Introduction</w:t>
      </w:r>
      <w:bookmarkEnd w:id="603"/>
    </w:p>
    <w:p w14:paraId="28A3E6E4" w14:textId="77777777" w:rsidR="0059117D" w:rsidRDefault="004E5A3D" w:rsidP="004E5A3D">
      <w:pPr>
        <w:spacing w:line="264" w:lineRule="auto"/>
        <w:rPr>
          <w:ins w:id="604" w:author="Tiago Segabinazzi Dotto" w:date="2024-11-05T15:23:00Z" w16du:dateUtc="2024-11-05T15:23:00Z"/>
        </w:rPr>
      </w:pPr>
      <w:del w:id="605" w:author="Tiago Segabinazzi Dotto" w:date="2024-11-05T15:23:00Z" w16du:dateUtc="2024-11-05T15:23:00Z">
        <w:r>
          <w:delText>→ calibration</w:delText>
        </w:r>
      </w:del>
    </w:p>
    <w:p w14:paraId="7EB5A95F" w14:textId="2961F670" w:rsidR="004E5A3D" w:rsidRDefault="004E5A3D" w:rsidP="004E5A3D">
      <w:pPr>
        <w:spacing w:line="264" w:lineRule="auto"/>
      </w:pPr>
      <w:ins w:id="606" w:author="Tiago Segabinazzi Dotto" w:date="2024-11-05T15:23:00Z" w16du:dateUtc="2024-11-05T15:23:00Z">
        <w:r>
          <w:t xml:space="preserve">→ </w:t>
        </w:r>
        <w:r w:rsidR="00D44F3F">
          <w:t>Calibration</w:t>
        </w:r>
      </w:ins>
      <w:r w:rsidR="00D44F3F">
        <w:t xml:space="preserve"> </w:t>
      </w:r>
      <w:r>
        <w:t>of the instruments is essential to obtain accurate measurements and minimize errors in the transport calculation</w:t>
      </w:r>
    </w:p>
    <w:p w14:paraId="0C538ADF" w14:textId="77777777" w:rsidR="0059117D" w:rsidRDefault="004E5A3D" w:rsidP="004E5A3D">
      <w:pPr>
        <w:spacing w:line="264" w:lineRule="auto"/>
        <w:rPr>
          <w:ins w:id="607" w:author="Tiago Segabinazzi Dotto" w:date="2024-11-05T15:23:00Z" w16du:dateUtc="2024-11-05T15:23:00Z"/>
        </w:rPr>
      </w:pPr>
      <w:del w:id="608" w:author="Tiago Segabinazzi Dotto" w:date="2024-11-05T15:23:00Z" w16du:dateUtc="2024-11-05T15:23:00Z">
        <w:r>
          <w:delText xml:space="preserve">→ calibration </w:delText>
        </w:r>
      </w:del>
    </w:p>
    <w:p w14:paraId="1A2FA683" w14:textId="1DE9D8D3" w:rsidR="004E5A3D" w:rsidRDefault="004E5A3D" w:rsidP="004E5A3D">
      <w:pPr>
        <w:spacing w:line="264" w:lineRule="auto"/>
      </w:pPr>
      <w:ins w:id="609" w:author="Tiago Segabinazzi Dotto" w:date="2024-11-05T15:23:00Z" w16du:dateUtc="2024-11-05T15:23:00Z">
        <w:r>
          <w:t xml:space="preserve">→ </w:t>
        </w:r>
        <w:r w:rsidR="00D44F3F">
          <w:t xml:space="preserve">Calibrated </w:t>
        </w:r>
      </w:ins>
      <w:r>
        <w:t>data</w:t>
      </w:r>
      <w:r w:rsidR="00D44F3F">
        <w:t xml:space="preserve"> </w:t>
      </w:r>
      <w:del w:id="610" w:author="Tiago Segabinazzi Dotto" w:date="2024-11-05T15:23:00Z" w16du:dateUtc="2024-11-05T15:23:00Z">
        <w:r>
          <w:delText>obtain</w:delText>
        </w:r>
      </w:del>
      <w:ins w:id="611" w:author="Tiago Segabinazzi Dotto" w:date="2024-11-05T15:23:00Z" w16du:dateUtc="2024-11-05T15:23:00Z">
        <w:r w:rsidR="00D44F3F">
          <w:t>is</w:t>
        </w:r>
        <w:r>
          <w:t xml:space="preserve"> obtain</w:t>
        </w:r>
        <w:r w:rsidR="00D44F3F">
          <w:t>ed</w:t>
        </w:r>
      </w:ins>
      <w:r>
        <w:t xml:space="preserve"> for each moored CTD during </w:t>
      </w:r>
      <w:del w:id="612" w:author="Tiago Segabinazzi Dotto" w:date="2024-11-05T15:23:00Z" w16du:dateUtc="2024-11-05T15:23:00Z">
        <w:r>
          <w:delText xml:space="preserve">intercalibration </w:delText>
        </w:r>
      </w:del>
      <w:ins w:id="613" w:author="Tiago Segabinazzi Dotto" w:date="2024-11-05T15:23:00Z" w16du:dateUtc="2024-11-05T15:23:00Z">
        <w:r>
          <w:t>inter</w:t>
        </w:r>
        <w:r w:rsidR="00D44F3F">
          <w:t>-</w:t>
        </w:r>
        <w:r>
          <w:t xml:space="preserve">calibration </w:t>
        </w:r>
      </w:ins>
      <w:r>
        <w:t>cast</w:t>
      </w:r>
      <w:del w:id="614" w:author="Tiago Segabinazzi Dotto" w:date="2024-11-05T15:23:00Z" w16du:dateUtc="2024-11-05T15:23:00Z">
        <w:r>
          <w:delText>:</w:delText>
        </w:r>
      </w:del>
      <w:ins w:id="615" w:author="Tiago Segabinazzi Dotto" w:date="2024-11-05T15:23:00Z" w16du:dateUtc="2024-11-05T15:23:00Z">
        <w:r w:rsidR="00D44F3F">
          <w:t>.</w:t>
        </w:r>
      </w:ins>
      <w:r w:rsidR="00D44F3F">
        <w:t xml:space="preserve"> </w:t>
      </w:r>
      <w:r>
        <w:t xml:space="preserve">Each moored CTD is attached to a shipboard CTD rosette frame and a deep cast is carried out </w:t>
      </w:r>
      <w:del w:id="616" w:author="Tiago Segabinazzi Dotto" w:date="2024-11-05T15:23:00Z" w16du:dateUtc="2024-11-05T15:23:00Z">
        <w:r>
          <w:delText>prior to</w:delText>
        </w:r>
      </w:del>
      <w:ins w:id="617" w:author="Tiago Segabinazzi Dotto" w:date="2024-11-05T15:23:00Z" w16du:dateUtc="2024-11-05T15:23:00Z">
        <w:r w:rsidR="00D44F3F">
          <w:t>before</w:t>
        </w:r>
      </w:ins>
      <w:r>
        <w:t xml:space="preserve"> deployment and after the recovery of the moored instruments. During the cast, 12 bottle stops </w:t>
      </w:r>
      <w:commentRangeStart w:id="618"/>
      <w:r>
        <w:t xml:space="preserve">of 5 mins </w:t>
      </w:r>
      <w:commentRangeEnd w:id="618"/>
      <w:r w:rsidR="00D44F3F">
        <w:rPr>
          <w:rStyle w:val="CommentReference"/>
          <w:rFonts w:cs="Mangal"/>
        </w:rPr>
        <w:commentReference w:id="618"/>
      </w:r>
      <w:r>
        <w:t xml:space="preserve">each are performed, from the bottom to the surface, in order to cover the different </w:t>
      </w:r>
      <w:del w:id="619" w:author="Tiago Segabinazzi Dotto" w:date="2024-11-05T15:23:00Z" w16du:dateUtc="2024-11-05T15:23:00Z">
        <w:r>
          <w:delText xml:space="preserve">range of </w:delText>
        </w:r>
      </w:del>
      <w:r w:rsidR="00D44F3F">
        <w:t xml:space="preserve">pressure </w:t>
      </w:r>
      <w:del w:id="620" w:author="Tiago Segabinazzi Dotto" w:date="2024-11-05T15:23:00Z" w16du:dateUtc="2024-11-05T15:23:00Z">
        <w:r>
          <w:delText>of</w:delText>
        </w:r>
      </w:del>
      <w:proofErr w:type="gramStart"/>
      <w:ins w:id="621" w:author="Tiago Segabinazzi Dotto" w:date="2024-11-05T15:23:00Z" w16du:dateUtc="2024-11-05T15:23:00Z">
        <w:r>
          <w:t>range</w:t>
        </w:r>
        <w:r w:rsidR="00D44F3F">
          <w:t>s</w:t>
        </w:r>
        <w:r>
          <w:t xml:space="preserve"> </w:t>
        </w:r>
        <w:r w:rsidR="00D44F3F">
          <w:t xml:space="preserve"> that</w:t>
        </w:r>
      </w:ins>
      <w:proofErr w:type="gramEnd"/>
      <w:r w:rsidR="00D44F3F">
        <w:t xml:space="preserve"> the </w:t>
      </w:r>
      <w:r>
        <w:t>moored instruments</w:t>
      </w:r>
      <w:del w:id="622" w:author="Tiago Segabinazzi Dotto" w:date="2024-11-05T15:23:00Z" w16du:dateUtc="2024-11-05T15:23:00Z">
        <w:r>
          <w:delText>.</w:delText>
        </w:r>
      </w:del>
      <w:ins w:id="623" w:author="Tiago Segabinazzi Dotto" w:date="2024-11-05T15:23:00Z" w16du:dateUtc="2024-11-05T15:23:00Z">
        <w:r w:rsidR="00D44F3F">
          <w:t xml:space="preserve"> were installed in the water column</w:t>
        </w:r>
        <w:r>
          <w:t>.</w:t>
        </w:r>
      </w:ins>
      <w:r>
        <w:t xml:space="preserve"> The comparison with the 1Hz-bin averaged shipboard CTD data gives calibration coefficients for each sensor (T, C, P) on each moored instrument.</w:t>
      </w:r>
    </w:p>
    <w:p w14:paraId="3113B2F4" w14:textId="77777777" w:rsidR="004E5A3D" w:rsidRDefault="004E5A3D" w:rsidP="004E5A3D">
      <w:pPr>
        <w:spacing w:line="264" w:lineRule="auto"/>
      </w:pPr>
    </w:p>
    <w:p w14:paraId="5BC4F96E" w14:textId="77777777" w:rsidR="004E5A3D" w:rsidRDefault="004E5A3D" w:rsidP="004E5A3D">
      <w:pPr>
        <w:spacing w:line="264" w:lineRule="auto"/>
      </w:pPr>
      <w:r>
        <w:t>Outline of the processing stages:</w:t>
      </w:r>
    </w:p>
    <w:p w14:paraId="2EA1D30B" w14:textId="51E3554B" w:rsidR="004E5A3D" w:rsidRDefault="004E5A3D" w:rsidP="00242E4D">
      <w:pPr>
        <w:pStyle w:val="ListParagraph"/>
        <w:numPr>
          <w:ilvl w:val="0"/>
          <w:numId w:val="22"/>
        </w:numPr>
        <w:spacing w:line="264" w:lineRule="auto"/>
      </w:pPr>
      <w:r>
        <w:t>Initial processing setup: creation of a data processing metadata control file.</w:t>
      </w:r>
    </w:p>
    <w:p w14:paraId="112A1DEC" w14:textId="59E02AEA" w:rsidR="004E5A3D" w:rsidRDefault="004E5A3D" w:rsidP="00242E4D">
      <w:pPr>
        <w:pStyle w:val="ListParagraph"/>
        <w:numPr>
          <w:ilvl w:val="0"/>
          <w:numId w:val="22"/>
        </w:numPr>
        <w:spacing w:line="264" w:lineRule="auto"/>
      </w:pPr>
      <w:r>
        <w:t>Raw data downloading and archiving</w:t>
      </w:r>
    </w:p>
    <w:p w14:paraId="17CAA0CE" w14:textId="375533D0" w:rsidR="004E5A3D" w:rsidRDefault="004E5A3D" w:rsidP="00242E4D">
      <w:pPr>
        <w:pStyle w:val="ListParagraph"/>
        <w:numPr>
          <w:ilvl w:val="0"/>
          <w:numId w:val="22"/>
        </w:numPr>
        <w:spacing w:line="264" w:lineRule="auto"/>
      </w:pPr>
      <w:r>
        <w:t xml:space="preserve">Conversion from instrument format to standard Rapid </w:t>
      </w:r>
      <w:r w:rsidR="00C028CC">
        <w:t xml:space="preserve">Ocean </w:t>
      </w:r>
      <w:r>
        <w:t xml:space="preserve">Data Base </w:t>
      </w:r>
      <w:commentRangeStart w:id="624"/>
      <w:r>
        <w:t>(R</w:t>
      </w:r>
      <w:r w:rsidR="00C028CC">
        <w:t>O</w:t>
      </w:r>
      <w:r>
        <w:t>DB</w:t>
      </w:r>
      <w:commentRangeEnd w:id="624"/>
      <w:r w:rsidR="00D44F3F">
        <w:rPr>
          <w:rStyle w:val="CommentReference"/>
        </w:rPr>
        <w:commentReference w:id="624"/>
      </w:r>
      <w:r>
        <w:t>) format</w:t>
      </w:r>
    </w:p>
    <w:p w14:paraId="5387CFE8" w14:textId="1CB8CB3D" w:rsidR="004E5A3D" w:rsidRDefault="004E5A3D" w:rsidP="00242E4D">
      <w:pPr>
        <w:pStyle w:val="ListParagraph"/>
        <w:numPr>
          <w:ilvl w:val="0"/>
          <w:numId w:val="22"/>
        </w:numPr>
        <w:spacing w:line="264" w:lineRule="auto"/>
      </w:pPr>
      <w:r>
        <w:t>Trimming of data record, basic statistics and summary plots</w:t>
      </w:r>
    </w:p>
    <w:p w14:paraId="1C3FE5A7" w14:textId="2F2FD059" w:rsidR="004E5A3D" w:rsidRDefault="004E5A3D" w:rsidP="00242E4D">
      <w:pPr>
        <w:pStyle w:val="ListParagraph"/>
        <w:numPr>
          <w:ilvl w:val="0"/>
          <w:numId w:val="22"/>
        </w:numPr>
        <w:spacing w:line="264" w:lineRule="auto"/>
      </w:pPr>
      <w:r>
        <w:t>Calibrating and quality control of the moored CTD data</w:t>
      </w:r>
      <w:del w:id="625" w:author="Tiago Segabinazzi Dotto" w:date="2024-11-05T15:23:00Z" w16du:dateUtc="2024-11-05T15:23:00Z">
        <w:r>
          <w:delText>:</w:delText>
        </w:r>
      </w:del>
    </w:p>
    <w:p w14:paraId="5A5A007F" w14:textId="76966CDC" w:rsidR="004E5A3D" w:rsidRDefault="004E5A3D" w:rsidP="00242E4D">
      <w:pPr>
        <w:pStyle w:val="ListParagraph"/>
        <w:numPr>
          <w:ilvl w:val="0"/>
          <w:numId w:val="22"/>
        </w:numPr>
        <w:spacing w:line="264" w:lineRule="auto"/>
      </w:pPr>
      <w:r>
        <w:t xml:space="preserve">Gridding of the data: creation of a lowpass </w:t>
      </w:r>
      <w:proofErr w:type="gramStart"/>
      <w:r>
        <w:t>filtered,</w:t>
      </w:r>
      <w:proofErr w:type="gramEnd"/>
      <w:r>
        <w:t xml:space="preserve"> regular gridded data set</w:t>
      </w:r>
    </w:p>
    <w:p w14:paraId="49D1F741" w14:textId="77777777" w:rsidR="004E5A3D" w:rsidRDefault="004E5A3D" w:rsidP="004E5A3D">
      <w:pPr>
        <w:spacing w:line="264" w:lineRule="auto"/>
        <w:rPr>
          <w:b/>
          <w:bCs/>
        </w:rPr>
      </w:pPr>
    </w:p>
    <w:p w14:paraId="7B04390C" w14:textId="77777777" w:rsidR="00134DE9" w:rsidRDefault="004E5A3D" w:rsidP="004E5A3D">
      <w:pPr>
        <w:spacing w:line="264" w:lineRule="auto"/>
        <w:rPr>
          <w:b/>
          <w:bCs/>
        </w:rPr>
      </w:pPr>
      <w:r>
        <w:rPr>
          <w:b/>
          <w:bCs/>
        </w:rPr>
        <w:t>NOTE: the OSNAP data structure separates executable scripts (</w:t>
      </w:r>
      <w:commentRangeStart w:id="626"/>
      <w:proofErr w:type="spellStart"/>
      <w:r w:rsidRPr="00FE4C6E">
        <w:rPr>
          <w:b/>
          <w:bCs/>
          <w:i/>
          <w:iCs/>
        </w:rPr>
        <w:t>osnap</w:t>
      </w:r>
      <w:commentRangeEnd w:id="626"/>
      <w:proofErr w:type="spellEnd"/>
      <w:r w:rsidR="008C4E49">
        <w:rPr>
          <w:rStyle w:val="CommentReference"/>
          <w:rFonts w:cs="Mangal"/>
        </w:rPr>
        <w:commentReference w:id="626"/>
      </w:r>
      <w:r w:rsidRPr="00FE4C6E">
        <w:rPr>
          <w:b/>
          <w:bCs/>
          <w:i/>
          <w:iCs/>
        </w:rPr>
        <w:t>/exec</w:t>
      </w:r>
      <w:r>
        <w:rPr>
          <w:b/>
          <w:bCs/>
          <w:i/>
          <w:iCs/>
        </w:rPr>
        <w:t>/…</w:t>
      </w:r>
      <w:r>
        <w:rPr>
          <w:b/>
          <w:bCs/>
        </w:rPr>
        <w:t>) from output files (</w:t>
      </w:r>
      <w:proofErr w:type="spellStart"/>
      <w:r w:rsidRPr="00FE4C6E">
        <w:rPr>
          <w:b/>
          <w:bCs/>
          <w:i/>
          <w:iCs/>
        </w:rPr>
        <w:t>osnap</w:t>
      </w:r>
      <w:proofErr w:type="spellEnd"/>
      <w:r w:rsidRPr="00FE4C6E">
        <w:rPr>
          <w:b/>
          <w:bCs/>
          <w:i/>
          <w:iCs/>
        </w:rPr>
        <w:t>/data/moor/…</w:t>
      </w:r>
      <w:r w:rsidRPr="00FE4C6E">
        <w:rPr>
          <w:b/>
          <w:bCs/>
        </w:rPr>
        <w:t>)</w:t>
      </w:r>
      <w:r>
        <w:rPr>
          <w:b/>
          <w:bCs/>
        </w:rPr>
        <w:t xml:space="preserve">.  For clarity, file </w:t>
      </w:r>
      <w:r w:rsidR="008C4E49">
        <w:rPr>
          <w:b/>
          <w:bCs/>
        </w:rPr>
        <w:t xml:space="preserve">(or directory) names and paths </w:t>
      </w:r>
      <w:r>
        <w:rPr>
          <w:b/>
          <w:bCs/>
        </w:rPr>
        <w:t xml:space="preserve">for scripts are coloured </w:t>
      </w:r>
      <w:r w:rsidRPr="00FE4C6E">
        <w:rPr>
          <w:b/>
          <w:bCs/>
          <w:color w:val="FF0000"/>
        </w:rPr>
        <w:t>red</w:t>
      </w:r>
      <w:r>
        <w:rPr>
          <w:b/>
          <w:bCs/>
        </w:rPr>
        <w:t xml:space="preserve">, input files are coloured </w:t>
      </w:r>
      <w:r w:rsidRPr="00A30E43">
        <w:rPr>
          <w:b/>
          <w:bCs/>
          <w:color w:val="0070C0"/>
        </w:rPr>
        <w:t>blue</w:t>
      </w:r>
      <w:r>
        <w:rPr>
          <w:b/>
          <w:bCs/>
        </w:rPr>
        <w:t xml:space="preserve">, and output files are coloured </w:t>
      </w:r>
      <w:r w:rsidRPr="00A30E43">
        <w:rPr>
          <w:b/>
          <w:bCs/>
          <w:color w:val="00B050"/>
        </w:rPr>
        <w:t>green</w:t>
      </w:r>
      <w:r>
        <w:rPr>
          <w:b/>
          <w:bCs/>
        </w:rPr>
        <w:t xml:space="preserve">.  </w:t>
      </w:r>
      <w:r w:rsidR="00134DE9">
        <w:rPr>
          <w:b/>
          <w:bCs/>
        </w:rPr>
        <w:t xml:space="preserve">The syntax </w:t>
      </w:r>
    </w:p>
    <w:p w14:paraId="170760C4" w14:textId="02C9576E" w:rsidR="004E5A3D" w:rsidRDefault="00134DE9" w:rsidP="004E5A3D">
      <w:pPr>
        <w:spacing w:line="264" w:lineRule="auto"/>
        <w:rPr>
          <w:b/>
          <w:bCs/>
        </w:rPr>
      </w:pPr>
      <w:r>
        <w:rPr>
          <w:b/>
          <w:bCs/>
        </w:rPr>
        <w:t>&lt;</w:t>
      </w:r>
      <w:proofErr w:type="spellStart"/>
      <w:r>
        <w:rPr>
          <w:b/>
          <w:bCs/>
        </w:rPr>
        <w:t>moordatadir</w:t>
      </w:r>
      <w:proofErr w:type="spellEnd"/>
      <w:r>
        <w:rPr>
          <w:b/>
          <w:bCs/>
        </w:rPr>
        <w:t xml:space="preserve">&gt;/raw should be translated based on your directory configuration (set by the </w:t>
      </w:r>
      <w:proofErr w:type="spellStart"/>
      <w:r>
        <w:rPr>
          <w:b/>
          <w:bCs/>
        </w:rPr>
        <w:t>Matlab</w:t>
      </w:r>
      <w:proofErr w:type="spellEnd"/>
      <w:r>
        <w:rPr>
          <w:b/>
          <w:bCs/>
        </w:rPr>
        <w:t xml:space="preserve"> startup file and stored in global variable MOORPROC_G) to e.g. ~/projects/</w:t>
      </w:r>
      <w:proofErr w:type="spellStart"/>
      <w:r>
        <w:rPr>
          <w:b/>
          <w:bCs/>
        </w:rPr>
        <w:t>osnap</w:t>
      </w:r>
      <w:proofErr w:type="spellEnd"/>
      <w:r>
        <w:rPr>
          <w:b/>
          <w:bCs/>
        </w:rPr>
        <w:t>/data/moor/</w:t>
      </w:r>
      <w:proofErr w:type="spellStart"/>
      <w:proofErr w:type="gramStart"/>
      <w:r>
        <w:rPr>
          <w:b/>
          <w:bCs/>
        </w:rPr>
        <w:t>raw._</w:t>
      </w:r>
      <w:proofErr w:type="gramEnd"/>
      <w:r w:rsidR="004E5A3D">
        <w:rPr>
          <w:b/>
          <w:bCs/>
        </w:rPr>
        <w:t>The</w:t>
      </w:r>
      <w:proofErr w:type="spellEnd"/>
      <w:r w:rsidR="004E5A3D">
        <w:rPr>
          <w:b/>
          <w:bCs/>
        </w:rPr>
        <w:t xml:space="preserve"> output files of some scripts may become the input of a later script.  Hopefully this will make navigation of this document a little easier.</w:t>
      </w:r>
    </w:p>
    <w:p w14:paraId="1118051D" w14:textId="77777777" w:rsidR="004E5A3D" w:rsidRDefault="004E5A3D" w:rsidP="004E5A3D">
      <w:pPr>
        <w:spacing w:line="264" w:lineRule="auto"/>
      </w:pPr>
    </w:p>
    <w:p w14:paraId="39FBFAE1" w14:textId="55898C92" w:rsidR="004E5A3D" w:rsidRDefault="004E5A3D" w:rsidP="004E5A3D">
      <w:pPr>
        <w:pStyle w:val="Heading2"/>
      </w:pPr>
      <w:bookmarkStart w:id="627" w:name="_Toc108243091"/>
      <w:r>
        <w:t>Set up directory structure</w:t>
      </w:r>
      <w:bookmarkEnd w:id="627"/>
    </w:p>
    <w:p w14:paraId="54E94AF9" w14:textId="77777777" w:rsidR="00D44F3F" w:rsidRDefault="00D44F3F" w:rsidP="00DB4BC8">
      <w:pPr>
        <w:widowControl/>
        <w:spacing w:after="160" w:line="259" w:lineRule="auto"/>
        <w:rPr>
          <w:ins w:id="628" w:author="Tiago Segabinazzi Dotto" w:date="2024-11-05T15:23:00Z" w16du:dateUtc="2024-11-05T15:23:00Z"/>
          <w:rFonts w:ascii="Menlo" w:eastAsiaTheme="minorHAnsi" w:hAnsi="Menlo" w:cs="Menlo"/>
          <w:color w:val="000000"/>
          <w:sz w:val="22"/>
          <w:szCs w:val="22"/>
          <w:lang w:val="en-US" w:eastAsia="en-US" w:bidi="ar-SA"/>
        </w:rPr>
      </w:pPr>
    </w:p>
    <w:p w14:paraId="10427CB7" w14:textId="6498CC7A" w:rsidR="00DB4BC8" w:rsidRPr="00F36284" w:rsidRDefault="00DB4BC8" w:rsidP="00DB4BC8">
      <w:pPr>
        <w:widowControl/>
        <w:spacing w:after="160" w:line="259" w:lineRule="auto"/>
        <w:rPr>
          <w:rFonts w:ascii="Times New Roman" w:hAnsi="Times New Roman"/>
          <w:color w:val="000000"/>
          <w:lang w:val="en-US"/>
          <w:rPrChange w:id="629" w:author="Tiago Segabinazzi Dotto" w:date="2024-11-05T15:23:00Z" w16du:dateUtc="2024-11-05T15:23:00Z">
            <w:rPr>
              <w:rFonts w:ascii="Menlo" w:hAnsi="Menlo"/>
              <w:color w:val="000000"/>
              <w:sz w:val="22"/>
              <w:lang w:val="en-US"/>
            </w:rPr>
          </w:rPrChange>
        </w:rPr>
      </w:pPr>
      <w:r w:rsidRPr="00F36284">
        <w:rPr>
          <w:rFonts w:ascii="Times New Roman" w:hAnsi="Times New Roman"/>
          <w:color w:val="000000"/>
          <w:lang w:val="en-US"/>
          <w:rPrChange w:id="630" w:author="Tiago Segabinazzi Dotto" w:date="2024-11-05T15:23:00Z" w16du:dateUtc="2024-11-05T15:23:00Z">
            <w:rPr>
              <w:rFonts w:ascii="Menlo" w:hAnsi="Menlo"/>
              <w:color w:val="000000"/>
              <w:sz w:val="22"/>
              <w:lang w:val="en-US"/>
            </w:rPr>
          </w:rPrChange>
        </w:rPr>
        <w:t xml:space="preserve">Running the </w:t>
      </w:r>
      <w:r w:rsidRPr="00F36284">
        <w:rPr>
          <w:rFonts w:ascii="Times New Roman" w:hAnsi="Times New Roman"/>
          <w:b/>
          <w:i/>
          <w:color w:val="FF0000"/>
          <w:lang w:val="en-US"/>
          <w:rPrChange w:id="631" w:author="Tiago Segabinazzi Dotto" w:date="2024-11-05T15:23:00Z" w16du:dateUtc="2024-11-05T15:23:00Z">
            <w:rPr>
              <w:rFonts w:ascii="Menlo" w:hAnsi="Menlo"/>
              <w:color w:val="000000"/>
              <w:sz w:val="22"/>
              <w:lang w:val="en-US"/>
            </w:rPr>
          </w:rPrChange>
        </w:rPr>
        <w:t>startup</w:t>
      </w:r>
      <w:r w:rsidRPr="00F36284">
        <w:rPr>
          <w:rFonts w:ascii="Times New Roman" w:hAnsi="Times New Roman"/>
          <w:color w:val="000000"/>
          <w:lang w:val="en-US"/>
          <w:rPrChange w:id="632" w:author="Tiago Segabinazzi Dotto" w:date="2024-11-05T15:23:00Z" w16du:dateUtc="2024-11-05T15:23:00Z">
            <w:rPr>
              <w:rFonts w:ascii="Menlo" w:hAnsi="Menlo"/>
              <w:color w:val="000000"/>
              <w:sz w:val="22"/>
              <w:lang w:val="en-US"/>
            </w:rPr>
          </w:rPrChange>
        </w:rPr>
        <w:t xml:space="preserve"> file will set a global variable, MOORPROC_G, containing paths to different input and output directories, e.g.:</w:t>
      </w:r>
    </w:p>
    <w:p w14:paraId="61B73EB0" w14:textId="4EF6F713" w:rsidR="00DB4BC8" w:rsidRPr="00F36284" w:rsidRDefault="00DB4BC8" w:rsidP="00DB4BC8">
      <w:pPr>
        <w:widowControl/>
        <w:spacing w:after="160" w:line="259" w:lineRule="auto"/>
        <w:rPr>
          <w:rFonts w:ascii="Times New Roman" w:hAnsi="Times New Roman"/>
          <w:color w:val="000000"/>
          <w:lang w:val="en-US"/>
          <w:rPrChange w:id="633" w:author="Tiago Segabinazzi Dotto" w:date="2024-11-05T15:23:00Z" w16du:dateUtc="2024-11-05T15:23:00Z">
            <w:rPr>
              <w:rFonts w:ascii="Menlo" w:hAnsi="Menlo"/>
              <w:color w:val="000000"/>
              <w:sz w:val="22"/>
              <w:lang w:val="en-US"/>
            </w:rPr>
          </w:rPrChange>
        </w:rPr>
      </w:pPr>
      <w:proofErr w:type="spellStart"/>
      <w:r w:rsidRPr="00F36284">
        <w:rPr>
          <w:rFonts w:ascii="Times New Roman" w:hAnsi="Times New Roman"/>
          <w:color w:val="000000"/>
          <w:lang w:val="en-US"/>
          <w:rPrChange w:id="634" w:author="Tiago Segabinazzi Dotto" w:date="2024-11-05T15:23:00Z" w16du:dateUtc="2024-11-05T15:23:00Z">
            <w:rPr>
              <w:rFonts w:ascii="Menlo" w:hAnsi="Menlo"/>
              <w:color w:val="000000"/>
              <w:sz w:val="22"/>
              <w:lang w:val="en-US"/>
            </w:rPr>
          </w:rPrChange>
        </w:rPr>
        <w:t>MOORPROC_</w:t>
      </w:r>
      <w:proofErr w:type="gramStart"/>
      <w:r w:rsidRPr="00F36284">
        <w:rPr>
          <w:rFonts w:ascii="Times New Roman" w:hAnsi="Times New Roman"/>
          <w:color w:val="000000"/>
          <w:lang w:val="en-US"/>
          <w:rPrChange w:id="635" w:author="Tiago Segabinazzi Dotto" w:date="2024-11-05T15:23:00Z" w16du:dateUtc="2024-11-05T15:23:00Z">
            <w:rPr>
              <w:rFonts w:ascii="Menlo" w:hAnsi="Menlo"/>
              <w:color w:val="000000"/>
              <w:sz w:val="22"/>
              <w:lang w:val="en-US"/>
            </w:rPr>
          </w:rPrChange>
        </w:rPr>
        <w:t>G.moordatadir</w:t>
      </w:r>
      <w:proofErr w:type="spellEnd"/>
      <w:proofErr w:type="gramEnd"/>
      <w:del w:id="636" w:author="Tiago Segabinazzi Dotto" w:date="2024-11-05T15:23:00Z" w16du:dateUtc="2024-11-05T15:23:00Z">
        <w:r>
          <w:rPr>
            <w:rFonts w:ascii="Menlo" w:eastAsiaTheme="minorHAnsi" w:hAnsi="Menlo" w:cs="Menlo"/>
            <w:color w:val="000000"/>
            <w:sz w:val="22"/>
            <w:szCs w:val="22"/>
            <w:lang w:val="en-US" w:eastAsia="en-US" w:bidi="ar-SA"/>
          </w:rPr>
          <w:delText>: ‘/</w:delText>
        </w:r>
      </w:del>
      <w:ins w:id="637" w:author="Tiago Segabinazzi Dotto" w:date="2024-11-05T15:23:00Z" w16du:dateUtc="2024-11-05T15:23:00Z">
        <w:r w:rsidR="00D44F3F">
          <w:rPr>
            <w:rFonts w:ascii="Times New Roman" w:eastAsiaTheme="minorHAnsi" w:hAnsi="Times New Roman" w:cs="Times New Roman"/>
            <w:color w:val="000000"/>
            <w:lang w:val="en-US" w:eastAsia="en-US" w:bidi="ar-SA"/>
          </w:rPr>
          <w:t xml:space="preserve"> =</w:t>
        </w:r>
        <w:r w:rsidRPr="00F36284">
          <w:rPr>
            <w:rFonts w:ascii="Times New Roman" w:eastAsiaTheme="minorHAnsi" w:hAnsi="Times New Roman" w:cs="Times New Roman"/>
            <w:color w:val="000000"/>
            <w:lang w:val="en-US" w:eastAsia="en-US" w:bidi="ar-SA"/>
          </w:rPr>
          <w:t xml:space="preserve"> /</w:t>
        </w:r>
      </w:ins>
      <w:r w:rsidRPr="00F36284">
        <w:rPr>
          <w:rFonts w:ascii="Times New Roman" w:hAnsi="Times New Roman"/>
          <w:color w:val="000000"/>
          <w:lang w:val="en-US"/>
          <w:rPrChange w:id="638" w:author="Tiago Segabinazzi Dotto" w:date="2024-11-05T15:23:00Z" w16du:dateUtc="2024-11-05T15:23:00Z">
            <w:rPr>
              <w:rFonts w:ascii="Menlo" w:hAnsi="Menlo"/>
              <w:color w:val="000000"/>
              <w:sz w:val="22"/>
              <w:lang w:val="en-US"/>
            </w:rPr>
          </w:rPrChange>
        </w:rPr>
        <w:t>data/</w:t>
      </w:r>
      <w:proofErr w:type="spellStart"/>
      <w:r w:rsidRPr="00F36284">
        <w:rPr>
          <w:rFonts w:ascii="Times New Roman" w:hAnsi="Times New Roman"/>
          <w:color w:val="000000"/>
          <w:lang w:val="en-US"/>
          <w:rPrChange w:id="639" w:author="Tiago Segabinazzi Dotto" w:date="2024-11-05T15:23:00Z" w16du:dateUtc="2024-11-05T15:23:00Z">
            <w:rPr>
              <w:rFonts w:ascii="Menlo" w:hAnsi="Menlo"/>
              <w:color w:val="000000"/>
              <w:sz w:val="22"/>
              <w:lang w:val="en-US"/>
            </w:rPr>
          </w:rPrChange>
        </w:rPr>
        <w:t>pstar</w:t>
      </w:r>
      <w:proofErr w:type="spellEnd"/>
      <w:r w:rsidRPr="00F36284">
        <w:rPr>
          <w:rFonts w:ascii="Times New Roman" w:hAnsi="Times New Roman"/>
          <w:color w:val="000000"/>
          <w:lang w:val="en-US"/>
          <w:rPrChange w:id="640" w:author="Tiago Segabinazzi Dotto" w:date="2024-11-05T15:23:00Z" w16du:dateUtc="2024-11-05T15:23:00Z">
            <w:rPr>
              <w:rFonts w:ascii="Menlo" w:hAnsi="Menlo"/>
              <w:color w:val="000000"/>
              <w:sz w:val="22"/>
              <w:lang w:val="en-US"/>
            </w:rPr>
          </w:rPrChange>
        </w:rPr>
        <w:t>/projects/</w:t>
      </w:r>
      <w:proofErr w:type="spellStart"/>
      <w:r w:rsidRPr="00F36284">
        <w:rPr>
          <w:rFonts w:ascii="Times New Roman" w:hAnsi="Times New Roman"/>
          <w:color w:val="000000"/>
          <w:lang w:val="en-US"/>
          <w:rPrChange w:id="641" w:author="Tiago Segabinazzi Dotto" w:date="2024-11-05T15:23:00Z" w16du:dateUtc="2024-11-05T15:23:00Z">
            <w:rPr>
              <w:rFonts w:ascii="Menlo" w:hAnsi="Menlo"/>
              <w:color w:val="000000"/>
              <w:sz w:val="22"/>
              <w:lang w:val="en-US"/>
            </w:rPr>
          </w:rPrChange>
        </w:rPr>
        <w:t>osnap</w:t>
      </w:r>
      <w:proofErr w:type="spellEnd"/>
      <w:r w:rsidRPr="00F36284">
        <w:rPr>
          <w:rFonts w:ascii="Times New Roman" w:hAnsi="Times New Roman"/>
          <w:color w:val="000000"/>
          <w:lang w:val="en-US"/>
          <w:rPrChange w:id="642" w:author="Tiago Segabinazzi Dotto" w:date="2024-11-05T15:23:00Z" w16du:dateUtc="2024-11-05T15:23:00Z">
            <w:rPr>
              <w:rFonts w:ascii="Menlo" w:hAnsi="Menlo"/>
              <w:color w:val="000000"/>
              <w:sz w:val="22"/>
              <w:lang w:val="en-US"/>
            </w:rPr>
          </w:rPrChange>
        </w:rPr>
        <w:t>/data/</w:t>
      </w:r>
      <w:del w:id="643" w:author="Tiago Segabinazzi Dotto" w:date="2024-11-05T15:23:00Z" w16du:dateUtc="2024-11-05T15:23:00Z">
        <w:r>
          <w:rPr>
            <w:rFonts w:ascii="Menlo" w:eastAsiaTheme="minorHAnsi" w:hAnsi="Menlo" w:cs="Menlo"/>
            <w:color w:val="000000"/>
            <w:sz w:val="22"/>
            <w:szCs w:val="22"/>
            <w:lang w:val="en-US" w:eastAsia="en-US" w:bidi="ar-SA"/>
          </w:rPr>
          <w:delText>moor’</w:delText>
        </w:r>
      </w:del>
      <w:ins w:id="644" w:author="Tiago Segabinazzi Dotto" w:date="2024-11-05T15:23:00Z" w16du:dateUtc="2024-11-05T15:23:00Z">
        <w:r w:rsidRPr="00F36284">
          <w:rPr>
            <w:rFonts w:ascii="Times New Roman" w:eastAsiaTheme="minorHAnsi" w:hAnsi="Times New Roman" w:cs="Times New Roman"/>
            <w:color w:val="000000"/>
            <w:lang w:val="en-US" w:eastAsia="en-US" w:bidi="ar-SA"/>
          </w:rPr>
          <w:t>moor</w:t>
        </w:r>
      </w:ins>
    </w:p>
    <w:p w14:paraId="18E29861" w14:textId="6E865F0F" w:rsidR="0046023D" w:rsidRPr="00F36284" w:rsidRDefault="00134DE9" w:rsidP="0046023D">
      <w:pPr>
        <w:pStyle w:val="BodyText"/>
        <w:rPr>
          <w:rFonts w:ascii="Times New Roman" w:hAnsi="Times New Roman"/>
          <w:rPrChange w:id="645" w:author="Tiago Segabinazzi Dotto" w:date="2024-11-05T15:23:00Z" w16du:dateUtc="2024-11-05T15:23:00Z">
            <w:rPr/>
          </w:rPrChange>
        </w:rPr>
      </w:pPr>
      <w:r w:rsidRPr="00F36284">
        <w:rPr>
          <w:rFonts w:ascii="Times New Roman" w:hAnsi="Times New Roman"/>
          <w:rPrChange w:id="646" w:author="Tiago Segabinazzi Dotto" w:date="2024-11-05T15:23:00Z" w16du:dateUtc="2024-11-05T15:23:00Z">
            <w:rPr/>
          </w:rPrChange>
        </w:rPr>
        <w:t>The scripts are kept in a separate directory (e.g. /data/</w:t>
      </w:r>
      <w:proofErr w:type="spellStart"/>
      <w:r w:rsidRPr="00F36284">
        <w:rPr>
          <w:rFonts w:ascii="Times New Roman" w:hAnsi="Times New Roman"/>
          <w:rPrChange w:id="647" w:author="Tiago Segabinazzi Dotto" w:date="2024-11-05T15:23:00Z" w16du:dateUtc="2024-11-05T15:23:00Z">
            <w:rPr/>
          </w:rPrChange>
        </w:rPr>
        <w:t>pstar</w:t>
      </w:r>
      <w:proofErr w:type="spellEnd"/>
      <w:r w:rsidRPr="00F36284">
        <w:rPr>
          <w:rFonts w:ascii="Times New Roman" w:hAnsi="Times New Roman"/>
          <w:rPrChange w:id="648" w:author="Tiago Segabinazzi Dotto" w:date="2024-11-05T15:23:00Z" w16du:dateUtc="2024-11-05T15:23:00Z">
            <w:rPr/>
          </w:rPrChange>
        </w:rPr>
        <w:t>/programs/</w:t>
      </w:r>
      <w:proofErr w:type="spellStart"/>
      <w:r w:rsidRPr="00F36284">
        <w:rPr>
          <w:rFonts w:ascii="Times New Roman" w:hAnsi="Times New Roman"/>
          <w:rPrChange w:id="649" w:author="Tiago Segabinazzi Dotto" w:date="2024-11-05T15:23:00Z" w16du:dateUtc="2024-11-05T15:23:00Z">
            <w:rPr/>
          </w:rPrChange>
        </w:rPr>
        <w:t>gitvcd</w:t>
      </w:r>
      <w:proofErr w:type="spellEnd"/>
      <w:r w:rsidRPr="00F36284">
        <w:rPr>
          <w:rFonts w:ascii="Times New Roman" w:hAnsi="Times New Roman"/>
          <w:rPrChange w:id="650" w:author="Tiago Segabinazzi Dotto" w:date="2024-11-05T15:23:00Z" w16du:dateUtc="2024-11-05T15:23:00Z">
            <w:rPr/>
          </w:rPrChange>
        </w:rPr>
        <w:t>/</w:t>
      </w:r>
      <w:proofErr w:type="spellStart"/>
      <w:r w:rsidRPr="00F36284">
        <w:rPr>
          <w:rFonts w:ascii="Times New Roman" w:hAnsi="Times New Roman"/>
          <w:rPrChange w:id="651" w:author="Tiago Segabinazzi Dotto" w:date="2024-11-05T15:23:00Z" w16du:dateUtc="2024-11-05T15:23:00Z">
            <w:rPr/>
          </w:rPrChange>
        </w:rPr>
        <w:t>m_moorproc_toolbox</w:t>
      </w:r>
      <w:proofErr w:type="spellEnd"/>
      <w:r w:rsidRPr="00F36284">
        <w:rPr>
          <w:rFonts w:ascii="Times New Roman" w:hAnsi="Times New Roman"/>
          <w:rPrChange w:id="652" w:author="Tiago Segabinazzi Dotto" w:date="2024-11-05T15:23:00Z" w16du:dateUtc="2024-11-05T15:23:00Z">
            <w:rPr/>
          </w:rPrChange>
        </w:rPr>
        <w:t xml:space="preserve">’). </w:t>
      </w:r>
    </w:p>
    <w:p w14:paraId="60F3741B" w14:textId="77777777" w:rsidR="0046023D" w:rsidRPr="00A353BD" w:rsidRDefault="0046023D" w:rsidP="004E5A3D">
      <w:pPr>
        <w:spacing w:line="264" w:lineRule="auto"/>
      </w:pPr>
    </w:p>
    <w:p w14:paraId="4EADC13C" w14:textId="0FFAEBAF" w:rsidR="004E5A3D" w:rsidRPr="0046023D" w:rsidRDefault="004E5A3D" w:rsidP="0046023D">
      <w:pPr>
        <w:pStyle w:val="Heading3"/>
      </w:pPr>
      <w:bookmarkStart w:id="653" w:name="_Toc108243093"/>
      <w:r w:rsidRPr="0046023D">
        <w:lastRenderedPageBreak/>
        <w:t>Shipboard calibration files</w:t>
      </w:r>
      <w:bookmarkEnd w:id="653"/>
    </w:p>
    <w:p w14:paraId="0A99EF51" w14:textId="77777777" w:rsidR="00FC3198" w:rsidRDefault="00FC3198" w:rsidP="0046023D">
      <w:pPr>
        <w:pStyle w:val="Heading4"/>
        <w:rPr>
          <w:ins w:id="654" w:author="Tiago Segabinazzi Dotto" w:date="2024-11-05T15:23:00Z" w16du:dateUtc="2024-11-05T15:23:00Z"/>
          <w:b/>
          <w:bCs/>
        </w:rPr>
      </w:pPr>
    </w:p>
    <w:p w14:paraId="7ADAF2D6" w14:textId="1B5FCF73" w:rsidR="004E5A3D" w:rsidRPr="00116082" w:rsidRDefault="004E5A3D" w:rsidP="0046023D">
      <w:pPr>
        <w:pStyle w:val="Heading4"/>
        <w:rPr>
          <w:b/>
          <w:bCs/>
        </w:rPr>
      </w:pPr>
      <w:r w:rsidRPr="00116082">
        <w:rPr>
          <w:b/>
          <w:bCs/>
        </w:rPr>
        <w:t xml:space="preserve">Cruise </w:t>
      </w:r>
      <w:del w:id="655" w:author="Tiago Segabinazzi Dotto" w:date="2024-11-05T15:23:00Z" w16du:dateUtc="2024-11-05T15:23:00Z">
        <w:r w:rsidRPr="00116082">
          <w:rPr>
            <w:b/>
            <w:bCs/>
          </w:rPr>
          <w:delText>ctd</w:delText>
        </w:r>
      </w:del>
      <w:ins w:id="656" w:author="Tiago Segabinazzi Dotto" w:date="2024-11-05T15:23:00Z" w16du:dateUtc="2024-11-05T15:23:00Z">
        <w:r w:rsidR="009B2135">
          <w:rPr>
            <w:b/>
            <w:bCs/>
          </w:rPr>
          <w:t>CTD</w:t>
        </w:r>
      </w:ins>
      <w:r w:rsidR="009B2135" w:rsidRPr="00116082">
        <w:rPr>
          <w:b/>
          <w:bCs/>
        </w:rPr>
        <w:t xml:space="preserve"> </w:t>
      </w:r>
      <w:r w:rsidRPr="00116082">
        <w:rPr>
          <w:b/>
          <w:bCs/>
        </w:rPr>
        <w:t>files (pre and post</w:t>
      </w:r>
      <w:del w:id="657" w:author="Tiago Segabinazzi Dotto" w:date="2024-11-05T15:23:00Z" w16du:dateUtc="2024-11-05T15:23:00Z">
        <w:r w:rsidRPr="00116082">
          <w:rPr>
            <w:b/>
            <w:bCs/>
          </w:rPr>
          <w:delText xml:space="preserve"> </w:delText>
        </w:r>
      </w:del>
      <w:ins w:id="658" w:author="Tiago Segabinazzi Dotto" w:date="2024-11-05T15:23:00Z" w16du:dateUtc="2024-11-05T15:23:00Z">
        <w:r w:rsidR="009B2135">
          <w:rPr>
            <w:b/>
            <w:bCs/>
          </w:rPr>
          <w:t>-</w:t>
        </w:r>
      </w:ins>
      <w:r w:rsidRPr="00116082">
        <w:rPr>
          <w:b/>
          <w:bCs/>
        </w:rPr>
        <w:t>deployment)</w:t>
      </w:r>
    </w:p>
    <w:p w14:paraId="3C492C11" w14:textId="77777777" w:rsidR="00FC3198" w:rsidRDefault="00FC3198" w:rsidP="00F36284">
      <w:pPr>
        <w:pStyle w:val="ListParagraph"/>
        <w:spacing w:line="264" w:lineRule="auto"/>
        <w:rPr>
          <w:ins w:id="659" w:author="Tiago Segabinazzi Dotto" w:date="2024-11-05T15:23:00Z" w16du:dateUtc="2024-11-05T15:23:00Z"/>
        </w:rPr>
      </w:pPr>
    </w:p>
    <w:p w14:paraId="35C35D4C" w14:textId="12883D43" w:rsidR="00AF39BE" w:rsidRPr="00AF39BE" w:rsidRDefault="004E5A3D" w:rsidP="004E5A3D">
      <w:pPr>
        <w:pStyle w:val="ListParagraph"/>
        <w:numPr>
          <w:ilvl w:val="0"/>
          <w:numId w:val="16"/>
        </w:numPr>
        <w:spacing w:line="264" w:lineRule="auto"/>
      </w:pPr>
      <w:r>
        <w:t>Create the directory for the cruise</w:t>
      </w:r>
      <w:r w:rsidR="00134DE9">
        <w:t xml:space="preserve"> hydrographic</w:t>
      </w:r>
      <w:r>
        <w:t xml:space="preserve"> data: </w:t>
      </w:r>
      <w:commentRangeStart w:id="660"/>
      <w:r w:rsidR="00134DE9">
        <w:t>&lt;</w:t>
      </w:r>
      <w:proofErr w:type="spellStart"/>
      <w:r w:rsidR="00134DE9">
        <w:t>ctddir</w:t>
      </w:r>
      <w:proofErr w:type="spellEnd"/>
      <w:r w:rsidR="00134DE9">
        <w:t>&gt;</w:t>
      </w:r>
      <w:commentRangeEnd w:id="660"/>
      <w:proofErr w:type="spellStart"/>
      <w:ins w:id="661" w:author="Tiago Segabinazzi Dotto" w:date="2024-11-05T15:23:00Z" w16du:dateUtc="2024-11-05T15:23:00Z">
        <w:r w:rsidR="00D53F50">
          <w:rPr>
            <w:rStyle w:val="CommentReference"/>
          </w:rPr>
          <w:commentReference w:id="660"/>
        </w:r>
        <w:r w:rsidR="00D53F50">
          <w:rPr>
            <w:i/>
            <w:iCs/>
            <w:color w:val="0070C0"/>
          </w:rPr>
          <w:t>i</w:t>
        </w:r>
      </w:ins>
      <w:proofErr w:type="spellEnd"/>
    </w:p>
    <w:p w14:paraId="6337A68E" w14:textId="3DCCAA15" w:rsidR="00AF39BE" w:rsidRDefault="004E5A3D" w:rsidP="004E5A3D">
      <w:pPr>
        <w:pStyle w:val="ListParagraph"/>
        <w:numPr>
          <w:ilvl w:val="0"/>
          <w:numId w:val="16"/>
        </w:numPr>
        <w:spacing w:line="264" w:lineRule="auto"/>
      </w:pPr>
      <w:r>
        <w:t>Copy the cruise data from the archive directory of the cruise data</w:t>
      </w:r>
      <w:del w:id="662" w:author="Tiago Segabinazzi Dotto" w:date="2024-11-05T15:23:00Z" w16du:dateUtc="2024-11-05T15:23:00Z">
        <w:r>
          <w:delText xml:space="preserve"> (</w:delText>
        </w:r>
      </w:del>
      <w:ins w:id="663" w:author="Tiago Segabinazzi Dotto" w:date="2024-11-05T15:23:00Z" w16du:dateUtc="2024-11-05T15:23:00Z">
        <w:r w:rsidR="00D53F50">
          <w:t xml:space="preserve">, </w:t>
        </w:r>
      </w:ins>
      <w:proofErr w:type="gramStart"/>
      <w:r>
        <w:t>e.g</w:t>
      </w:r>
      <w:proofErr w:type="gramEnd"/>
      <w:del w:id="664" w:author="Tiago Segabinazzi Dotto" w:date="2024-11-05T15:23:00Z" w16du:dateUtc="2024-11-05T15:23:00Z">
        <w:r>
          <w:delText>.</w:delText>
        </w:r>
      </w:del>
      <w:ins w:id="665" w:author="Tiago Segabinazzi Dotto" w:date="2024-11-05T15:23:00Z" w16du:dateUtc="2024-11-05T15:23:00Z">
        <w:r>
          <w:t>.</w:t>
        </w:r>
        <w:r w:rsidR="00D53F50">
          <w:t>:</w:t>
        </w:r>
      </w:ins>
      <w:r w:rsidR="00D53F50">
        <w:t xml:space="preserve"> </w:t>
      </w:r>
      <w:r w:rsidRPr="00F36284">
        <w:rPr>
          <w:i/>
          <w:rPrChange w:id="666" w:author="Tiago Segabinazzi Dotto" w:date="2024-11-05T15:23:00Z" w16du:dateUtc="2024-11-05T15:23:00Z">
            <w:rPr/>
          </w:rPrChange>
        </w:rPr>
        <w:t>M:\Mar_Phys\Cruises\</w:t>
      </w:r>
      <w:commentRangeStart w:id="667"/>
      <w:r w:rsidR="00692D37" w:rsidRPr="00F36284">
        <w:rPr>
          <w:i/>
          <w:rPrChange w:id="668" w:author="Tiago Segabinazzi Dotto" w:date="2024-11-05T15:23:00Z" w16du:dateUtc="2024-11-05T15:23:00Z">
            <w:rPr/>
          </w:rPrChange>
        </w:rPr>
        <w:t>CRXXX</w:t>
      </w:r>
      <w:commentRangeEnd w:id="667"/>
      <w:del w:id="669" w:author="Tiago Segabinazzi Dotto" w:date="2024-11-05T15:23:00Z" w16du:dateUtc="2024-11-05T15:23:00Z">
        <w:r>
          <w:delText xml:space="preserve">) </w:delText>
        </w:r>
      </w:del>
      <w:r w:rsidR="00BD6DF9">
        <w:rPr>
          <w:rStyle w:val="CommentReference"/>
        </w:rPr>
        <w:commentReference w:id="667"/>
      </w:r>
      <w:r>
        <w:t xml:space="preserve">; </w:t>
      </w:r>
    </w:p>
    <w:p w14:paraId="505E0AA1" w14:textId="03D602FE" w:rsidR="004E5A3D" w:rsidRPr="00AF39BE" w:rsidRDefault="004E5A3D" w:rsidP="004E5A3D">
      <w:pPr>
        <w:pStyle w:val="ListParagraph"/>
        <w:numPr>
          <w:ilvl w:val="0"/>
          <w:numId w:val="16"/>
        </w:numPr>
        <w:spacing w:line="264" w:lineRule="auto"/>
      </w:pPr>
      <w:r>
        <w:t xml:space="preserve">Look at the previous </w:t>
      </w:r>
      <w:del w:id="670" w:author="Tiago Segabinazzi Dotto" w:date="2024-11-05T15:23:00Z" w16du:dateUtc="2024-11-05T15:23:00Z">
        <w:r>
          <w:delText>year cruise</w:delText>
        </w:r>
      </w:del>
      <w:ins w:id="671" w:author="Tiago Segabinazzi Dotto" w:date="2024-11-05T15:23:00Z" w16du:dateUtc="2024-11-05T15:23:00Z">
        <w:r>
          <w:t>cruise</w:t>
        </w:r>
        <w:r w:rsidR="009B2135">
          <w:t>s</w:t>
        </w:r>
      </w:ins>
      <w:r>
        <w:t xml:space="preserve"> to copy the same type of </w:t>
      </w:r>
      <w:del w:id="672" w:author="Tiago Segabinazzi Dotto" w:date="2024-11-05T15:23:00Z" w16du:dateUtc="2024-11-05T15:23:00Z">
        <w:r>
          <w:delText>ctd</w:delText>
        </w:r>
      </w:del>
      <w:ins w:id="673" w:author="Tiago Segabinazzi Dotto" w:date="2024-11-05T15:23:00Z" w16du:dateUtc="2024-11-05T15:23:00Z">
        <w:r w:rsidR="009B2135">
          <w:t>CTD</w:t>
        </w:r>
      </w:ins>
      <w:r w:rsidR="009B2135">
        <w:t xml:space="preserve"> </w:t>
      </w:r>
      <w:r>
        <w:t xml:space="preserve">files </w:t>
      </w:r>
      <w:proofErr w:type="gramStart"/>
      <w:r>
        <w:t>( *</w:t>
      </w:r>
      <w:proofErr w:type="gramEnd"/>
      <w:r>
        <w:t>_1hz.nc, *.</w:t>
      </w:r>
      <w:proofErr w:type="spellStart"/>
      <w:r>
        <w:t>ros</w:t>
      </w:r>
      <w:proofErr w:type="spellEnd"/>
      <w:r>
        <w:t xml:space="preserve"> and *_</w:t>
      </w:r>
      <w:proofErr w:type="spellStart"/>
      <w:r>
        <w:t>align_ctm.cnv</w:t>
      </w:r>
      <w:proofErr w:type="spellEnd"/>
      <w:r>
        <w:t xml:space="preserve">) for each </w:t>
      </w:r>
      <w:proofErr w:type="spellStart"/>
      <w:r w:rsidRPr="00F36284">
        <w:rPr>
          <w:i/>
          <w:rPrChange w:id="674" w:author="Tiago Segabinazzi Dotto" w:date="2024-11-05T15:23:00Z" w16du:dateUtc="2024-11-05T15:23:00Z">
            <w:rPr/>
          </w:rPrChange>
        </w:rPr>
        <w:t>caldip</w:t>
      </w:r>
      <w:proofErr w:type="spellEnd"/>
      <w:r>
        <w:t xml:space="preserve"> cast. The number of the </w:t>
      </w:r>
      <w:proofErr w:type="spellStart"/>
      <w:r w:rsidRPr="00F36284">
        <w:rPr>
          <w:i/>
          <w:rPrChange w:id="675" w:author="Tiago Segabinazzi Dotto" w:date="2024-11-05T15:23:00Z" w16du:dateUtc="2024-11-05T15:23:00Z">
            <w:rPr/>
          </w:rPrChange>
        </w:rPr>
        <w:t>caldip</w:t>
      </w:r>
      <w:proofErr w:type="spellEnd"/>
      <w:r>
        <w:t xml:space="preserve"> cast can be found in the cruise report or </w:t>
      </w:r>
      <w:del w:id="676" w:author="Tiago Segabinazzi Dotto" w:date="2024-11-05T15:23:00Z" w16du:dateUtc="2024-11-05T15:23:00Z">
        <w:r>
          <w:delText xml:space="preserve">in </w:delText>
        </w:r>
      </w:del>
      <w:proofErr w:type="spellStart"/>
      <w:r w:rsidRPr="00AF39BE">
        <w:rPr>
          <w:i/>
          <w:iCs/>
          <w:color w:val="0070C0"/>
        </w:rPr>
        <w:t>osnap</w:t>
      </w:r>
      <w:proofErr w:type="spellEnd"/>
      <w:r w:rsidRPr="00AF39BE">
        <w:rPr>
          <w:i/>
          <w:iCs/>
          <w:color w:val="0070C0"/>
        </w:rPr>
        <w:t>\data\moor\</w:t>
      </w:r>
      <w:proofErr w:type="spellStart"/>
      <w:r w:rsidRPr="00AF39BE">
        <w:rPr>
          <w:i/>
          <w:iCs/>
          <w:color w:val="0070C0"/>
        </w:rPr>
        <w:t>proc_calib</w:t>
      </w:r>
      <w:proofErr w:type="spellEnd"/>
      <w:del w:id="677" w:author="Tiago Segabinazzi Dotto" w:date="2024-11-05T15:23:00Z" w16du:dateUtc="2024-11-05T15:23:00Z">
        <w:r w:rsidRPr="00AF39BE">
          <w:rPr>
            <w:i/>
            <w:iCs/>
            <w:color w:val="0070C0"/>
          </w:rPr>
          <w:delText>\</w:delText>
        </w:r>
        <w:r w:rsidR="00692D37" w:rsidRPr="00AF39BE">
          <w:rPr>
            <w:i/>
            <w:iCs/>
            <w:color w:val="0070C0"/>
          </w:rPr>
          <w:delText>crxxx</w:delText>
        </w:r>
      </w:del>
      <w:ins w:id="678" w:author="Tiago Segabinazzi Dotto" w:date="2024-11-05T15:23:00Z" w16du:dateUtc="2024-11-05T15:23:00Z">
        <w:r w:rsidRPr="00AF39BE">
          <w:rPr>
            <w:i/>
            <w:iCs/>
            <w:color w:val="0070C0"/>
          </w:rPr>
          <w:t>\</w:t>
        </w:r>
        <w:r w:rsidR="00AE001C" w:rsidRPr="007552FB">
          <w:rPr>
            <w:i/>
            <w:iCs/>
            <w:color w:val="0070C0"/>
          </w:rPr>
          <w:t>$cruise</w:t>
        </w:r>
      </w:ins>
      <w:r w:rsidRPr="00AF39BE">
        <w:rPr>
          <w:i/>
          <w:iCs/>
          <w:color w:val="0070C0"/>
        </w:rPr>
        <w:t>\</w:t>
      </w:r>
      <w:proofErr w:type="spellStart"/>
      <w:r w:rsidRPr="00AF39BE">
        <w:rPr>
          <w:i/>
          <w:iCs/>
          <w:color w:val="0070C0"/>
        </w:rPr>
        <w:t>cal_dip</w:t>
      </w:r>
      <w:proofErr w:type="spellEnd"/>
      <w:r w:rsidR="00BD6DF9">
        <w:rPr>
          <w:color w:val="000000" w:themeColor="text1"/>
          <w:rPrChange w:id="679" w:author="Tiago Segabinazzi Dotto" w:date="2024-11-05T15:23:00Z" w16du:dateUtc="2024-11-05T15:23:00Z">
            <w:rPr>
              <w:i/>
              <w:color w:val="0070C0"/>
            </w:rPr>
          </w:rPrChange>
        </w:rPr>
        <w:t xml:space="preserve"> </w:t>
      </w:r>
      <w:del w:id="680" w:author="Tiago Segabinazzi Dotto" w:date="2024-11-05T15:23:00Z" w16du:dateUtc="2024-11-05T15:23:00Z">
        <w:r w:rsidRPr="00AF39BE">
          <w:rPr>
            <w:i/>
            <w:iCs/>
            <w:color w:val="0070C0"/>
          </w:rPr>
          <w:delText>(</w:delText>
        </w:r>
      </w:del>
      <w:ins w:id="681" w:author="Tiago Segabinazzi Dotto" w:date="2024-11-05T15:23:00Z" w16du:dateUtc="2024-11-05T15:23:00Z">
        <w:r w:rsidR="00BD6DF9">
          <w:rPr>
            <w:color w:val="000000" w:themeColor="text1"/>
          </w:rPr>
          <w:t xml:space="preserve">within the file </w:t>
        </w:r>
      </w:ins>
      <w:commentRangeStart w:id="682"/>
      <w:r w:rsidRPr="00F36284">
        <w:rPr>
          <w:i/>
          <w:color w:val="000000" w:themeColor="text1"/>
          <w:rPrChange w:id="683" w:author="Tiago Segabinazzi Dotto" w:date="2024-11-05T15:23:00Z" w16du:dateUtc="2024-11-05T15:23:00Z">
            <w:rPr>
              <w:i/>
              <w:color w:val="0070C0"/>
            </w:rPr>
          </w:rPrChange>
        </w:rPr>
        <w:t>cast*info.dat</w:t>
      </w:r>
      <w:commentRangeEnd w:id="682"/>
      <w:del w:id="684" w:author="Tiago Segabinazzi Dotto" w:date="2024-11-05T15:23:00Z" w16du:dateUtc="2024-11-05T15:23:00Z">
        <w:r w:rsidRPr="00AF39BE">
          <w:rPr>
            <w:i/>
            <w:iCs/>
            <w:color w:val="0070C0"/>
          </w:rPr>
          <w:delText>).</w:delText>
        </w:r>
      </w:del>
      <w:ins w:id="685" w:author="Tiago Segabinazzi Dotto" w:date="2024-11-05T15:23:00Z" w16du:dateUtc="2024-11-05T15:23:00Z">
        <w:r w:rsidR="00BD6DF9">
          <w:rPr>
            <w:rStyle w:val="CommentReference"/>
          </w:rPr>
          <w:commentReference w:id="682"/>
        </w:r>
        <w:r w:rsidRPr="00F36284">
          <w:rPr>
            <w:color w:val="000000" w:themeColor="text1"/>
          </w:rPr>
          <w:t>.</w:t>
        </w:r>
      </w:ins>
    </w:p>
    <w:p w14:paraId="42CA95A9" w14:textId="77777777" w:rsidR="004E5A3D" w:rsidRDefault="004E5A3D" w:rsidP="004E5A3D">
      <w:pPr>
        <w:spacing w:line="264" w:lineRule="auto"/>
      </w:pPr>
    </w:p>
    <w:p w14:paraId="70DC3FB2" w14:textId="77777777" w:rsidR="004E5A3D" w:rsidRPr="00116082" w:rsidRDefault="004E5A3D" w:rsidP="0046023D">
      <w:pPr>
        <w:pStyle w:val="Heading4"/>
        <w:rPr>
          <w:b/>
          <w:bCs/>
        </w:rPr>
      </w:pPr>
      <w:proofErr w:type="spellStart"/>
      <w:r w:rsidRPr="00116082">
        <w:rPr>
          <w:b/>
          <w:bCs/>
        </w:rPr>
        <w:t>Microcat</w:t>
      </w:r>
      <w:proofErr w:type="spellEnd"/>
      <w:r w:rsidRPr="00116082">
        <w:rPr>
          <w:b/>
          <w:bCs/>
        </w:rPr>
        <w:t xml:space="preserve"> </w:t>
      </w:r>
      <w:proofErr w:type="spellStart"/>
      <w:r w:rsidRPr="00116082">
        <w:rPr>
          <w:b/>
          <w:bCs/>
        </w:rPr>
        <w:t>caldip</w:t>
      </w:r>
      <w:proofErr w:type="spellEnd"/>
      <w:r w:rsidRPr="00116082">
        <w:rPr>
          <w:b/>
          <w:bCs/>
        </w:rPr>
        <w:t xml:space="preserve"> data</w:t>
      </w:r>
    </w:p>
    <w:p w14:paraId="354B82BA" w14:textId="77777777" w:rsidR="00FC3198" w:rsidRDefault="004E5A3D" w:rsidP="00F36284">
      <w:pPr>
        <w:pStyle w:val="ListParagraph"/>
        <w:spacing w:line="264" w:lineRule="auto"/>
        <w:rPr>
          <w:ins w:id="686" w:author="Tiago Segabinazzi Dotto" w:date="2024-11-05T15:23:00Z" w16du:dateUtc="2024-11-05T15:23:00Z"/>
        </w:rPr>
      </w:pPr>
      <w:del w:id="687" w:author="Tiago Segabinazzi Dotto" w:date="2024-11-05T15:23:00Z" w16du:dateUtc="2024-11-05T15:23:00Z">
        <w:r>
          <w:delText>create</w:delText>
        </w:r>
      </w:del>
    </w:p>
    <w:p w14:paraId="416D2631" w14:textId="6BD49A0C" w:rsidR="007552FB" w:rsidRDefault="00AE001C" w:rsidP="004E5A3D">
      <w:pPr>
        <w:pStyle w:val="ListParagraph"/>
        <w:numPr>
          <w:ilvl w:val="0"/>
          <w:numId w:val="18"/>
        </w:numPr>
        <w:spacing w:line="264" w:lineRule="auto"/>
      </w:pPr>
      <w:ins w:id="688" w:author="Tiago Segabinazzi Dotto" w:date="2024-11-05T15:23:00Z" w16du:dateUtc="2024-11-05T15:23:00Z">
        <w:r>
          <w:t>C</w:t>
        </w:r>
        <w:r w:rsidR="004E5A3D">
          <w:t>reate</w:t>
        </w:r>
      </w:ins>
      <w:r w:rsidR="004E5A3D">
        <w:t xml:space="preserve"> a </w:t>
      </w:r>
      <w:r w:rsidR="004E5A3D" w:rsidRPr="007552FB">
        <w:rPr>
          <w:i/>
          <w:iCs/>
        </w:rPr>
        <w:t>cast???info.dat</w:t>
      </w:r>
      <w:r w:rsidR="004E5A3D">
        <w:t xml:space="preserve"> file in </w:t>
      </w:r>
      <w:proofErr w:type="spellStart"/>
      <w:r w:rsidR="004E5A3D" w:rsidRPr="007552FB">
        <w:rPr>
          <w:i/>
          <w:iCs/>
          <w:color w:val="0070C0"/>
        </w:rPr>
        <w:t>osnap</w:t>
      </w:r>
      <w:proofErr w:type="spellEnd"/>
      <w:r w:rsidR="004E5A3D" w:rsidRPr="007552FB">
        <w:rPr>
          <w:i/>
          <w:iCs/>
          <w:color w:val="0070C0"/>
        </w:rPr>
        <w:t>/data/moor/</w:t>
      </w:r>
      <w:proofErr w:type="spellStart"/>
      <w:r w:rsidR="004E5A3D" w:rsidRPr="007552FB">
        <w:rPr>
          <w:i/>
          <w:iCs/>
          <w:color w:val="0070C0"/>
        </w:rPr>
        <w:t>proc_calib</w:t>
      </w:r>
      <w:proofErr w:type="spellEnd"/>
      <w:r w:rsidR="004E5A3D" w:rsidRPr="007552FB">
        <w:rPr>
          <w:i/>
          <w:iCs/>
          <w:color w:val="0070C0"/>
        </w:rPr>
        <w:t>/$cruise/</w:t>
      </w:r>
      <w:proofErr w:type="spellStart"/>
      <w:r w:rsidR="004E5A3D" w:rsidRPr="007552FB">
        <w:rPr>
          <w:i/>
          <w:iCs/>
          <w:color w:val="0070C0"/>
        </w:rPr>
        <w:t>cal_dip</w:t>
      </w:r>
      <w:proofErr w:type="spellEnd"/>
      <w:r w:rsidR="004E5A3D" w:rsidRPr="007552FB">
        <w:rPr>
          <w:i/>
          <w:iCs/>
          <w:color w:val="0070C0"/>
        </w:rPr>
        <w:t>/</w:t>
      </w:r>
      <w:r w:rsidR="004E5A3D" w:rsidRPr="007552FB">
        <w:rPr>
          <w:color w:val="0070C0"/>
        </w:rPr>
        <w:t xml:space="preserve"> </w:t>
      </w:r>
      <w:r w:rsidR="004E5A3D">
        <w:t xml:space="preserve">for each </w:t>
      </w:r>
      <w:proofErr w:type="spellStart"/>
      <w:r w:rsidR="004E5A3D" w:rsidRPr="00F36284">
        <w:rPr>
          <w:i/>
          <w:rPrChange w:id="689" w:author="Tiago Segabinazzi Dotto" w:date="2024-11-05T15:23:00Z" w16du:dateUtc="2024-11-05T15:23:00Z">
            <w:rPr/>
          </w:rPrChange>
        </w:rPr>
        <w:t>caldip</w:t>
      </w:r>
      <w:proofErr w:type="spellEnd"/>
      <w:r w:rsidR="004E5A3D">
        <w:t xml:space="preserve"> that summarizes </w:t>
      </w:r>
      <w:r w:rsidR="007552FB">
        <w:t>information</w:t>
      </w:r>
      <w:r w:rsidR="004E5A3D">
        <w:t xml:space="preserve"> about each </w:t>
      </w:r>
      <w:proofErr w:type="spellStart"/>
      <w:r w:rsidR="004E5A3D" w:rsidRPr="00F36284">
        <w:rPr>
          <w:i/>
          <w:rPrChange w:id="690" w:author="Tiago Segabinazzi Dotto" w:date="2024-11-05T15:23:00Z" w16du:dateUtc="2024-11-05T15:23:00Z">
            <w:rPr/>
          </w:rPrChange>
        </w:rPr>
        <w:t>caldip</w:t>
      </w:r>
      <w:proofErr w:type="spellEnd"/>
      <w:r w:rsidR="004E5A3D">
        <w:t xml:space="preserve"> CTD cast (</w:t>
      </w:r>
      <w:ins w:id="691" w:author="Tiago Segabinazzi Dotto" w:date="2024-11-05T15:23:00Z" w16du:dateUtc="2024-11-05T15:23:00Z">
        <w:r>
          <w:t xml:space="preserve">e.g., </w:t>
        </w:r>
      </w:ins>
      <w:r w:rsidR="004E5A3D">
        <w:t>location</w:t>
      </w:r>
      <w:del w:id="692" w:author="Tiago Segabinazzi Dotto" w:date="2024-11-05T15:23:00Z" w16du:dateUtc="2024-11-05T15:23:00Z">
        <w:r w:rsidR="004E5A3D">
          <w:delText>,</w:delText>
        </w:r>
      </w:del>
      <w:ins w:id="693" w:author="Tiago Segabinazzi Dotto" w:date="2024-11-05T15:23:00Z" w16du:dateUtc="2024-11-05T15:23:00Z">
        <w:r>
          <w:t xml:space="preserve"> and</w:t>
        </w:r>
      </w:ins>
      <w:r>
        <w:t xml:space="preserve"> </w:t>
      </w:r>
      <w:r w:rsidR="004E5A3D">
        <w:t xml:space="preserve">time) and the serial numbers and the deployment periods of the lowered </w:t>
      </w:r>
      <w:proofErr w:type="spellStart"/>
      <w:r w:rsidR="004E5A3D">
        <w:t>microcats</w:t>
      </w:r>
      <w:proofErr w:type="spellEnd"/>
      <w:r w:rsidR="004E5A3D">
        <w:t>. The deployment period number is used later (</w:t>
      </w:r>
      <w:del w:id="694" w:author="Tiago Segabinazzi Dotto" w:date="2024-11-05T15:23:00Z" w16du:dateUtc="2024-11-05T15:23:00Z">
        <w:r w:rsidR="004E5A3D">
          <w:delText>part 6b</w:delText>
        </w:r>
      </w:del>
      <w:ins w:id="695" w:author="Tiago Segabinazzi Dotto" w:date="2024-11-05T15:23:00Z" w16du:dateUtc="2024-11-05T15:23:00Z">
        <w:r>
          <w:t>Section</w:t>
        </w:r>
        <w:commentRangeStart w:id="696"/>
        <w:r>
          <w:t xml:space="preserve"> </w:t>
        </w:r>
        <w:proofErr w:type="gramStart"/>
        <w:r w:rsidR="004E5A3D">
          <w:t>6</w:t>
        </w:r>
        <w:r>
          <w:t>.</w:t>
        </w:r>
        <w:r w:rsidR="004E5A3D">
          <w:t>b</w:t>
        </w:r>
        <w:commentRangeEnd w:id="696"/>
        <w:proofErr w:type="gramEnd"/>
        <w:r>
          <w:rPr>
            <w:rStyle w:val="CommentReference"/>
          </w:rPr>
          <w:commentReference w:id="696"/>
        </w:r>
      </w:ins>
      <w:r w:rsidR="004E5A3D">
        <w:t>) to create a metadata file of the mooring deployed during the deployment period.</w:t>
      </w:r>
    </w:p>
    <w:p w14:paraId="11F80733" w14:textId="5626B7AB" w:rsidR="004E5A3D" w:rsidRDefault="007552FB" w:rsidP="004E5A3D">
      <w:pPr>
        <w:pStyle w:val="ListParagraph"/>
        <w:numPr>
          <w:ilvl w:val="0"/>
          <w:numId w:val="18"/>
        </w:numPr>
        <w:spacing w:line="264" w:lineRule="auto"/>
      </w:pPr>
      <w:r>
        <w:t>C</w:t>
      </w:r>
      <w:r w:rsidR="004E5A3D">
        <w:t xml:space="preserve">reate the directories that will host the raw </w:t>
      </w:r>
      <w:proofErr w:type="spellStart"/>
      <w:r w:rsidR="004E5A3D">
        <w:t>microcat</w:t>
      </w:r>
      <w:proofErr w:type="spellEnd"/>
      <w:r w:rsidR="004E5A3D">
        <w:t xml:space="preserve"> data files for each CTD cast, </w:t>
      </w:r>
      <w:proofErr w:type="spellStart"/>
      <w:r w:rsidR="004E5A3D" w:rsidRPr="007552FB">
        <w:rPr>
          <w:i/>
          <w:iCs/>
          <w:color w:val="0070C0"/>
        </w:rPr>
        <w:t>osnap</w:t>
      </w:r>
      <w:proofErr w:type="spellEnd"/>
      <w:r w:rsidR="004E5A3D" w:rsidRPr="007552FB">
        <w:rPr>
          <w:i/>
          <w:iCs/>
          <w:color w:val="0070C0"/>
        </w:rPr>
        <w:t>/data/moor/raw/$cruise/</w:t>
      </w:r>
      <w:proofErr w:type="spellStart"/>
      <w:r w:rsidR="004E5A3D" w:rsidRPr="007552FB">
        <w:rPr>
          <w:i/>
          <w:iCs/>
          <w:color w:val="0070C0"/>
        </w:rPr>
        <w:t>microcat_cal_dip</w:t>
      </w:r>
      <w:proofErr w:type="spellEnd"/>
      <w:r w:rsidR="004E5A3D" w:rsidRPr="007552FB">
        <w:rPr>
          <w:i/>
          <w:iCs/>
          <w:color w:val="0070C0"/>
        </w:rPr>
        <w:t>/</w:t>
      </w:r>
      <w:commentRangeStart w:id="697"/>
      <w:r w:rsidR="004E5A3D" w:rsidRPr="007552FB">
        <w:rPr>
          <w:i/>
          <w:iCs/>
          <w:color w:val="0070C0"/>
        </w:rPr>
        <w:t xml:space="preserve">cast???/  </w:t>
      </w:r>
      <w:commentRangeEnd w:id="697"/>
      <w:r w:rsidR="000409FB">
        <w:rPr>
          <w:rStyle w:val="CommentReference"/>
        </w:rPr>
        <w:commentReference w:id="697"/>
      </w:r>
      <w:r w:rsidR="004E5A3D">
        <w:t>(</w:t>
      </w:r>
      <w:proofErr w:type="gramStart"/>
      <w:r w:rsidR="004E5A3D">
        <w:t>where</w:t>
      </w:r>
      <w:r w:rsidR="004E5A3D" w:rsidRPr="007552FB">
        <w:rPr>
          <w:i/>
          <w:iCs/>
        </w:rPr>
        <w:t xml:space="preserve"> ???</w:t>
      </w:r>
      <w:proofErr w:type="gramEnd"/>
      <w:r w:rsidR="004E5A3D">
        <w:t xml:space="preserve">  is the cast number), and move </w:t>
      </w:r>
      <w:del w:id="698" w:author="Tiago Segabinazzi Dotto" w:date="2024-11-05T15:23:00Z" w16du:dateUtc="2024-11-05T15:23:00Z">
        <w:r w:rsidR="004E5A3D">
          <w:delText xml:space="preserve">in this directory </w:delText>
        </w:r>
      </w:del>
      <w:r w:rsidR="004E5A3D">
        <w:t xml:space="preserve">the raw data file </w:t>
      </w:r>
      <w:proofErr w:type="gramStart"/>
      <w:r w:rsidR="004E5A3D">
        <w:t>(.hex</w:t>
      </w:r>
      <w:proofErr w:type="gramEnd"/>
      <w:r w:rsidR="004E5A3D">
        <w:t>, .</w:t>
      </w:r>
      <w:proofErr w:type="spellStart"/>
      <w:r w:rsidR="004E5A3D">
        <w:t>cnv</w:t>
      </w:r>
      <w:proofErr w:type="spellEnd"/>
      <w:r w:rsidR="004E5A3D">
        <w:t>, .xml, .</w:t>
      </w:r>
      <w:proofErr w:type="spellStart"/>
      <w:r w:rsidR="004E5A3D">
        <w:t>xmlcon</w:t>
      </w:r>
      <w:proofErr w:type="spellEnd"/>
      <w:r w:rsidR="004E5A3D">
        <w:t>, etc..)</w:t>
      </w:r>
      <w:ins w:id="699" w:author="Tiago Segabinazzi Dotto" w:date="2024-11-05T15:23:00Z" w16du:dateUtc="2024-11-05T15:23:00Z">
        <w:r w:rsidR="00AE001C">
          <w:t xml:space="preserve"> in this directory.</w:t>
        </w:r>
      </w:ins>
    </w:p>
    <w:p w14:paraId="67471C18" w14:textId="77777777" w:rsidR="004E5A3D" w:rsidRPr="00116082" w:rsidRDefault="004E5A3D" w:rsidP="00116082">
      <w:pPr>
        <w:pStyle w:val="Heading4"/>
        <w:keepLines w:val="0"/>
        <w:suppressAutoHyphens w:val="0"/>
        <w:spacing w:before="120" w:after="120" w:line="264" w:lineRule="auto"/>
        <w:rPr>
          <w:b/>
          <w:bCs/>
        </w:rPr>
      </w:pPr>
      <w:proofErr w:type="spellStart"/>
      <w:r w:rsidRPr="00116082">
        <w:rPr>
          <w:b/>
          <w:bCs/>
        </w:rPr>
        <w:t>Microcat</w:t>
      </w:r>
      <w:proofErr w:type="spellEnd"/>
      <w:r w:rsidRPr="00116082">
        <w:rPr>
          <w:b/>
          <w:bCs/>
        </w:rPr>
        <w:t xml:space="preserve"> deployment files</w:t>
      </w:r>
    </w:p>
    <w:p w14:paraId="731F0836" w14:textId="4820BC97" w:rsidR="002D247A" w:rsidRDefault="004E5A3D" w:rsidP="002D247A">
      <w:pPr>
        <w:pStyle w:val="ListParagraph"/>
        <w:numPr>
          <w:ilvl w:val="0"/>
          <w:numId w:val="24"/>
        </w:numPr>
        <w:spacing w:line="264" w:lineRule="auto"/>
      </w:pPr>
      <w:del w:id="700" w:author="Tiago Segabinazzi Dotto" w:date="2024-11-05T15:23:00Z" w16du:dateUtc="2024-11-05T15:23:00Z">
        <w:r>
          <w:delText>creation</w:delText>
        </w:r>
      </w:del>
      <w:ins w:id="701" w:author="Tiago Segabinazzi Dotto" w:date="2024-11-05T15:23:00Z" w16du:dateUtc="2024-11-05T15:23:00Z">
        <w:r w:rsidR="00AE001C">
          <w:t>C</w:t>
        </w:r>
        <w:r>
          <w:t>reation</w:t>
        </w:r>
      </w:ins>
      <w:r>
        <w:t xml:space="preserve"> of a data processing control file </w:t>
      </w:r>
      <w:r w:rsidRPr="00242E4D">
        <w:rPr>
          <w:i/>
          <w:iCs/>
        </w:rPr>
        <w:t xml:space="preserve">$moorname$info.dat </w:t>
      </w:r>
      <w:del w:id="702" w:author="Tiago Segabinazzi Dotto" w:date="2024-11-05T15:23:00Z" w16du:dateUtc="2024-11-05T15:23:00Z">
        <w:r>
          <w:delText xml:space="preserve"> </w:delText>
        </w:r>
      </w:del>
      <w:r>
        <w:t xml:space="preserve">for each mooring in the directory </w:t>
      </w:r>
      <w:del w:id="703" w:author="Tiago Segabinazzi Dotto" w:date="2024-11-05T15:23:00Z" w16du:dateUtc="2024-11-05T15:23:00Z">
        <w:r>
          <w:delText xml:space="preserve"> </w:delText>
        </w:r>
      </w:del>
      <w:proofErr w:type="spellStart"/>
      <w:r w:rsidRPr="00242E4D">
        <w:rPr>
          <w:i/>
          <w:iCs/>
          <w:color w:val="0070C0"/>
        </w:rPr>
        <w:t>osnap</w:t>
      </w:r>
      <w:proofErr w:type="spellEnd"/>
      <w:r w:rsidRPr="00242E4D">
        <w:rPr>
          <w:i/>
          <w:iCs/>
          <w:color w:val="0070C0"/>
        </w:rPr>
        <w:t>/data/moor/proc/$</w:t>
      </w:r>
      <w:proofErr w:type="spellStart"/>
      <w:r w:rsidRPr="00242E4D">
        <w:rPr>
          <w:i/>
          <w:iCs/>
          <w:color w:val="0070C0"/>
        </w:rPr>
        <w:t>moorname</w:t>
      </w:r>
      <w:proofErr w:type="spellEnd"/>
      <w:r w:rsidRPr="00242E4D">
        <w:rPr>
          <w:i/>
          <w:iCs/>
          <w:color w:val="0070C0"/>
        </w:rPr>
        <w:t>$</w:t>
      </w:r>
      <w:r>
        <w:t xml:space="preserve">. The </w:t>
      </w:r>
      <w:r w:rsidRPr="00242E4D">
        <w:rPr>
          <w:i/>
          <w:iCs/>
        </w:rPr>
        <w:t>$moorname$info.dat</w:t>
      </w:r>
      <w:r>
        <w:t xml:space="preserve"> file contains metadata for mooring position (</w:t>
      </w:r>
      <w:proofErr w:type="spellStart"/>
      <w:r>
        <w:t>lon</w:t>
      </w:r>
      <w:proofErr w:type="spellEnd"/>
      <w:r>
        <w:t xml:space="preserve">, </w:t>
      </w:r>
      <w:proofErr w:type="spellStart"/>
      <w:r>
        <w:t>lat</w:t>
      </w:r>
      <w:proofErr w:type="spellEnd"/>
      <w:r>
        <w:t xml:space="preserve">, </w:t>
      </w:r>
      <w:proofErr w:type="spellStart"/>
      <w:r>
        <w:t>waterdepth</w:t>
      </w:r>
      <w:proofErr w:type="spellEnd"/>
      <w:r>
        <w:t xml:space="preserve"> and mean magnetic deviation during the deployment), deployment period, nominal depths and serial numbers of each instrument. *</w:t>
      </w:r>
      <w:del w:id="704" w:author="Tiago Segabinazzi Dotto" w:date="2024-11-05T15:23:00Z" w16du:dateUtc="2024-11-05T15:23:00Z">
        <w:r>
          <w:delText>see</w:delText>
        </w:r>
      </w:del>
      <w:ins w:id="705" w:author="Tiago Segabinazzi Dotto" w:date="2024-11-05T15:23:00Z" w16du:dateUtc="2024-11-05T15:23:00Z">
        <w:r w:rsidR="00AE001C">
          <w:t>See</w:t>
        </w:r>
      </w:ins>
      <w:r w:rsidR="00AE001C">
        <w:t xml:space="preserve"> </w:t>
      </w:r>
      <w:r>
        <w:t xml:space="preserve">previous cruise </w:t>
      </w:r>
      <w:del w:id="706" w:author="Tiago Segabinazzi Dotto" w:date="2024-11-05T15:23:00Z" w16du:dateUtc="2024-11-05T15:23:00Z">
        <w:r>
          <w:delText>folder</w:delText>
        </w:r>
      </w:del>
      <w:ins w:id="707" w:author="Tiago Segabinazzi Dotto" w:date="2024-11-05T15:23:00Z" w16du:dateUtc="2024-11-05T15:23:00Z">
        <w:r>
          <w:t>folder</w:t>
        </w:r>
        <w:r w:rsidR="00AE001C">
          <w:t>s</w:t>
        </w:r>
      </w:ins>
      <w:r>
        <w:t xml:space="preserve"> for an example.</w:t>
      </w:r>
    </w:p>
    <w:p w14:paraId="00FED8B7" w14:textId="77777777" w:rsidR="00311E85" w:rsidRDefault="004E5A3D" w:rsidP="002D247A">
      <w:pPr>
        <w:spacing w:line="264" w:lineRule="auto"/>
        <w:rPr>
          <w:ins w:id="708" w:author="Tiago Segabinazzi Dotto" w:date="2024-11-05T15:23:00Z" w16du:dateUtc="2024-11-05T15:23:00Z"/>
        </w:rPr>
      </w:pPr>
      <w:del w:id="709" w:author="Tiago Segabinazzi Dotto" w:date="2024-11-05T15:23:00Z" w16du:dateUtc="2024-11-05T15:23:00Z">
        <w:r>
          <w:delText xml:space="preserve"> copy</w:delText>
        </w:r>
      </w:del>
    </w:p>
    <w:p w14:paraId="73D43BF5" w14:textId="0604C98D" w:rsidR="002D247A" w:rsidRDefault="002D247A" w:rsidP="002D247A">
      <w:pPr>
        <w:spacing w:line="264" w:lineRule="auto"/>
        <w:rPr>
          <w:ins w:id="710" w:author="Tiago Segabinazzi Dotto" w:date="2024-11-05T15:23:00Z" w16du:dateUtc="2024-11-05T15:23:00Z"/>
        </w:rPr>
      </w:pPr>
      <w:ins w:id="711" w:author="Tiago Segabinazzi Dotto" w:date="2024-11-05T15:23:00Z" w16du:dateUtc="2024-11-05T15:23:00Z">
        <w:r>
          <w:t xml:space="preserve">Example of rteb1_07_2022info.dat </w:t>
        </w:r>
        <w:r w:rsidRPr="00F36284">
          <w:t>(</w:t>
        </w:r>
        <w:r w:rsidR="003260B3" w:rsidRPr="003260B3">
          <w:rPr>
            <w:i/>
            <w:iCs/>
          </w:rPr>
          <w:t>$moorname$info.dat</w:t>
        </w:r>
        <w:r>
          <w:t>)</w:t>
        </w:r>
      </w:ins>
    </w:p>
    <w:p w14:paraId="42CC34CB" w14:textId="77777777" w:rsidR="002D247A" w:rsidRDefault="002D247A" w:rsidP="002D247A">
      <w:pPr>
        <w:spacing w:line="264" w:lineRule="auto"/>
        <w:rPr>
          <w:ins w:id="712" w:author="Tiago Segabinazzi Dotto" w:date="2024-11-05T15:23:00Z" w16du:dateUtc="2024-11-05T15:23:00Z"/>
          <w:rFonts w:ascii="Courier New" w:hAnsi="Courier New" w:cs="Courier New"/>
        </w:rPr>
      </w:pPr>
    </w:p>
    <w:p w14:paraId="04B2B292" w14:textId="29992957" w:rsidR="002D247A" w:rsidRPr="00F36284" w:rsidRDefault="002D247A" w:rsidP="002D247A">
      <w:pPr>
        <w:spacing w:line="264" w:lineRule="auto"/>
        <w:rPr>
          <w:ins w:id="713" w:author="Tiago Segabinazzi Dotto" w:date="2024-11-05T15:23:00Z" w16du:dateUtc="2024-11-05T15:23:00Z"/>
          <w:rFonts w:ascii="Courier New" w:hAnsi="Courier New" w:cs="Courier New"/>
        </w:rPr>
      </w:pPr>
      <w:ins w:id="714" w:author="Tiago Segabinazzi Dotto" w:date="2024-11-05T15:23:00Z" w16du:dateUtc="2024-11-05T15:23:00Z">
        <w:r w:rsidRPr="00F36284">
          <w:rPr>
            <w:rFonts w:ascii="Courier New" w:hAnsi="Courier New" w:cs="Courier New"/>
          </w:rPr>
          <w:t xml:space="preserve">Mooring </w:t>
        </w:r>
        <w:r w:rsidRPr="00F36284">
          <w:rPr>
            <w:rFonts w:ascii="Courier New" w:hAnsi="Courier New" w:cs="Courier New"/>
          </w:rPr>
          <w:tab/>
        </w:r>
        <w:r w:rsidR="00311E85">
          <w:rPr>
            <w:rFonts w:ascii="Courier New" w:hAnsi="Courier New" w:cs="Courier New"/>
          </w:rPr>
          <w:tab/>
        </w:r>
        <w:r w:rsidRPr="00F36284">
          <w:rPr>
            <w:rFonts w:ascii="Courier New" w:hAnsi="Courier New" w:cs="Courier New"/>
          </w:rPr>
          <w:t>= rteb1_07_2022</w:t>
        </w:r>
      </w:ins>
    </w:p>
    <w:p w14:paraId="6FF6C740" w14:textId="4CA5E2CE" w:rsidR="002D247A" w:rsidRPr="00F36284" w:rsidRDefault="002D247A" w:rsidP="002D247A">
      <w:pPr>
        <w:spacing w:line="264" w:lineRule="auto"/>
        <w:rPr>
          <w:ins w:id="715" w:author="Tiago Segabinazzi Dotto" w:date="2024-11-05T15:23:00Z" w16du:dateUtc="2024-11-05T15:23:00Z"/>
          <w:rFonts w:ascii="Courier New" w:hAnsi="Courier New" w:cs="Courier New"/>
        </w:rPr>
      </w:pPr>
      <w:proofErr w:type="spellStart"/>
      <w:ins w:id="716" w:author="Tiago Segabinazzi Dotto" w:date="2024-11-05T15:23:00Z" w16du:dateUtc="2024-11-05T15:23:00Z">
        <w:r w:rsidRPr="00F36284">
          <w:rPr>
            <w:rFonts w:ascii="Courier New" w:hAnsi="Courier New" w:cs="Courier New"/>
          </w:rPr>
          <w:t>WaterDepth</w:t>
        </w:r>
        <w:proofErr w:type="spellEnd"/>
        <w:r w:rsidRPr="00F36284">
          <w:rPr>
            <w:rFonts w:ascii="Courier New" w:hAnsi="Courier New" w:cs="Courier New"/>
          </w:rPr>
          <w:t xml:space="preserve"> </w:t>
        </w:r>
        <w:r w:rsidRPr="00F36284">
          <w:rPr>
            <w:rFonts w:ascii="Courier New" w:hAnsi="Courier New" w:cs="Courier New"/>
          </w:rPr>
          <w:tab/>
          <w:t>= 1800</w:t>
        </w:r>
      </w:ins>
    </w:p>
    <w:p w14:paraId="0D5E689C" w14:textId="0D45EF8A" w:rsidR="002D247A" w:rsidRPr="00F36284" w:rsidRDefault="002D247A" w:rsidP="002D247A">
      <w:pPr>
        <w:spacing w:line="264" w:lineRule="auto"/>
        <w:rPr>
          <w:ins w:id="717" w:author="Tiago Segabinazzi Dotto" w:date="2024-11-05T15:23:00Z" w16du:dateUtc="2024-11-05T15:23:00Z"/>
          <w:rFonts w:ascii="Courier New" w:hAnsi="Courier New" w:cs="Courier New"/>
        </w:rPr>
      </w:pPr>
      <w:proofErr w:type="spellStart"/>
      <w:ins w:id="718" w:author="Tiago Segabinazzi Dotto" w:date="2024-11-05T15:23:00Z" w16du:dateUtc="2024-11-05T15:23:00Z">
        <w:r w:rsidRPr="00F36284">
          <w:rPr>
            <w:rFonts w:ascii="Courier New" w:hAnsi="Courier New" w:cs="Courier New"/>
          </w:rPr>
          <w:t>MagDeviation</w:t>
        </w:r>
        <w:proofErr w:type="spellEnd"/>
        <w:r w:rsidRPr="00F36284">
          <w:rPr>
            <w:rFonts w:ascii="Courier New" w:hAnsi="Courier New" w:cs="Courier New"/>
          </w:rPr>
          <w:t xml:space="preserve"> </w:t>
        </w:r>
        <w:r w:rsidR="00311E85">
          <w:rPr>
            <w:rFonts w:ascii="Courier New" w:hAnsi="Courier New" w:cs="Courier New"/>
          </w:rPr>
          <w:tab/>
        </w:r>
        <w:r w:rsidRPr="00F36284">
          <w:rPr>
            <w:rFonts w:ascii="Courier New" w:hAnsi="Courier New" w:cs="Courier New"/>
          </w:rPr>
          <w:t>= -3.802</w:t>
        </w:r>
      </w:ins>
    </w:p>
    <w:p w14:paraId="11115ADA" w14:textId="754EA7CE" w:rsidR="002D247A" w:rsidRPr="00F36284" w:rsidRDefault="002D247A" w:rsidP="002D247A">
      <w:pPr>
        <w:spacing w:line="264" w:lineRule="auto"/>
        <w:rPr>
          <w:ins w:id="719" w:author="Tiago Segabinazzi Dotto" w:date="2024-11-05T15:23:00Z" w16du:dateUtc="2024-11-05T15:23:00Z"/>
          <w:rFonts w:ascii="Courier New" w:hAnsi="Courier New" w:cs="Courier New"/>
        </w:rPr>
      </w:pPr>
      <w:proofErr w:type="spellStart"/>
      <w:ins w:id="720" w:author="Tiago Segabinazzi Dotto" w:date="2024-11-05T15:23:00Z" w16du:dateUtc="2024-11-05T15:23:00Z">
        <w:r w:rsidRPr="00F36284">
          <w:rPr>
            <w:rFonts w:ascii="Courier New" w:hAnsi="Courier New" w:cs="Courier New"/>
          </w:rPr>
          <w:t>Start_Date</w:t>
        </w:r>
        <w:proofErr w:type="spellEnd"/>
        <w:r w:rsidRPr="00F36284">
          <w:rPr>
            <w:rFonts w:ascii="Courier New" w:hAnsi="Courier New" w:cs="Courier New"/>
          </w:rPr>
          <w:t xml:space="preserve"> </w:t>
        </w:r>
        <w:r w:rsidRPr="00F36284">
          <w:rPr>
            <w:rFonts w:ascii="Courier New" w:hAnsi="Courier New" w:cs="Courier New"/>
          </w:rPr>
          <w:tab/>
          <w:t>= 2022/07/16</w:t>
        </w:r>
      </w:ins>
    </w:p>
    <w:p w14:paraId="256EEC8E" w14:textId="54F394FA" w:rsidR="002D247A" w:rsidRPr="00F36284" w:rsidRDefault="002D247A" w:rsidP="002D247A">
      <w:pPr>
        <w:spacing w:line="264" w:lineRule="auto"/>
        <w:rPr>
          <w:ins w:id="721" w:author="Tiago Segabinazzi Dotto" w:date="2024-11-05T15:23:00Z" w16du:dateUtc="2024-11-05T15:23:00Z"/>
          <w:rFonts w:ascii="Courier New" w:hAnsi="Courier New" w:cs="Courier New"/>
        </w:rPr>
      </w:pPr>
      <w:proofErr w:type="spellStart"/>
      <w:ins w:id="722" w:author="Tiago Segabinazzi Dotto" w:date="2024-11-05T15:23:00Z" w16du:dateUtc="2024-11-05T15:23:00Z">
        <w:r w:rsidRPr="00F36284">
          <w:rPr>
            <w:rFonts w:ascii="Courier New" w:hAnsi="Courier New" w:cs="Courier New"/>
          </w:rPr>
          <w:t>Start_Time</w:t>
        </w:r>
        <w:proofErr w:type="spellEnd"/>
        <w:r w:rsidRPr="00F36284">
          <w:rPr>
            <w:rFonts w:ascii="Courier New" w:hAnsi="Courier New" w:cs="Courier New"/>
          </w:rPr>
          <w:t xml:space="preserve"> </w:t>
        </w:r>
        <w:r w:rsidRPr="00F36284">
          <w:rPr>
            <w:rFonts w:ascii="Courier New" w:hAnsi="Courier New" w:cs="Courier New"/>
          </w:rPr>
          <w:tab/>
          <w:t>= 12:00</w:t>
        </w:r>
      </w:ins>
    </w:p>
    <w:p w14:paraId="2B60114A" w14:textId="4DBF3804" w:rsidR="002D247A" w:rsidRPr="00F36284" w:rsidRDefault="002D247A" w:rsidP="002D247A">
      <w:pPr>
        <w:spacing w:line="264" w:lineRule="auto"/>
        <w:rPr>
          <w:ins w:id="723" w:author="Tiago Segabinazzi Dotto" w:date="2024-11-05T15:23:00Z" w16du:dateUtc="2024-11-05T15:23:00Z"/>
          <w:rFonts w:ascii="Courier New" w:hAnsi="Courier New" w:cs="Courier New"/>
        </w:rPr>
      </w:pPr>
      <w:proofErr w:type="spellStart"/>
      <w:ins w:id="724" w:author="Tiago Segabinazzi Dotto" w:date="2024-11-05T15:23:00Z" w16du:dateUtc="2024-11-05T15:23:00Z">
        <w:r w:rsidRPr="00F36284">
          <w:rPr>
            <w:rFonts w:ascii="Courier New" w:hAnsi="Courier New" w:cs="Courier New"/>
          </w:rPr>
          <w:t>End_Date</w:t>
        </w:r>
        <w:proofErr w:type="spellEnd"/>
        <w:r w:rsidRPr="00F36284">
          <w:rPr>
            <w:rFonts w:ascii="Courier New" w:hAnsi="Courier New" w:cs="Courier New"/>
          </w:rPr>
          <w:t xml:space="preserve"> </w:t>
        </w:r>
        <w:r w:rsidRPr="00F36284">
          <w:rPr>
            <w:rFonts w:ascii="Courier New" w:hAnsi="Courier New" w:cs="Courier New"/>
          </w:rPr>
          <w:tab/>
        </w:r>
        <w:r w:rsidR="00311E85">
          <w:rPr>
            <w:rFonts w:ascii="Courier New" w:hAnsi="Courier New" w:cs="Courier New"/>
          </w:rPr>
          <w:tab/>
        </w:r>
        <w:r w:rsidRPr="00F36284">
          <w:rPr>
            <w:rFonts w:ascii="Courier New" w:hAnsi="Courier New" w:cs="Courier New"/>
          </w:rPr>
          <w:t>= 2024/07/10</w:t>
        </w:r>
      </w:ins>
    </w:p>
    <w:p w14:paraId="1F83FE54" w14:textId="7864CAA6" w:rsidR="002D247A" w:rsidRPr="00F36284" w:rsidRDefault="002D247A" w:rsidP="002D247A">
      <w:pPr>
        <w:spacing w:line="264" w:lineRule="auto"/>
        <w:rPr>
          <w:ins w:id="725" w:author="Tiago Segabinazzi Dotto" w:date="2024-11-05T15:23:00Z" w16du:dateUtc="2024-11-05T15:23:00Z"/>
          <w:rFonts w:ascii="Courier New" w:hAnsi="Courier New" w:cs="Courier New"/>
        </w:rPr>
      </w:pPr>
      <w:proofErr w:type="spellStart"/>
      <w:ins w:id="726" w:author="Tiago Segabinazzi Dotto" w:date="2024-11-05T15:23:00Z" w16du:dateUtc="2024-11-05T15:23:00Z">
        <w:r w:rsidRPr="00F36284">
          <w:rPr>
            <w:rFonts w:ascii="Courier New" w:hAnsi="Courier New" w:cs="Courier New"/>
          </w:rPr>
          <w:t>End_Time</w:t>
        </w:r>
        <w:proofErr w:type="spellEnd"/>
        <w:r w:rsidRPr="00F36284">
          <w:rPr>
            <w:rFonts w:ascii="Courier New" w:hAnsi="Courier New" w:cs="Courier New"/>
          </w:rPr>
          <w:t xml:space="preserve"> </w:t>
        </w:r>
        <w:r w:rsidRPr="00F36284">
          <w:rPr>
            <w:rFonts w:ascii="Courier New" w:hAnsi="Courier New" w:cs="Courier New"/>
          </w:rPr>
          <w:tab/>
        </w:r>
        <w:r w:rsidR="00311E85">
          <w:rPr>
            <w:rFonts w:ascii="Courier New" w:hAnsi="Courier New" w:cs="Courier New"/>
          </w:rPr>
          <w:tab/>
        </w:r>
        <w:r w:rsidRPr="00F36284">
          <w:rPr>
            <w:rFonts w:ascii="Courier New" w:hAnsi="Courier New" w:cs="Courier New"/>
          </w:rPr>
          <w:t>= 06:50</w:t>
        </w:r>
      </w:ins>
    </w:p>
    <w:p w14:paraId="35AC82F6" w14:textId="14C8DA20" w:rsidR="002D247A" w:rsidRPr="00F36284" w:rsidRDefault="002D247A" w:rsidP="002D247A">
      <w:pPr>
        <w:spacing w:line="264" w:lineRule="auto"/>
        <w:rPr>
          <w:ins w:id="727" w:author="Tiago Segabinazzi Dotto" w:date="2024-11-05T15:23:00Z" w16du:dateUtc="2024-11-05T15:23:00Z"/>
          <w:rFonts w:ascii="Courier New" w:hAnsi="Courier New" w:cs="Courier New"/>
        </w:rPr>
      </w:pPr>
      <w:ins w:id="728" w:author="Tiago Segabinazzi Dotto" w:date="2024-11-05T15:23:00Z" w16du:dateUtc="2024-11-05T15:23:00Z">
        <w:r w:rsidRPr="00F36284">
          <w:rPr>
            <w:rFonts w:ascii="Courier New" w:hAnsi="Courier New" w:cs="Courier New"/>
          </w:rPr>
          <w:t xml:space="preserve">Latitude </w:t>
        </w:r>
        <w:r w:rsidRPr="00F36284">
          <w:rPr>
            <w:rFonts w:ascii="Courier New" w:hAnsi="Courier New" w:cs="Courier New"/>
          </w:rPr>
          <w:tab/>
        </w:r>
        <w:r w:rsidR="00311E85">
          <w:rPr>
            <w:rFonts w:ascii="Courier New" w:hAnsi="Courier New" w:cs="Courier New"/>
          </w:rPr>
          <w:tab/>
        </w:r>
        <w:r w:rsidRPr="00F36284">
          <w:rPr>
            <w:rFonts w:ascii="Courier New" w:hAnsi="Courier New" w:cs="Courier New"/>
          </w:rPr>
          <w:t>= 57 06.008 N</w:t>
        </w:r>
      </w:ins>
    </w:p>
    <w:p w14:paraId="380C7201" w14:textId="2220E06E" w:rsidR="002D247A" w:rsidRPr="00F36284" w:rsidRDefault="002D247A" w:rsidP="002D247A">
      <w:pPr>
        <w:spacing w:line="264" w:lineRule="auto"/>
        <w:rPr>
          <w:ins w:id="729" w:author="Tiago Segabinazzi Dotto" w:date="2024-11-05T15:23:00Z" w16du:dateUtc="2024-11-05T15:23:00Z"/>
          <w:rFonts w:ascii="Courier New" w:hAnsi="Courier New" w:cs="Courier New"/>
        </w:rPr>
      </w:pPr>
      <w:ins w:id="730" w:author="Tiago Segabinazzi Dotto" w:date="2024-11-05T15:23:00Z" w16du:dateUtc="2024-11-05T15:23:00Z">
        <w:r w:rsidRPr="00F36284">
          <w:rPr>
            <w:rFonts w:ascii="Courier New" w:hAnsi="Courier New" w:cs="Courier New"/>
          </w:rPr>
          <w:t xml:space="preserve">Longitude </w:t>
        </w:r>
        <w:r w:rsidR="00311E85">
          <w:rPr>
            <w:rFonts w:ascii="Courier New" w:hAnsi="Courier New" w:cs="Courier New"/>
          </w:rPr>
          <w:tab/>
        </w:r>
        <w:r w:rsidRPr="00F36284">
          <w:rPr>
            <w:rFonts w:ascii="Courier New" w:hAnsi="Courier New" w:cs="Courier New"/>
          </w:rPr>
          <w:t>= 009 33.849 W</w:t>
        </w:r>
      </w:ins>
    </w:p>
    <w:p w14:paraId="51747D3C" w14:textId="426D612C" w:rsidR="002D247A" w:rsidRPr="00F36284" w:rsidRDefault="002D247A" w:rsidP="002D247A">
      <w:pPr>
        <w:spacing w:line="264" w:lineRule="auto"/>
        <w:rPr>
          <w:ins w:id="731" w:author="Tiago Segabinazzi Dotto" w:date="2024-11-05T15:23:00Z" w16du:dateUtc="2024-11-05T15:23:00Z"/>
          <w:rFonts w:ascii="Courier New" w:hAnsi="Courier New" w:cs="Courier New"/>
        </w:rPr>
      </w:pPr>
      <w:ins w:id="732" w:author="Tiago Segabinazzi Dotto" w:date="2024-11-05T15:23:00Z" w16du:dateUtc="2024-11-05T15:23:00Z">
        <w:r w:rsidRPr="00F36284">
          <w:rPr>
            <w:rFonts w:ascii="Courier New" w:hAnsi="Courier New" w:cs="Courier New"/>
          </w:rPr>
          <w:t xml:space="preserve">Columns </w:t>
        </w:r>
        <w:r w:rsidRPr="00F36284">
          <w:rPr>
            <w:rFonts w:ascii="Courier New" w:hAnsi="Courier New" w:cs="Courier New"/>
          </w:rPr>
          <w:tab/>
        </w:r>
        <w:r w:rsidR="00311E85">
          <w:rPr>
            <w:rFonts w:ascii="Courier New" w:hAnsi="Courier New" w:cs="Courier New"/>
          </w:rPr>
          <w:tab/>
        </w:r>
        <w:r w:rsidRPr="00F36284">
          <w:rPr>
            <w:rFonts w:ascii="Courier New" w:hAnsi="Courier New" w:cs="Courier New"/>
          </w:rPr>
          <w:t xml:space="preserve">= </w:t>
        </w:r>
        <w:proofErr w:type="spellStart"/>
        <w:proofErr w:type="gramStart"/>
        <w:r w:rsidRPr="00F36284">
          <w:rPr>
            <w:rFonts w:ascii="Courier New" w:hAnsi="Courier New" w:cs="Courier New"/>
          </w:rPr>
          <w:t>z:instrument</w:t>
        </w:r>
        <w:proofErr w:type="gramEnd"/>
        <w:r w:rsidRPr="00F36284">
          <w:rPr>
            <w:rFonts w:ascii="Courier New" w:hAnsi="Courier New" w:cs="Courier New"/>
          </w:rPr>
          <w:t>:serialnumber</w:t>
        </w:r>
        <w:proofErr w:type="spellEnd"/>
      </w:ins>
    </w:p>
    <w:p w14:paraId="576C3C6F" w14:textId="0F4755F8" w:rsidR="002D247A" w:rsidRPr="00F36284" w:rsidRDefault="002D247A" w:rsidP="002D247A">
      <w:pPr>
        <w:spacing w:line="264" w:lineRule="auto"/>
        <w:rPr>
          <w:ins w:id="733" w:author="Tiago Segabinazzi Dotto" w:date="2024-11-05T15:23:00Z" w16du:dateUtc="2024-11-05T15:23:00Z"/>
          <w:rFonts w:ascii="Courier New" w:hAnsi="Courier New" w:cs="Courier New"/>
        </w:rPr>
      </w:pPr>
      <w:ins w:id="734" w:author="Tiago Segabinazzi Dotto" w:date="2024-11-05T15:23:00Z" w16du:dateUtc="2024-11-05T15:23:00Z">
        <w:r w:rsidRPr="00F36284">
          <w:rPr>
            <w:rFonts w:ascii="Courier New" w:hAnsi="Courier New" w:cs="Courier New"/>
          </w:rPr>
          <w:t>51</w:t>
        </w:r>
        <w:r w:rsidRPr="00F36284">
          <w:rPr>
            <w:rFonts w:ascii="Courier New" w:hAnsi="Courier New" w:cs="Courier New"/>
          </w:rPr>
          <w:tab/>
          <w:t>337</w:t>
        </w:r>
        <w:r w:rsidRPr="00F36284">
          <w:rPr>
            <w:rFonts w:ascii="Courier New" w:hAnsi="Courier New" w:cs="Courier New"/>
          </w:rPr>
          <w:tab/>
          <w:t>4608</w:t>
        </w:r>
      </w:ins>
    </w:p>
    <w:p w14:paraId="213FB5C5" w14:textId="62056CCB" w:rsidR="002D247A" w:rsidRPr="00F36284" w:rsidRDefault="002D247A" w:rsidP="002D247A">
      <w:pPr>
        <w:spacing w:line="264" w:lineRule="auto"/>
        <w:rPr>
          <w:ins w:id="735" w:author="Tiago Segabinazzi Dotto" w:date="2024-11-05T15:23:00Z" w16du:dateUtc="2024-11-05T15:23:00Z"/>
          <w:rFonts w:ascii="Courier New" w:hAnsi="Courier New" w:cs="Courier New"/>
        </w:rPr>
      </w:pPr>
      <w:ins w:id="736" w:author="Tiago Segabinazzi Dotto" w:date="2024-11-05T15:23:00Z" w16du:dateUtc="2024-11-05T15:23:00Z">
        <w:r w:rsidRPr="00F36284">
          <w:rPr>
            <w:rFonts w:ascii="Courier New" w:hAnsi="Courier New" w:cs="Courier New"/>
          </w:rPr>
          <w:t>52</w:t>
        </w:r>
        <w:r w:rsidRPr="00F36284">
          <w:rPr>
            <w:rFonts w:ascii="Courier New" w:hAnsi="Courier New" w:cs="Courier New"/>
          </w:rPr>
          <w:tab/>
          <w:t>375</w:t>
        </w:r>
        <w:r w:rsidRPr="00F36284">
          <w:rPr>
            <w:rFonts w:ascii="Courier New" w:hAnsi="Courier New" w:cs="Courier New"/>
          </w:rPr>
          <w:tab/>
          <w:t>2002</w:t>
        </w:r>
      </w:ins>
    </w:p>
    <w:p w14:paraId="5B2D8C99" w14:textId="520FC696" w:rsidR="002D247A" w:rsidRPr="00F36284" w:rsidRDefault="002D247A" w:rsidP="002D247A">
      <w:pPr>
        <w:spacing w:line="264" w:lineRule="auto"/>
        <w:rPr>
          <w:ins w:id="737" w:author="Tiago Segabinazzi Dotto" w:date="2024-11-05T15:23:00Z" w16du:dateUtc="2024-11-05T15:23:00Z"/>
          <w:rFonts w:ascii="Courier New" w:hAnsi="Courier New" w:cs="Courier New"/>
        </w:rPr>
      </w:pPr>
      <w:ins w:id="738" w:author="Tiago Segabinazzi Dotto" w:date="2024-11-05T15:23:00Z" w16du:dateUtc="2024-11-05T15:23:00Z">
        <w:r w:rsidRPr="00F36284">
          <w:rPr>
            <w:rFonts w:ascii="Courier New" w:hAnsi="Courier New" w:cs="Courier New"/>
          </w:rPr>
          <w:t>53</w:t>
        </w:r>
        <w:r w:rsidRPr="00F36284">
          <w:rPr>
            <w:rFonts w:ascii="Courier New" w:hAnsi="Courier New" w:cs="Courier New"/>
          </w:rPr>
          <w:tab/>
          <w:t>335</w:t>
        </w:r>
        <w:r w:rsidRPr="00F36284">
          <w:rPr>
            <w:rFonts w:ascii="Courier New" w:hAnsi="Courier New" w:cs="Courier New"/>
          </w:rPr>
          <w:tab/>
          <w:t>14149</w:t>
        </w:r>
      </w:ins>
    </w:p>
    <w:p w14:paraId="28831BEE" w14:textId="09CE7FE8" w:rsidR="002D247A" w:rsidRPr="00F36284" w:rsidRDefault="002D247A" w:rsidP="002D247A">
      <w:pPr>
        <w:spacing w:line="264" w:lineRule="auto"/>
        <w:rPr>
          <w:ins w:id="739" w:author="Tiago Segabinazzi Dotto" w:date="2024-11-05T15:23:00Z" w16du:dateUtc="2024-11-05T15:23:00Z"/>
          <w:rFonts w:ascii="Courier New" w:hAnsi="Courier New" w:cs="Courier New"/>
        </w:rPr>
      </w:pPr>
      <w:ins w:id="740" w:author="Tiago Segabinazzi Dotto" w:date="2024-11-05T15:23:00Z" w16du:dateUtc="2024-11-05T15:23:00Z">
        <w:r w:rsidRPr="00F36284">
          <w:rPr>
            <w:rFonts w:ascii="Courier New" w:hAnsi="Courier New" w:cs="Courier New"/>
          </w:rPr>
          <w:lastRenderedPageBreak/>
          <w:t>102</w:t>
        </w:r>
        <w:r w:rsidRPr="00F36284">
          <w:rPr>
            <w:rFonts w:ascii="Courier New" w:hAnsi="Courier New" w:cs="Courier New"/>
          </w:rPr>
          <w:tab/>
          <w:t>370</w:t>
        </w:r>
        <w:r w:rsidRPr="00F36284">
          <w:rPr>
            <w:rFonts w:ascii="Courier New" w:hAnsi="Courier New" w:cs="Courier New"/>
          </w:rPr>
          <w:tab/>
          <w:t>11034</w:t>
        </w:r>
      </w:ins>
    </w:p>
    <w:p w14:paraId="6FD54024" w14:textId="2F4424DF" w:rsidR="002D247A" w:rsidRPr="00F36284" w:rsidRDefault="002D247A" w:rsidP="002D247A">
      <w:pPr>
        <w:spacing w:line="264" w:lineRule="auto"/>
        <w:rPr>
          <w:ins w:id="741" w:author="Tiago Segabinazzi Dotto" w:date="2024-11-05T15:23:00Z" w16du:dateUtc="2024-11-05T15:23:00Z"/>
          <w:rFonts w:ascii="Courier New" w:hAnsi="Courier New" w:cs="Courier New"/>
        </w:rPr>
      </w:pPr>
      <w:ins w:id="742" w:author="Tiago Segabinazzi Dotto" w:date="2024-11-05T15:23:00Z" w16du:dateUtc="2024-11-05T15:23:00Z">
        <w:r w:rsidRPr="00F36284">
          <w:rPr>
            <w:rFonts w:ascii="Courier New" w:hAnsi="Courier New" w:cs="Courier New"/>
          </w:rPr>
          <w:t>103</w:t>
        </w:r>
        <w:r w:rsidRPr="00F36284">
          <w:rPr>
            <w:rFonts w:ascii="Courier New" w:hAnsi="Courier New" w:cs="Courier New"/>
          </w:rPr>
          <w:tab/>
          <w:t>337</w:t>
        </w:r>
        <w:r w:rsidRPr="00F36284">
          <w:rPr>
            <w:rFonts w:ascii="Courier New" w:hAnsi="Courier New" w:cs="Courier New"/>
          </w:rPr>
          <w:tab/>
          <w:t>4609</w:t>
        </w:r>
      </w:ins>
    </w:p>
    <w:p w14:paraId="1BFB24FB" w14:textId="53BD43D5" w:rsidR="002D247A" w:rsidRPr="00F36284" w:rsidRDefault="002D247A" w:rsidP="002D247A">
      <w:pPr>
        <w:spacing w:line="264" w:lineRule="auto"/>
        <w:rPr>
          <w:ins w:id="743" w:author="Tiago Segabinazzi Dotto" w:date="2024-11-05T15:23:00Z" w16du:dateUtc="2024-11-05T15:23:00Z"/>
          <w:rFonts w:ascii="Courier New" w:hAnsi="Courier New" w:cs="Courier New"/>
        </w:rPr>
      </w:pPr>
      <w:ins w:id="744" w:author="Tiago Segabinazzi Dotto" w:date="2024-11-05T15:23:00Z" w16du:dateUtc="2024-11-05T15:23:00Z">
        <w:r w:rsidRPr="00F36284">
          <w:rPr>
            <w:rFonts w:ascii="Courier New" w:hAnsi="Courier New" w:cs="Courier New"/>
          </w:rPr>
          <w:t>244</w:t>
        </w:r>
        <w:r w:rsidRPr="00F36284">
          <w:rPr>
            <w:rFonts w:ascii="Courier New" w:hAnsi="Courier New" w:cs="Courier New"/>
          </w:rPr>
          <w:tab/>
          <w:t>370</w:t>
        </w:r>
        <w:r w:rsidRPr="00F36284">
          <w:rPr>
            <w:rFonts w:ascii="Courier New" w:hAnsi="Courier New" w:cs="Courier New"/>
          </w:rPr>
          <w:tab/>
          <w:t>8364</w:t>
        </w:r>
      </w:ins>
    </w:p>
    <w:p w14:paraId="2CF505A8" w14:textId="6EBFAA4B" w:rsidR="002D247A" w:rsidRDefault="002D247A" w:rsidP="002D247A">
      <w:pPr>
        <w:spacing w:line="264" w:lineRule="auto"/>
        <w:rPr>
          <w:ins w:id="745" w:author="Tiago Segabinazzi Dotto" w:date="2024-11-05T15:23:00Z" w16du:dateUtc="2024-11-05T15:23:00Z"/>
          <w:rFonts w:ascii="Courier New" w:hAnsi="Courier New" w:cs="Courier New"/>
        </w:rPr>
      </w:pPr>
      <w:ins w:id="746" w:author="Tiago Segabinazzi Dotto" w:date="2024-11-05T15:23:00Z" w16du:dateUtc="2024-11-05T15:23:00Z">
        <w:r w:rsidRPr="00F36284">
          <w:rPr>
            <w:rFonts w:ascii="Courier New" w:hAnsi="Courier New" w:cs="Courier New"/>
          </w:rPr>
          <w:t>250</w:t>
        </w:r>
        <w:r w:rsidRPr="00F36284">
          <w:rPr>
            <w:rFonts w:ascii="Courier New" w:hAnsi="Courier New" w:cs="Courier New"/>
          </w:rPr>
          <w:tab/>
          <w:t>337</w:t>
        </w:r>
        <w:r w:rsidRPr="00F36284">
          <w:rPr>
            <w:rFonts w:ascii="Courier New" w:hAnsi="Courier New" w:cs="Courier New"/>
          </w:rPr>
          <w:tab/>
          <w:t>4610</w:t>
        </w:r>
      </w:ins>
    </w:p>
    <w:p w14:paraId="2FBA33B5" w14:textId="4A116A4F" w:rsidR="003260B3" w:rsidRDefault="003260B3" w:rsidP="002D247A">
      <w:pPr>
        <w:spacing w:line="264" w:lineRule="auto"/>
        <w:rPr>
          <w:ins w:id="747" w:author="Tiago Segabinazzi Dotto" w:date="2024-11-05T15:23:00Z" w16du:dateUtc="2024-11-05T15:23:00Z"/>
          <w:rFonts w:ascii="Courier New" w:hAnsi="Courier New" w:cs="Courier New"/>
        </w:rPr>
      </w:pPr>
      <w:ins w:id="748" w:author="Tiago Segabinazzi Dotto" w:date="2024-11-05T15:23:00Z" w16du:dateUtc="2024-11-05T15:23:00Z">
        <w:r>
          <w:rPr>
            <w:rFonts w:ascii="Courier New" w:hAnsi="Courier New" w:cs="Courier New"/>
          </w:rPr>
          <w:t>494</w:t>
        </w:r>
        <w:r>
          <w:rPr>
            <w:rFonts w:ascii="Courier New" w:hAnsi="Courier New" w:cs="Courier New"/>
          </w:rPr>
          <w:tab/>
          <w:t>370</w:t>
        </w:r>
        <w:r>
          <w:rPr>
            <w:rFonts w:ascii="Courier New" w:hAnsi="Courier New" w:cs="Courier New"/>
          </w:rPr>
          <w:tab/>
          <w:t>6242</w:t>
        </w:r>
      </w:ins>
    </w:p>
    <w:p w14:paraId="25CBDCAD" w14:textId="0BF33DF6" w:rsidR="003260B3" w:rsidRDefault="003260B3" w:rsidP="002D247A">
      <w:pPr>
        <w:spacing w:line="264" w:lineRule="auto"/>
        <w:rPr>
          <w:ins w:id="749" w:author="Tiago Segabinazzi Dotto" w:date="2024-11-05T15:23:00Z" w16du:dateUtc="2024-11-05T15:23:00Z"/>
          <w:rFonts w:ascii="Courier New" w:hAnsi="Courier New" w:cs="Courier New"/>
        </w:rPr>
      </w:pPr>
      <w:ins w:id="750" w:author="Tiago Segabinazzi Dotto" w:date="2024-11-05T15:23:00Z" w16du:dateUtc="2024-11-05T15:23:00Z">
        <w:r>
          <w:rPr>
            <w:rFonts w:ascii="Courier New" w:hAnsi="Courier New" w:cs="Courier New"/>
          </w:rPr>
          <w:t>500</w:t>
        </w:r>
        <w:r>
          <w:rPr>
            <w:rFonts w:ascii="Courier New" w:hAnsi="Courier New" w:cs="Courier New"/>
          </w:rPr>
          <w:tab/>
          <w:t>335</w:t>
        </w:r>
        <w:r>
          <w:rPr>
            <w:rFonts w:ascii="Courier New" w:hAnsi="Courier New" w:cs="Courier New"/>
          </w:rPr>
          <w:tab/>
          <w:t>21317</w:t>
        </w:r>
      </w:ins>
    </w:p>
    <w:p w14:paraId="5C1CDAFD" w14:textId="58070604" w:rsidR="003260B3" w:rsidRDefault="003260B3" w:rsidP="002D247A">
      <w:pPr>
        <w:spacing w:line="264" w:lineRule="auto"/>
        <w:rPr>
          <w:ins w:id="751" w:author="Tiago Segabinazzi Dotto" w:date="2024-11-05T15:23:00Z" w16du:dateUtc="2024-11-05T15:23:00Z"/>
          <w:rFonts w:ascii="Courier New" w:hAnsi="Courier New" w:cs="Courier New"/>
        </w:rPr>
      </w:pPr>
      <w:ins w:id="752" w:author="Tiago Segabinazzi Dotto" w:date="2024-11-05T15:23:00Z" w16du:dateUtc="2024-11-05T15:23:00Z">
        <w:r>
          <w:rPr>
            <w:rFonts w:ascii="Courier New" w:hAnsi="Courier New" w:cs="Courier New"/>
          </w:rPr>
          <w:t>500</w:t>
        </w:r>
        <w:r>
          <w:rPr>
            <w:rFonts w:ascii="Courier New" w:hAnsi="Courier New" w:cs="Courier New"/>
          </w:rPr>
          <w:tab/>
          <w:t>337</w:t>
        </w:r>
        <w:r>
          <w:rPr>
            <w:rFonts w:ascii="Courier New" w:hAnsi="Courier New" w:cs="Courier New"/>
          </w:rPr>
          <w:tab/>
          <w:t>9140</w:t>
        </w:r>
      </w:ins>
    </w:p>
    <w:p w14:paraId="35B0C3E7" w14:textId="588E9B58" w:rsidR="003260B3" w:rsidRDefault="003260B3" w:rsidP="002D247A">
      <w:pPr>
        <w:spacing w:line="264" w:lineRule="auto"/>
        <w:rPr>
          <w:ins w:id="753" w:author="Tiago Segabinazzi Dotto" w:date="2024-11-05T15:23:00Z" w16du:dateUtc="2024-11-05T15:23:00Z"/>
          <w:rFonts w:ascii="Courier New" w:hAnsi="Courier New" w:cs="Courier New"/>
        </w:rPr>
      </w:pPr>
      <w:ins w:id="754" w:author="Tiago Segabinazzi Dotto" w:date="2024-11-05T15:23:00Z" w16du:dateUtc="2024-11-05T15:23:00Z">
        <w:r>
          <w:rPr>
            <w:rFonts w:ascii="Courier New" w:hAnsi="Courier New" w:cs="Courier New"/>
          </w:rPr>
          <w:t>749</w:t>
        </w:r>
        <w:r>
          <w:rPr>
            <w:rFonts w:ascii="Courier New" w:hAnsi="Courier New" w:cs="Courier New"/>
          </w:rPr>
          <w:tab/>
          <w:t>337</w:t>
        </w:r>
        <w:r>
          <w:rPr>
            <w:rFonts w:ascii="Courier New" w:hAnsi="Courier New" w:cs="Courier New"/>
          </w:rPr>
          <w:tab/>
          <w:t>13019</w:t>
        </w:r>
      </w:ins>
    </w:p>
    <w:p w14:paraId="27F079A9" w14:textId="1DA7BCD2" w:rsidR="003260B3" w:rsidRDefault="003260B3" w:rsidP="002D247A">
      <w:pPr>
        <w:spacing w:line="264" w:lineRule="auto"/>
        <w:rPr>
          <w:ins w:id="755" w:author="Tiago Segabinazzi Dotto" w:date="2024-11-05T15:23:00Z" w16du:dateUtc="2024-11-05T15:23:00Z"/>
          <w:rFonts w:ascii="Courier New" w:hAnsi="Courier New" w:cs="Courier New"/>
        </w:rPr>
      </w:pPr>
      <w:ins w:id="756" w:author="Tiago Segabinazzi Dotto" w:date="2024-11-05T15:23:00Z" w16du:dateUtc="2024-11-05T15:23:00Z">
        <w:r>
          <w:rPr>
            <w:rFonts w:ascii="Courier New" w:hAnsi="Courier New" w:cs="Courier New"/>
          </w:rPr>
          <w:t>750</w:t>
        </w:r>
        <w:r>
          <w:rPr>
            <w:rFonts w:ascii="Courier New" w:hAnsi="Courier New" w:cs="Courier New"/>
          </w:rPr>
          <w:tab/>
          <w:t>335</w:t>
        </w:r>
        <w:r>
          <w:rPr>
            <w:rFonts w:ascii="Courier New" w:hAnsi="Courier New" w:cs="Courier New"/>
          </w:rPr>
          <w:tab/>
          <w:t>15254</w:t>
        </w:r>
      </w:ins>
    </w:p>
    <w:p w14:paraId="6BC2E41D" w14:textId="448F0B77" w:rsidR="003260B3" w:rsidRDefault="003260B3" w:rsidP="002D247A">
      <w:pPr>
        <w:spacing w:line="264" w:lineRule="auto"/>
        <w:rPr>
          <w:ins w:id="757" w:author="Tiago Segabinazzi Dotto" w:date="2024-11-05T15:23:00Z" w16du:dateUtc="2024-11-05T15:23:00Z"/>
          <w:rFonts w:ascii="Courier New" w:hAnsi="Courier New" w:cs="Courier New"/>
        </w:rPr>
      </w:pPr>
      <w:ins w:id="758" w:author="Tiago Segabinazzi Dotto" w:date="2024-11-05T15:23:00Z" w16du:dateUtc="2024-11-05T15:23:00Z">
        <w:r>
          <w:rPr>
            <w:rFonts w:ascii="Courier New" w:hAnsi="Courier New" w:cs="Courier New"/>
          </w:rPr>
          <w:t>950</w:t>
        </w:r>
        <w:r>
          <w:rPr>
            <w:rFonts w:ascii="Courier New" w:hAnsi="Courier New" w:cs="Courier New"/>
          </w:rPr>
          <w:tab/>
          <w:t>335</w:t>
        </w:r>
        <w:r>
          <w:rPr>
            <w:rFonts w:ascii="Courier New" w:hAnsi="Courier New" w:cs="Courier New"/>
          </w:rPr>
          <w:tab/>
          <w:t>42104</w:t>
        </w:r>
      </w:ins>
    </w:p>
    <w:p w14:paraId="29752501" w14:textId="1F55855E" w:rsidR="003260B3" w:rsidRDefault="003260B3" w:rsidP="002D247A">
      <w:pPr>
        <w:spacing w:line="264" w:lineRule="auto"/>
        <w:rPr>
          <w:ins w:id="759" w:author="Tiago Segabinazzi Dotto" w:date="2024-11-05T15:23:00Z" w16du:dateUtc="2024-11-05T15:23:00Z"/>
          <w:rFonts w:ascii="Courier New" w:hAnsi="Courier New" w:cs="Courier New"/>
        </w:rPr>
      </w:pPr>
      <w:ins w:id="760" w:author="Tiago Segabinazzi Dotto" w:date="2024-11-05T15:23:00Z" w16du:dateUtc="2024-11-05T15:23:00Z">
        <w:r>
          <w:rPr>
            <w:rFonts w:ascii="Courier New" w:hAnsi="Courier New" w:cs="Courier New"/>
          </w:rPr>
          <w:t>997</w:t>
        </w:r>
        <w:r>
          <w:rPr>
            <w:rFonts w:ascii="Courier New" w:hAnsi="Courier New" w:cs="Courier New"/>
          </w:rPr>
          <w:tab/>
          <w:t>370</w:t>
        </w:r>
        <w:r>
          <w:rPr>
            <w:rFonts w:ascii="Courier New" w:hAnsi="Courier New" w:cs="Courier New"/>
          </w:rPr>
          <w:tab/>
          <w:t>9822</w:t>
        </w:r>
      </w:ins>
    </w:p>
    <w:p w14:paraId="66F7F331" w14:textId="4E49B9AD" w:rsidR="003260B3" w:rsidRDefault="003260B3" w:rsidP="002D247A">
      <w:pPr>
        <w:spacing w:line="264" w:lineRule="auto"/>
        <w:rPr>
          <w:ins w:id="761" w:author="Tiago Segabinazzi Dotto" w:date="2024-11-05T15:23:00Z" w16du:dateUtc="2024-11-05T15:23:00Z"/>
          <w:rFonts w:ascii="Courier New" w:hAnsi="Courier New" w:cs="Courier New"/>
        </w:rPr>
      </w:pPr>
      <w:ins w:id="762" w:author="Tiago Segabinazzi Dotto" w:date="2024-11-05T15:23:00Z" w16du:dateUtc="2024-11-05T15:23:00Z">
        <w:r>
          <w:rPr>
            <w:rFonts w:ascii="Courier New" w:hAnsi="Courier New" w:cs="Courier New"/>
          </w:rPr>
          <w:t>1003</w:t>
        </w:r>
        <w:r>
          <w:rPr>
            <w:rFonts w:ascii="Courier New" w:hAnsi="Courier New" w:cs="Courier New"/>
          </w:rPr>
          <w:tab/>
          <w:t>337</w:t>
        </w:r>
        <w:r>
          <w:rPr>
            <w:rFonts w:ascii="Courier New" w:hAnsi="Courier New" w:cs="Courier New"/>
          </w:rPr>
          <w:tab/>
          <w:t>10578</w:t>
        </w:r>
      </w:ins>
    </w:p>
    <w:p w14:paraId="28F27FC3" w14:textId="62916C3E" w:rsidR="003260B3" w:rsidRDefault="003260B3" w:rsidP="002D247A">
      <w:pPr>
        <w:spacing w:line="264" w:lineRule="auto"/>
        <w:rPr>
          <w:ins w:id="763" w:author="Tiago Segabinazzi Dotto" w:date="2024-11-05T15:23:00Z" w16du:dateUtc="2024-11-05T15:23:00Z"/>
          <w:rFonts w:ascii="Courier New" w:hAnsi="Courier New" w:cs="Courier New"/>
        </w:rPr>
      </w:pPr>
      <w:ins w:id="764" w:author="Tiago Segabinazzi Dotto" w:date="2024-11-05T15:23:00Z" w16du:dateUtc="2024-11-05T15:23:00Z">
        <w:r>
          <w:rPr>
            <w:rFonts w:ascii="Courier New" w:hAnsi="Courier New" w:cs="Courier New"/>
          </w:rPr>
          <w:t>1248</w:t>
        </w:r>
        <w:r>
          <w:rPr>
            <w:rFonts w:ascii="Courier New" w:hAnsi="Courier New" w:cs="Courier New"/>
          </w:rPr>
          <w:tab/>
          <w:t>337</w:t>
        </w:r>
        <w:r>
          <w:rPr>
            <w:rFonts w:ascii="Courier New" w:hAnsi="Courier New" w:cs="Courier New"/>
          </w:rPr>
          <w:tab/>
          <w:t>10579</w:t>
        </w:r>
      </w:ins>
    </w:p>
    <w:p w14:paraId="1189F466" w14:textId="43392F6F" w:rsidR="003260B3" w:rsidRDefault="003260B3" w:rsidP="002D247A">
      <w:pPr>
        <w:spacing w:line="264" w:lineRule="auto"/>
        <w:rPr>
          <w:ins w:id="765" w:author="Tiago Segabinazzi Dotto" w:date="2024-11-05T15:23:00Z" w16du:dateUtc="2024-11-05T15:23:00Z"/>
          <w:rFonts w:ascii="Courier New" w:hAnsi="Courier New" w:cs="Courier New"/>
        </w:rPr>
      </w:pPr>
      <w:ins w:id="766" w:author="Tiago Segabinazzi Dotto" w:date="2024-11-05T15:23:00Z" w16du:dateUtc="2024-11-05T15:23:00Z">
        <w:r>
          <w:rPr>
            <w:rFonts w:ascii="Courier New" w:hAnsi="Courier New" w:cs="Courier New"/>
          </w:rPr>
          <w:t>1350</w:t>
        </w:r>
        <w:r>
          <w:rPr>
            <w:rFonts w:ascii="Courier New" w:hAnsi="Courier New" w:cs="Courier New"/>
          </w:rPr>
          <w:tab/>
          <w:t>370</w:t>
        </w:r>
        <w:r>
          <w:rPr>
            <w:rFonts w:ascii="Courier New" w:hAnsi="Courier New" w:cs="Courier New"/>
          </w:rPr>
          <w:tab/>
          <w:t>9853</w:t>
        </w:r>
      </w:ins>
    </w:p>
    <w:p w14:paraId="67737CCA" w14:textId="0B96475D" w:rsidR="003260B3" w:rsidRDefault="003260B3" w:rsidP="002D247A">
      <w:pPr>
        <w:spacing w:line="264" w:lineRule="auto"/>
        <w:rPr>
          <w:ins w:id="767" w:author="Tiago Segabinazzi Dotto" w:date="2024-11-05T15:23:00Z" w16du:dateUtc="2024-11-05T15:23:00Z"/>
          <w:rFonts w:ascii="Courier New" w:hAnsi="Courier New" w:cs="Courier New"/>
        </w:rPr>
      </w:pPr>
      <w:ins w:id="768" w:author="Tiago Segabinazzi Dotto" w:date="2024-11-05T15:23:00Z" w16du:dateUtc="2024-11-05T15:23:00Z">
        <w:r>
          <w:rPr>
            <w:rFonts w:ascii="Courier New" w:hAnsi="Courier New" w:cs="Courier New"/>
          </w:rPr>
          <w:t>1498</w:t>
        </w:r>
        <w:r>
          <w:rPr>
            <w:rFonts w:ascii="Courier New" w:hAnsi="Courier New" w:cs="Courier New"/>
          </w:rPr>
          <w:tab/>
          <w:t>337</w:t>
        </w:r>
        <w:r>
          <w:rPr>
            <w:rFonts w:ascii="Courier New" w:hAnsi="Courier New" w:cs="Courier New"/>
          </w:rPr>
          <w:tab/>
          <w:t>13021</w:t>
        </w:r>
      </w:ins>
    </w:p>
    <w:p w14:paraId="6BF476CB" w14:textId="4D8FEB68" w:rsidR="003260B3" w:rsidRDefault="003260B3" w:rsidP="002D247A">
      <w:pPr>
        <w:spacing w:line="264" w:lineRule="auto"/>
        <w:rPr>
          <w:ins w:id="769" w:author="Tiago Segabinazzi Dotto" w:date="2024-11-05T15:23:00Z" w16du:dateUtc="2024-11-05T15:23:00Z"/>
          <w:rFonts w:ascii="Courier New" w:hAnsi="Courier New" w:cs="Courier New"/>
        </w:rPr>
      </w:pPr>
      <w:ins w:id="770" w:author="Tiago Segabinazzi Dotto" w:date="2024-11-05T15:23:00Z" w16du:dateUtc="2024-11-05T15:23:00Z">
        <w:r>
          <w:rPr>
            <w:rFonts w:ascii="Courier New" w:hAnsi="Courier New" w:cs="Courier New"/>
          </w:rPr>
          <w:t>1648</w:t>
        </w:r>
        <w:r>
          <w:rPr>
            <w:rFonts w:ascii="Courier New" w:hAnsi="Courier New" w:cs="Courier New"/>
          </w:rPr>
          <w:tab/>
          <w:t>337</w:t>
        </w:r>
        <w:r>
          <w:rPr>
            <w:rFonts w:ascii="Courier New" w:hAnsi="Courier New" w:cs="Courier New"/>
          </w:rPr>
          <w:tab/>
          <w:t>14368</w:t>
        </w:r>
      </w:ins>
    </w:p>
    <w:p w14:paraId="5E46E777" w14:textId="780052FE" w:rsidR="003260B3" w:rsidRDefault="003260B3" w:rsidP="002D247A">
      <w:pPr>
        <w:spacing w:line="264" w:lineRule="auto"/>
        <w:rPr>
          <w:ins w:id="771" w:author="Tiago Segabinazzi Dotto" w:date="2024-11-05T15:23:00Z" w16du:dateUtc="2024-11-05T15:23:00Z"/>
          <w:rFonts w:ascii="Courier New" w:hAnsi="Courier New" w:cs="Courier New"/>
        </w:rPr>
      </w:pPr>
      <w:ins w:id="772" w:author="Tiago Segabinazzi Dotto" w:date="2024-11-05T15:23:00Z" w16du:dateUtc="2024-11-05T15:23:00Z">
        <w:r>
          <w:rPr>
            <w:rFonts w:ascii="Courier New" w:hAnsi="Courier New" w:cs="Courier New"/>
          </w:rPr>
          <w:t>1763</w:t>
        </w:r>
        <w:r>
          <w:rPr>
            <w:rFonts w:ascii="Courier New" w:hAnsi="Courier New" w:cs="Courier New"/>
          </w:rPr>
          <w:tab/>
          <w:t>337</w:t>
        </w:r>
        <w:r>
          <w:rPr>
            <w:rFonts w:ascii="Courier New" w:hAnsi="Courier New" w:cs="Courier New"/>
          </w:rPr>
          <w:tab/>
          <w:t>13022</w:t>
        </w:r>
      </w:ins>
    </w:p>
    <w:p w14:paraId="1BF9AADE" w14:textId="558BC8A1" w:rsidR="003260B3" w:rsidRPr="00F36284" w:rsidRDefault="003260B3" w:rsidP="002D247A">
      <w:pPr>
        <w:spacing w:line="264" w:lineRule="auto"/>
        <w:rPr>
          <w:ins w:id="773" w:author="Tiago Segabinazzi Dotto" w:date="2024-11-05T15:23:00Z" w16du:dateUtc="2024-11-05T15:23:00Z"/>
          <w:rFonts w:ascii="Courier New" w:hAnsi="Courier New" w:cs="Courier New"/>
        </w:rPr>
      </w:pPr>
      <w:ins w:id="774" w:author="Tiago Segabinazzi Dotto" w:date="2024-11-05T15:23:00Z" w16du:dateUtc="2024-11-05T15:23:00Z">
        <w:r>
          <w:rPr>
            <w:rFonts w:ascii="Courier New" w:hAnsi="Courier New" w:cs="Courier New"/>
          </w:rPr>
          <w:t>1768</w:t>
        </w:r>
        <w:r>
          <w:rPr>
            <w:rFonts w:ascii="Courier New" w:hAnsi="Courier New" w:cs="Courier New"/>
          </w:rPr>
          <w:tab/>
          <w:t>370</w:t>
        </w:r>
        <w:r>
          <w:rPr>
            <w:rFonts w:ascii="Courier New" w:hAnsi="Courier New" w:cs="Courier New"/>
          </w:rPr>
          <w:tab/>
          <w:t>6273</w:t>
        </w:r>
      </w:ins>
    </w:p>
    <w:p w14:paraId="1CCA50E4" w14:textId="77777777" w:rsidR="002D247A" w:rsidRDefault="002D247A" w:rsidP="00F36284">
      <w:pPr>
        <w:spacing w:line="264" w:lineRule="auto"/>
        <w:rPr>
          <w:ins w:id="775" w:author="Tiago Segabinazzi Dotto" w:date="2024-11-05T15:23:00Z" w16du:dateUtc="2024-11-05T15:23:00Z"/>
        </w:rPr>
      </w:pPr>
    </w:p>
    <w:p w14:paraId="605CAE02" w14:textId="1766B3F7" w:rsidR="004E5A3D" w:rsidRDefault="00AE001C" w:rsidP="004E5A3D">
      <w:pPr>
        <w:pStyle w:val="ListParagraph"/>
        <w:numPr>
          <w:ilvl w:val="0"/>
          <w:numId w:val="24"/>
        </w:numPr>
        <w:spacing w:line="264" w:lineRule="auto"/>
      </w:pPr>
      <w:ins w:id="776" w:author="Tiago Segabinazzi Dotto" w:date="2024-11-05T15:23:00Z" w16du:dateUtc="2024-11-05T15:23:00Z">
        <w:r>
          <w:t>C</w:t>
        </w:r>
        <w:r w:rsidR="004E5A3D">
          <w:t>opy</w:t>
        </w:r>
      </w:ins>
      <w:r w:rsidR="004E5A3D">
        <w:t xml:space="preserve"> the raw </w:t>
      </w:r>
      <w:del w:id="777" w:author="Tiago Segabinazzi Dotto" w:date="2024-11-05T15:23:00Z" w16du:dateUtc="2024-11-05T15:23:00Z">
        <w:r w:rsidR="004E5A3D">
          <w:delText>SBE37</w:delText>
        </w:r>
      </w:del>
      <w:proofErr w:type="spellStart"/>
      <w:ins w:id="778" w:author="Tiago Segabinazzi Dotto" w:date="2024-11-05T15:23:00Z" w16du:dateUtc="2024-11-05T15:23:00Z">
        <w:r>
          <w:t>microcats</w:t>
        </w:r>
      </w:ins>
      <w:proofErr w:type="spellEnd"/>
      <w:r>
        <w:t xml:space="preserve"> </w:t>
      </w:r>
      <w:r w:rsidR="004E5A3D">
        <w:t>files (with .</w:t>
      </w:r>
      <w:proofErr w:type="spellStart"/>
      <w:r w:rsidR="004E5A3D">
        <w:t>cnv</w:t>
      </w:r>
      <w:proofErr w:type="spellEnd"/>
      <w:r w:rsidR="004E5A3D">
        <w:t xml:space="preserve"> files) in the directory </w:t>
      </w:r>
      <w:proofErr w:type="spellStart"/>
      <w:r w:rsidR="004E5A3D" w:rsidRPr="00242E4D">
        <w:rPr>
          <w:i/>
          <w:iCs/>
          <w:color w:val="0070C0"/>
        </w:rPr>
        <w:t>osnap</w:t>
      </w:r>
      <w:proofErr w:type="spellEnd"/>
      <w:r w:rsidR="004E5A3D" w:rsidRPr="00242E4D">
        <w:rPr>
          <w:i/>
          <w:iCs/>
          <w:color w:val="0070C0"/>
        </w:rPr>
        <w:t>/data/moor/raw/$cruise/</w:t>
      </w:r>
      <w:proofErr w:type="spellStart"/>
      <w:r w:rsidR="004E5A3D" w:rsidRPr="00242E4D">
        <w:rPr>
          <w:i/>
          <w:iCs/>
          <w:color w:val="0070C0"/>
        </w:rPr>
        <w:t>microcat</w:t>
      </w:r>
      <w:proofErr w:type="spellEnd"/>
      <w:r w:rsidR="004E5A3D" w:rsidRPr="00242E4D">
        <w:rPr>
          <w:i/>
          <w:iCs/>
          <w:color w:val="0070C0"/>
        </w:rPr>
        <w:t>/</w:t>
      </w:r>
      <w:r w:rsidR="004E5A3D" w:rsidRPr="00242E4D">
        <w:rPr>
          <w:i/>
          <w:iCs/>
        </w:rPr>
        <w:t xml:space="preserve">. </w:t>
      </w:r>
      <w:del w:id="779" w:author="Tiago Segabinazzi Dotto" w:date="2024-11-05T15:23:00Z" w16du:dateUtc="2024-11-05T15:23:00Z">
        <w:r w:rsidR="004E5A3D">
          <w:delText>If</w:delText>
        </w:r>
      </w:del>
      <w:proofErr w:type="gramStart"/>
      <w:ins w:id="780" w:author="Tiago Segabinazzi Dotto" w:date="2024-11-05T15:23:00Z" w16du:dateUtc="2024-11-05T15:23:00Z">
        <w:r>
          <w:t>Re</w:t>
        </w:r>
        <w:r w:rsidR="004E5A3D">
          <w:t xml:space="preserve">name </w:t>
        </w:r>
      </w:ins>
      <w:r>
        <w:t xml:space="preserve"> the</w:t>
      </w:r>
      <w:proofErr w:type="gramEnd"/>
      <w:r>
        <w:t xml:space="preserve"> raw .</w:t>
      </w:r>
      <w:proofErr w:type="spellStart"/>
      <w:r>
        <w:t>cnv</w:t>
      </w:r>
      <w:proofErr w:type="spellEnd"/>
      <w:r>
        <w:t xml:space="preserve"> files </w:t>
      </w:r>
      <w:del w:id="781" w:author="Tiago Segabinazzi Dotto" w:date="2024-11-05T15:23:00Z" w16du:dateUtc="2024-11-05T15:23:00Z">
        <w:r w:rsidR="004E5A3D">
          <w:delText xml:space="preserve">are not named </w:delText>
        </w:r>
      </w:del>
      <w:r>
        <w:t>as</w:t>
      </w:r>
      <w:r w:rsidRPr="00242E4D">
        <w:rPr>
          <w:i/>
          <w:rPrChange w:id="782" w:author="Tiago Segabinazzi Dotto" w:date="2024-11-05T15:23:00Z" w16du:dateUtc="2024-11-05T15:23:00Z">
            <w:rPr/>
          </w:rPrChange>
        </w:rPr>
        <w:t xml:space="preserve"> </w:t>
      </w:r>
      <w:r w:rsidR="004E5A3D" w:rsidRPr="00242E4D">
        <w:rPr>
          <w:i/>
          <w:iCs/>
        </w:rPr>
        <w:t>$</w:t>
      </w:r>
      <w:proofErr w:type="spellStart"/>
      <w:r w:rsidR="004E5A3D" w:rsidRPr="00242E4D">
        <w:rPr>
          <w:i/>
          <w:iCs/>
        </w:rPr>
        <w:t>serialnumber_data.cnv</w:t>
      </w:r>
      <w:proofErr w:type="spellEnd"/>
      <w:del w:id="783" w:author="Tiago Segabinazzi Dotto" w:date="2024-11-05T15:23:00Z" w16du:dateUtc="2024-11-05T15:23:00Z">
        <w:r w:rsidR="004E5A3D">
          <w:delText>, rename them</w:delText>
        </w:r>
      </w:del>
      <w:r w:rsidR="004E5A3D">
        <w:t>.</w:t>
      </w:r>
    </w:p>
    <w:p w14:paraId="57C80B1C" w14:textId="77777777" w:rsidR="004E5A3D" w:rsidRPr="00116082" w:rsidRDefault="004E5A3D" w:rsidP="00116082">
      <w:pPr>
        <w:pStyle w:val="Heading4"/>
        <w:keepLines w:val="0"/>
        <w:suppressAutoHyphens w:val="0"/>
        <w:spacing w:before="120" w:after="120" w:line="264" w:lineRule="auto"/>
        <w:rPr>
          <w:b/>
          <w:bCs/>
        </w:rPr>
      </w:pPr>
      <w:r w:rsidRPr="00116082">
        <w:rPr>
          <w:b/>
          <w:bCs/>
        </w:rPr>
        <w:t xml:space="preserve">Start and Set-up </w:t>
      </w:r>
      <w:proofErr w:type="spellStart"/>
      <w:r w:rsidRPr="00116082">
        <w:rPr>
          <w:b/>
          <w:bCs/>
        </w:rPr>
        <w:t>Matlab</w:t>
      </w:r>
      <w:proofErr w:type="spellEnd"/>
    </w:p>
    <w:p w14:paraId="252AB392" w14:textId="5A12DAE7" w:rsidR="00116082" w:rsidRDefault="004E5A3D" w:rsidP="00116082">
      <w:pPr>
        <w:pStyle w:val="ListParagraph"/>
        <w:numPr>
          <w:ilvl w:val="0"/>
          <w:numId w:val="26"/>
        </w:numPr>
        <w:spacing w:line="264" w:lineRule="auto"/>
      </w:pPr>
      <w:r>
        <w:t>Open</w:t>
      </w:r>
      <w:del w:id="784" w:author="Tiago Segabinazzi Dotto" w:date="2024-11-05T15:23:00Z" w16du:dateUtc="2024-11-05T15:23:00Z">
        <w:r>
          <w:delText xml:space="preserve"> in</w:delText>
        </w:r>
      </w:del>
      <w:r>
        <w:t xml:space="preserve"> a terminal and go in the root mooring processing directory (e.g.: </w:t>
      </w:r>
      <w:commentRangeStart w:id="785"/>
      <w:proofErr w:type="spellStart"/>
      <w:r w:rsidRPr="00116082">
        <w:rPr>
          <w:i/>
          <w:iCs/>
        </w:rPr>
        <w:t>OSNAP_mooring_data_processing</w:t>
      </w:r>
      <w:proofErr w:type="spellEnd"/>
      <w:r w:rsidRPr="00116082">
        <w:rPr>
          <w:i/>
          <w:iCs/>
        </w:rPr>
        <w:t>/</w:t>
      </w:r>
      <w:proofErr w:type="spellStart"/>
      <w:r w:rsidRPr="00116082">
        <w:rPr>
          <w:i/>
          <w:iCs/>
        </w:rPr>
        <w:t>osnap</w:t>
      </w:r>
      <w:proofErr w:type="spellEnd"/>
      <w:r w:rsidRPr="00116082">
        <w:rPr>
          <w:i/>
          <w:iCs/>
        </w:rPr>
        <w:t xml:space="preserve">/ </w:t>
      </w:r>
      <w:commentRangeEnd w:id="785"/>
      <w:r w:rsidR="00AE001C">
        <w:rPr>
          <w:rStyle w:val="CommentReference"/>
        </w:rPr>
        <w:commentReference w:id="785"/>
      </w:r>
      <w:r>
        <w:t xml:space="preserve">). </w:t>
      </w:r>
    </w:p>
    <w:p w14:paraId="5A7E3DD1" w14:textId="2064B765" w:rsidR="00116082" w:rsidRDefault="004E5A3D" w:rsidP="00116082">
      <w:pPr>
        <w:pStyle w:val="ListParagraph"/>
        <w:numPr>
          <w:ilvl w:val="0"/>
          <w:numId w:val="26"/>
        </w:numPr>
        <w:spacing w:line="264" w:lineRule="auto"/>
      </w:pPr>
      <w:r>
        <w:t xml:space="preserve">Check that </w:t>
      </w:r>
      <w:del w:id="786" w:author="Tiago Segabinazzi Dotto" w:date="2024-11-05T15:23:00Z" w16du:dateUtc="2024-11-05T15:23:00Z">
        <w:r>
          <w:delText>in</w:delText>
        </w:r>
      </w:del>
      <w:ins w:id="787" w:author="Tiago Segabinazzi Dotto" w:date="2024-11-05T15:23:00Z" w16du:dateUtc="2024-11-05T15:23:00Z">
        <w:r w:rsidR="00A620EA">
          <w:t>at</w:t>
        </w:r>
      </w:ins>
      <w:r w:rsidR="00A620EA">
        <w:t xml:space="preserve"> </w:t>
      </w:r>
      <w:r>
        <w:t xml:space="preserve">the top of the </w:t>
      </w:r>
      <w:proofErr w:type="spellStart"/>
      <w:r w:rsidRPr="00116082">
        <w:rPr>
          <w:i/>
          <w:iCs/>
        </w:rPr>
        <w:t>startup.m</w:t>
      </w:r>
      <w:proofErr w:type="spellEnd"/>
      <w:r>
        <w:t xml:space="preserve"> file a “cd” command is sending you in the cruise directory you want to process (e.g. </w:t>
      </w:r>
      <w:r w:rsidRPr="00116082">
        <w:rPr>
          <w:i/>
          <w:iCs/>
        </w:rPr>
        <w:t>cd exec/</w:t>
      </w:r>
      <w:commentRangeStart w:id="788"/>
      <w:r w:rsidRPr="00116082">
        <w:rPr>
          <w:i/>
          <w:iCs/>
        </w:rPr>
        <w:t>pe400</w:t>
      </w:r>
      <w:commentRangeEnd w:id="788"/>
      <w:r w:rsidR="00A620EA">
        <w:rPr>
          <w:rStyle w:val="CommentReference"/>
        </w:rPr>
        <w:commentReference w:id="788"/>
      </w:r>
      <w:r>
        <w:t xml:space="preserve">). </w:t>
      </w:r>
    </w:p>
    <w:p w14:paraId="305F252A" w14:textId="77EB214A" w:rsidR="004E5A3D" w:rsidRDefault="004E5A3D" w:rsidP="00116082">
      <w:pPr>
        <w:pStyle w:val="ListParagraph"/>
        <w:numPr>
          <w:ilvl w:val="0"/>
          <w:numId w:val="26"/>
        </w:numPr>
        <w:spacing w:line="264" w:lineRule="auto"/>
      </w:pPr>
      <w:r>
        <w:t xml:space="preserve">Once </w:t>
      </w:r>
      <w:del w:id="789" w:author="Tiago Segabinazzi Dotto" w:date="2024-11-05T15:23:00Z" w16du:dateUtc="2024-11-05T15:23:00Z">
        <w:r>
          <w:delText>matlab</w:delText>
        </w:r>
      </w:del>
      <w:proofErr w:type="spellStart"/>
      <w:ins w:id="790" w:author="Tiago Segabinazzi Dotto" w:date="2024-11-05T15:23:00Z" w16du:dateUtc="2024-11-05T15:23:00Z">
        <w:r w:rsidR="00A620EA">
          <w:t>M</w:t>
        </w:r>
        <w:r>
          <w:t>atlab</w:t>
        </w:r>
      </w:ins>
      <w:proofErr w:type="spellEnd"/>
      <w:r>
        <w:t xml:space="preserve"> started under the </w:t>
      </w:r>
      <w:proofErr w:type="spellStart"/>
      <w:r w:rsidRPr="00116082">
        <w:rPr>
          <w:i/>
          <w:iCs/>
        </w:rPr>
        <w:t>osnap</w:t>
      </w:r>
      <w:proofErr w:type="spellEnd"/>
      <w:r w:rsidRPr="00116082">
        <w:rPr>
          <w:i/>
          <w:iCs/>
        </w:rPr>
        <w:t xml:space="preserve">/ </w:t>
      </w:r>
      <w:r>
        <w:t xml:space="preserve">directory the </w:t>
      </w:r>
      <w:proofErr w:type="spellStart"/>
      <w:r w:rsidRPr="00116082">
        <w:rPr>
          <w:i/>
          <w:iCs/>
        </w:rPr>
        <w:t>startup.m</w:t>
      </w:r>
      <w:proofErr w:type="spellEnd"/>
      <w:r>
        <w:t xml:space="preserve"> file should move you </w:t>
      </w:r>
      <w:del w:id="791" w:author="Tiago Segabinazzi Dotto" w:date="2024-11-05T15:23:00Z" w16du:dateUtc="2024-11-05T15:23:00Z">
        <w:r>
          <w:delText>in</w:delText>
        </w:r>
      </w:del>
      <w:ins w:id="792" w:author="Tiago Segabinazzi Dotto" w:date="2024-11-05T15:23:00Z" w16du:dateUtc="2024-11-05T15:23:00Z">
        <w:r w:rsidR="00A620EA">
          <w:t>to</w:t>
        </w:r>
      </w:ins>
      <w:r w:rsidR="00A620EA">
        <w:t xml:space="preserve"> </w:t>
      </w:r>
      <w:r>
        <w:t xml:space="preserve">the cruise directory you are interested in. In the cruise directory </w:t>
      </w:r>
      <w:proofErr w:type="spellStart"/>
      <w:r w:rsidRPr="00116082">
        <w:rPr>
          <w:i/>
          <w:iCs/>
          <w:color w:val="FF0000"/>
        </w:rPr>
        <w:t>osnap</w:t>
      </w:r>
      <w:proofErr w:type="spellEnd"/>
      <w:r w:rsidRPr="00116082">
        <w:rPr>
          <w:i/>
          <w:iCs/>
          <w:color w:val="FF0000"/>
        </w:rPr>
        <w:t>/exec/$cruise/</w:t>
      </w:r>
      <w:r w:rsidRPr="00F36284">
        <w:rPr>
          <w:color w:val="000000" w:themeColor="text1"/>
          <w:rPrChange w:id="793" w:author="Tiago Segabinazzi Dotto" w:date="2024-11-05T15:23:00Z" w16du:dateUtc="2024-11-05T15:23:00Z">
            <w:rPr>
              <w:color w:val="FF0000"/>
            </w:rPr>
          </w:rPrChange>
        </w:rPr>
        <w:t>,</w:t>
      </w:r>
      <w:r w:rsidRPr="00F36284">
        <w:rPr>
          <w:color w:val="000000" w:themeColor="text1"/>
          <w:rPrChange w:id="794" w:author="Tiago Segabinazzi Dotto" w:date="2024-11-05T15:23:00Z" w16du:dateUtc="2024-11-05T15:23:00Z">
            <w:rPr/>
          </w:rPrChange>
        </w:rPr>
        <w:t xml:space="preserve"> </w:t>
      </w:r>
      <w:r>
        <w:t xml:space="preserve">another </w:t>
      </w:r>
      <w:proofErr w:type="spellStart"/>
      <w:r w:rsidRPr="00116082">
        <w:rPr>
          <w:i/>
          <w:iCs/>
        </w:rPr>
        <w:t>startup.m</w:t>
      </w:r>
      <w:proofErr w:type="spellEnd"/>
      <w:r>
        <w:t xml:space="preserve"> file should be present, generating </w:t>
      </w:r>
      <w:del w:id="795" w:author="Tiago Segabinazzi Dotto" w:date="2024-11-05T15:23:00Z" w16du:dateUtc="2024-11-05T15:23:00Z">
        <w:r>
          <w:delText>the</w:delText>
        </w:r>
      </w:del>
      <w:ins w:id="796" w:author="Tiago Segabinazzi Dotto" w:date="2024-11-05T15:23:00Z" w16du:dateUtc="2024-11-05T15:23:00Z">
        <w:r w:rsidR="00A620EA">
          <w:t>a</w:t>
        </w:r>
      </w:ins>
      <w:r w:rsidR="00A620EA">
        <w:t xml:space="preserve"> </w:t>
      </w:r>
      <w:r>
        <w:t>different path related to the cruise data.</w:t>
      </w:r>
    </w:p>
    <w:p w14:paraId="4D2176A0" w14:textId="77777777" w:rsidR="004E5A3D" w:rsidRDefault="004E5A3D" w:rsidP="004E5A3D">
      <w:pPr>
        <w:spacing w:line="264" w:lineRule="auto"/>
      </w:pPr>
    </w:p>
    <w:p w14:paraId="73A33BE1" w14:textId="79BB94D3" w:rsidR="00A620EA" w:rsidRPr="00A620EA" w:rsidRDefault="004E5A3D" w:rsidP="00A620EA">
      <w:pPr>
        <w:pStyle w:val="Heading2"/>
      </w:pPr>
      <w:bookmarkStart w:id="797" w:name="_Toc108243094"/>
      <w:r>
        <w:t xml:space="preserve">Processing of the moored </w:t>
      </w:r>
      <w:proofErr w:type="spellStart"/>
      <w:r>
        <w:t>microcat</w:t>
      </w:r>
      <w:bookmarkEnd w:id="797"/>
      <w:proofErr w:type="spellEnd"/>
    </w:p>
    <w:p w14:paraId="5CCD5368" w14:textId="77777777" w:rsidR="00A620EA" w:rsidRPr="00F36284" w:rsidRDefault="00A620EA" w:rsidP="00F36284">
      <w:pPr>
        <w:pStyle w:val="ListParagraph"/>
        <w:spacing w:line="264" w:lineRule="auto"/>
        <w:rPr>
          <w:ins w:id="798" w:author="Tiago Segabinazzi Dotto" w:date="2024-11-05T15:23:00Z" w16du:dateUtc="2024-11-05T15:23:00Z"/>
          <w:color w:val="00B050"/>
        </w:rPr>
      </w:pPr>
    </w:p>
    <w:p w14:paraId="7810C631" w14:textId="7F2A15FD" w:rsidR="00A620EA" w:rsidRPr="00F36284" w:rsidRDefault="004E5A3D" w:rsidP="00A620EA">
      <w:pPr>
        <w:pStyle w:val="ListParagraph"/>
        <w:numPr>
          <w:ilvl w:val="0"/>
          <w:numId w:val="14"/>
        </w:numPr>
        <w:spacing w:line="264" w:lineRule="auto"/>
        <w:rPr>
          <w:ins w:id="799" w:author="Tiago Segabinazzi Dotto" w:date="2024-11-05T15:23:00Z" w16du:dateUtc="2024-11-05T15:23:00Z"/>
          <w:b/>
          <w:bCs/>
          <w:color w:val="00B050"/>
        </w:rPr>
      </w:pPr>
      <w:r w:rsidRPr="00F36284">
        <w:rPr>
          <w:b/>
          <w:u w:val="single"/>
          <w:rPrChange w:id="800" w:author="Tiago Segabinazzi Dotto" w:date="2024-11-05T15:23:00Z" w16du:dateUtc="2024-11-05T15:23:00Z">
            <w:rPr>
              <w:u w:val="single"/>
            </w:rPr>
          </w:rPrChange>
        </w:rPr>
        <w:t>Stage 1</w:t>
      </w:r>
      <w:r w:rsidRPr="00F36284">
        <w:rPr>
          <w:b/>
          <w:rPrChange w:id="801" w:author="Tiago Segabinazzi Dotto" w:date="2024-11-05T15:23:00Z" w16du:dateUtc="2024-11-05T15:23:00Z">
            <w:rPr/>
          </w:rPrChange>
        </w:rPr>
        <w:t xml:space="preserve">: </w:t>
      </w:r>
      <w:ins w:id="802" w:author="Tiago Segabinazzi Dotto" w:date="2024-11-05T15:23:00Z" w16du:dateUtc="2024-11-05T15:23:00Z">
        <w:r w:rsidR="00A620EA" w:rsidRPr="00F36284">
          <w:rPr>
            <w:b/>
            <w:bCs/>
            <w:i/>
            <w:iCs/>
          </w:rPr>
          <w:t>mc_call_2.m</w:t>
        </w:r>
      </w:ins>
    </w:p>
    <w:p w14:paraId="61645417" w14:textId="77777777" w:rsidR="00A620EA" w:rsidRDefault="00A620EA" w:rsidP="00A620EA">
      <w:pPr>
        <w:spacing w:line="264" w:lineRule="auto"/>
        <w:rPr>
          <w:ins w:id="803" w:author="Tiago Segabinazzi Dotto" w:date="2024-11-05T15:23:00Z" w16du:dateUtc="2024-11-05T15:23:00Z"/>
        </w:rPr>
      </w:pPr>
    </w:p>
    <w:p w14:paraId="20B5EF13" w14:textId="63CCE665" w:rsidR="00A620EA" w:rsidRDefault="004E5A3D" w:rsidP="00A620EA">
      <w:pPr>
        <w:spacing w:line="264" w:lineRule="auto"/>
        <w:rPr>
          <w:ins w:id="804" w:author="Tiago Segabinazzi Dotto" w:date="2024-11-05T15:23:00Z" w16du:dateUtc="2024-11-05T15:23:00Z"/>
        </w:rPr>
      </w:pPr>
      <w:r>
        <w:t xml:space="preserve">Edit (paths to the data, mooring name, year of the first measurement) and run the script </w:t>
      </w:r>
      <w:proofErr w:type="spellStart"/>
      <w:r w:rsidRPr="00A620EA">
        <w:rPr>
          <w:i/>
          <w:iCs/>
          <w:color w:val="FF0000"/>
        </w:rPr>
        <w:t>osnap</w:t>
      </w:r>
      <w:proofErr w:type="spellEnd"/>
      <w:r w:rsidRPr="00A620EA">
        <w:rPr>
          <w:i/>
          <w:iCs/>
          <w:color w:val="FF0000"/>
        </w:rPr>
        <w:t>/exec/$cruise/stage1/</w:t>
      </w:r>
      <w:proofErr w:type="spellStart"/>
      <w:r w:rsidRPr="00A620EA">
        <w:rPr>
          <w:i/>
          <w:iCs/>
          <w:color w:val="FF0000"/>
        </w:rPr>
        <w:t>microcat</w:t>
      </w:r>
      <w:proofErr w:type="spellEnd"/>
      <w:r w:rsidRPr="00A620EA">
        <w:rPr>
          <w:i/>
          <w:iCs/>
          <w:color w:val="FF0000"/>
        </w:rPr>
        <w:t>/</w:t>
      </w:r>
      <w:commentRangeStart w:id="805"/>
      <w:r w:rsidRPr="00F36284">
        <w:rPr>
          <w:b/>
          <w:i/>
          <w:color w:val="FF0000"/>
          <w:rPrChange w:id="806" w:author="Tiago Segabinazzi Dotto" w:date="2024-11-05T15:23:00Z" w16du:dateUtc="2024-11-05T15:23:00Z">
            <w:rPr>
              <w:i/>
              <w:color w:val="FF0000"/>
            </w:rPr>
          </w:rPrChange>
        </w:rPr>
        <w:t>mc_call_2</w:t>
      </w:r>
      <w:del w:id="807" w:author="Tiago Segabinazzi Dotto" w:date="2024-11-05T15:23:00Z" w16du:dateUtc="2024-11-05T15:23:00Z">
        <w:r w:rsidRPr="00AF39BE">
          <w:rPr>
            <w:i/>
            <w:iCs/>
            <w:color w:val="FF0000"/>
          </w:rPr>
          <w:delText>_$cruise.m</w:delText>
        </w:r>
        <w:r w:rsidRPr="00AF39BE">
          <w:rPr>
            <w:i/>
            <w:iCs/>
          </w:rPr>
          <w:delText xml:space="preserve"> </w:delText>
        </w:r>
        <w:r>
          <w:delText>: convert</w:delText>
        </w:r>
      </w:del>
      <w:ins w:id="808" w:author="Tiago Segabinazzi Dotto" w:date="2024-11-05T15:23:00Z" w16du:dateUtc="2024-11-05T15:23:00Z">
        <w:r w:rsidRPr="00F36284">
          <w:rPr>
            <w:b/>
            <w:bCs/>
            <w:i/>
            <w:iCs/>
            <w:color w:val="FF0000"/>
          </w:rPr>
          <w:t>.m</w:t>
        </w:r>
        <w:r w:rsidR="00A620EA">
          <w:rPr>
            <w:color w:val="000000" w:themeColor="text1"/>
          </w:rPr>
          <w:t>.</w:t>
        </w:r>
        <w:r w:rsidRPr="00A620EA">
          <w:rPr>
            <w:i/>
            <w:iCs/>
          </w:rPr>
          <w:t xml:space="preserve"> </w:t>
        </w:r>
        <w:commentRangeEnd w:id="805"/>
        <w:r w:rsidR="000C3EF7">
          <w:rPr>
            <w:rStyle w:val="CommentReference"/>
          </w:rPr>
          <w:commentReference w:id="805"/>
        </w:r>
        <w:r>
          <w:t xml:space="preserve"> </w:t>
        </w:r>
      </w:ins>
    </w:p>
    <w:p w14:paraId="6D288AF6" w14:textId="77777777" w:rsidR="00A620EA" w:rsidRDefault="00A620EA" w:rsidP="00A620EA">
      <w:pPr>
        <w:spacing w:line="264" w:lineRule="auto"/>
        <w:rPr>
          <w:ins w:id="809" w:author="Tiago Segabinazzi Dotto" w:date="2024-11-05T15:23:00Z" w16du:dateUtc="2024-11-05T15:23:00Z"/>
        </w:rPr>
      </w:pPr>
    </w:p>
    <w:p w14:paraId="777EEA59" w14:textId="46AF8BF4" w:rsidR="00AF39BE" w:rsidRPr="00F36284" w:rsidRDefault="00A620EA" w:rsidP="00F36284">
      <w:pPr>
        <w:spacing w:line="264" w:lineRule="auto"/>
        <w:rPr>
          <w:color w:val="000000" w:themeColor="text1"/>
          <w:rPrChange w:id="810" w:author="Tiago Segabinazzi Dotto" w:date="2024-11-05T15:23:00Z" w16du:dateUtc="2024-11-05T15:23:00Z">
            <w:rPr>
              <w:color w:val="00B050"/>
            </w:rPr>
          </w:rPrChange>
        </w:rPr>
        <w:pPrChange w:id="811" w:author="Tiago Segabinazzi Dotto" w:date="2024-11-05T15:23:00Z" w16du:dateUtc="2024-11-05T15:23:00Z">
          <w:pPr>
            <w:pStyle w:val="ListParagraph"/>
            <w:numPr>
              <w:numId w:val="14"/>
            </w:numPr>
            <w:spacing w:line="264" w:lineRule="auto"/>
            <w:ind w:hanging="360"/>
          </w:pPr>
        </w:pPrChange>
      </w:pPr>
      <w:ins w:id="812" w:author="Tiago Segabinazzi Dotto" w:date="2024-11-05T15:23:00Z" w16du:dateUtc="2024-11-05T15:23:00Z">
        <w:r>
          <w:t xml:space="preserve">The scrip </w:t>
        </w:r>
        <w:r w:rsidRPr="00F36284">
          <w:rPr>
            <w:i/>
            <w:iCs/>
          </w:rPr>
          <w:t>mc_call_2.m</w:t>
        </w:r>
        <w:r>
          <w:t xml:space="preserve"> </w:t>
        </w:r>
        <w:r w:rsidR="004E5A3D">
          <w:t>convert</w:t>
        </w:r>
        <w:r>
          <w:t>s</w:t>
        </w:r>
      </w:ins>
      <w:r w:rsidR="004E5A3D">
        <w:t xml:space="preserve"> the raw data to RDB formatted file </w:t>
      </w:r>
      <w:del w:id="813" w:author="Tiago Segabinazzi Dotto" w:date="2024-11-05T15:23:00Z" w16du:dateUtc="2024-11-05T15:23:00Z">
        <w:r w:rsidR="004E5A3D">
          <w:delText xml:space="preserve">.raw </w:delText>
        </w:r>
      </w:del>
      <w:r w:rsidR="004E5A3D">
        <w:t xml:space="preserve">for an entire mooring. The processed data are stored in </w:t>
      </w:r>
      <w:proofErr w:type="spellStart"/>
      <w:r w:rsidR="004E5A3D" w:rsidRPr="00A620EA">
        <w:rPr>
          <w:i/>
          <w:iCs/>
          <w:color w:val="00B050"/>
        </w:rPr>
        <w:t>osnap</w:t>
      </w:r>
      <w:proofErr w:type="spellEnd"/>
      <w:r w:rsidR="004E5A3D" w:rsidRPr="00A620EA">
        <w:rPr>
          <w:i/>
          <w:iCs/>
          <w:color w:val="00B050"/>
        </w:rPr>
        <w:t>/data/moor/proc/$moor/</w:t>
      </w:r>
      <w:proofErr w:type="spellStart"/>
      <w:r w:rsidR="004E5A3D" w:rsidRPr="00A620EA">
        <w:rPr>
          <w:i/>
          <w:iCs/>
          <w:color w:val="00B050"/>
        </w:rPr>
        <w:t>microcat</w:t>
      </w:r>
      <w:proofErr w:type="spellEnd"/>
      <w:del w:id="814" w:author="Tiago Segabinazzi Dotto" w:date="2024-11-05T15:23:00Z" w16du:dateUtc="2024-11-05T15:23:00Z">
        <w:r w:rsidR="004E5A3D" w:rsidRPr="00AF39BE">
          <w:rPr>
            <w:i/>
            <w:iCs/>
            <w:color w:val="00B050"/>
          </w:rPr>
          <w:delText>/</w:delText>
        </w:r>
      </w:del>
      <w:ins w:id="815" w:author="Tiago Segabinazzi Dotto" w:date="2024-11-05T15:23:00Z" w16du:dateUtc="2024-11-05T15:23:00Z">
        <w:r w:rsidR="004E5A3D" w:rsidRPr="00A620EA">
          <w:rPr>
            <w:i/>
            <w:iCs/>
            <w:color w:val="00B050"/>
          </w:rPr>
          <w:t>/</w:t>
        </w:r>
        <w:r>
          <w:rPr>
            <w:color w:val="000000" w:themeColor="text1"/>
          </w:rPr>
          <w:t>.</w:t>
        </w:r>
      </w:ins>
    </w:p>
    <w:p w14:paraId="4BD7C093" w14:textId="77777777" w:rsidR="00A620EA" w:rsidRPr="00F36284" w:rsidRDefault="00A620EA" w:rsidP="00F36284">
      <w:pPr>
        <w:pStyle w:val="ListParagraph"/>
        <w:spacing w:line="264" w:lineRule="auto"/>
        <w:rPr>
          <w:ins w:id="816" w:author="Tiago Segabinazzi Dotto" w:date="2024-11-05T15:23:00Z" w16du:dateUtc="2024-11-05T15:23:00Z"/>
          <w:color w:val="00B050"/>
        </w:rPr>
      </w:pPr>
    </w:p>
    <w:p w14:paraId="19191CE8" w14:textId="3218E0F5" w:rsidR="00A620EA" w:rsidRPr="00F36284" w:rsidRDefault="004E5A3D" w:rsidP="00A620EA">
      <w:pPr>
        <w:pStyle w:val="ListParagraph"/>
        <w:numPr>
          <w:ilvl w:val="0"/>
          <w:numId w:val="14"/>
        </w:numPr>
        <w:spacing w:line="264" w:lineRule="auto"/>
        <w:rPr>
          <w:ins w:id="817" w:author="Tiago Segabinazzi Dotto" w:date="2024-11-05T15:23:00Z" w16du:dateUtc="2024-11-05T15:23:00Z"/>
          <w:b/>
          <w:bCs/>
          <w:color w:val="00B050"/>
        </w:rPr>
      </w:pPr>
      <w:r w:rsidRPr="00F36284">
        <w:rPr>
          <w:b/>
          <w:u w:val="single"/>
          <w:rPrChange w:id="818" w:author="Tiago Segabinazzi Dotto" w:date="2024-11-05T15:23:00Z" w16du:dateUtc="2024-11-05T15:23:00Z">
            <w:rPr>
              <w:u w:val="single"/>
            </w:rPr>
          </w:rPrChange>
        </w:rPr>
        <w:t>Stage 2</w:t>
      </w:r>
      <w:r w:rsidRPr="00F36284">
        <w:rPr>
          <w:b/>
          <w:rPrChange w:id="819" w:author="Tiago Segabinazzi Dotto" w:date="2024-11-05T15:23:00Z" w16du:dateUtc="2024-11-05T15:23:00Z">
            <w:rPr/>
          </w:rPrChange>
        </w:rPr>
        <w:t xml:space="preserve">: </w:t>
      </w:r>
      <w:ins w:id="820" w:author="Tiago Segabinazzi Dotto" w:date="2024-11-05T15:23:00Z" w16du:dateUtc="2024-11-05T15:23:00Z">
        <w:r w:rsidR="00A620EA" w:rsidRPr="00F36284">
          <w:rPr>
            <w:b/>
            <w:bCs/>
            <w:i/>
            <w:iCs/>
            <w:color w:val="000000" w:themeColor="text1"/>
          </w:rPr>
          <w:t>microcat_raw2use_003_with_ODO.m</w:t>
        </w:r>
      </w:ins>
    </w:p>
    <w:p w14:paraId="76FFFF6F" w14:textId="77777777" w:rsidR="00A620EA" w:rsidRDefault="00A620EA" w:rsidP="00A620EA">
      <w:pPr>
        <w:spacing w:line="264" w:lineRule="auto"/>
        <w:rPr>
          <w:ins w:id="821" w:author="Tiago Segabinazzi Dotto" w:date="2024-11-05T15:23:00Z" w16du:dateUtc="2024-11-05T15:23:00Z"/>
        </w:rPr>
      </w:pPr>
    </w:p>
    <w:p w14:paraId="6F09D1EA" w14:textId="5798F29F" w:rsidR="00A620EA" w:rsidRDefault="004E5A3D" w:rsidP="00A620EA">
      <w:pPr>
        <w:spacing w:line="264" w:lineRule="auto"/>
        <w:rPr>
          <w:ins w:id="822" w:author="Tiago Segabinazzi Dotto" w:date="2024-11-05T15:23:00Z" w16du:dateUtc="2024-11-05T15:23:00Z"/>
          <w:color w:val="FF0000"/>
        </w:rPr>
      </w:pPr>
      <w:r>
        <w:lastRenderedPageBreak/>
        <w:t xml:space="preserve">Check that the deployment time and recovery time are accurate in the corresponding </w:t>
      </w:r>
      <w:r w:rsidRPr="00A620EA">
        <w:rPr>
          <w:i/>
          <w:iCs/>
          <w:color w:val="0070C0"/>
        </w:rPr>
        <w:t>$</w:t>
      </w:r>
      <w:proofErr w:type="spellStart"/>
      <w:r w:rsidRPr="00A620EA">
        <w:rPr>
          <w:i/>
          <w:iCs/>
          <w:color w:val="0070C0"/>
        </w:rPr>
        <w:t>osnap</w:t>
      </w:r>
      <w:proofErr w:type="spellEnd"/>
      <w:r w:rsidRPr="00A620EA">
        <w:rPr>
          <w:i/>
          <w:iCs/>
          <w:color w:val="0070C0"/>
        </w:rPr>
        <w:t xml:space="preserve">/data/moor/proc/$moor/moor_info.dat </w:t>
      </w:r>
      <w:r>
        <w:t xml:space="preserve">file, then edit and run </w:t>
      </w:r>
      <w:proofErr w:type="spellStart"/>
      <w:r w:rsidRPr="00A620EA">
        <w:rPr>
          <w:i/>
          <w:iCs/>
          <w:color w:val="FF0000"/>
        </w:rPr>
        <w:t>osnap</w:t>
      </w:r>
      <w:proofErr w:type="spellEnd"/>
      <w:r w:rsidRPr="00A620EA">
        <w:rPr>
          <w:i/>
          <w:iCs/>
          <w:color w:val="FF0000"/>
        </w:rPr>
        <w:t>/exec/$cruise/ stage2/</w:t>
      </w:r>
      <w:proofErr w:type="spellStart"/>
      <w:r w:rsidRPr="00A620EA">
        <w:rPr>
          <w:i/>
          <w:iCs/>
          <w:color w:val="FF0000"/>
        </w:rPr>
        <w:t>microcat</w:t>
      </w:r>
      <w:proofErr w:type="spellEnd"/>
      <w:r w:rsidRPr="00A620EA">
        <w:rPr>
          <w:i/>
          <w:iCs/>
          <w:color w:val="FF0000"/>
        </w:rPr>
        <w:t>/</w:t>
      </w:r>
      <w:r w:rsidRPr="00F36284">
        <w:rPr>
          <w:b/>
          <w:i/>
          <w:color w:val="FF0000"/>
          <w:rPrChange w:id="823" w:author="Tiago Segabinazzi Dotto" w:date="2024-11-05T15:23:00Z" w16du:dateUtc="2024-11-05T15:23:00Z">
            <w:rPr>
              <w:i/>
              <w:color w:val="FF0000"/>
            </w:rPr>
          </w:rPrChange>
        </w:rPr>
        <w:t>microcat_raw2use_003_with_ODO.m</w:t>
      </w:r>
      <w:del w:id="824" w:author="Tiago Segabinazzi Dotto" w:date="2024-11-05T15:23:00Z" w16du:dateUtc="2024-11-05T15:23:00Z">
        <w:r w:rsidRPr="00AF39BE">
          <w:rPr>
            <w:i/>
            <w:iCs/>
            <w:color w:val="FF0000"/>
          </w:rPr>
          <w:delText xml:space="preserve"> </w:delText>
        </w:r>
        <w:r w:rsidRPr="00AF39BE">
          <w:rPr>
            <w:color w:val="FF0000"/>
          </w:rPr>
          <w:delText xml:space="preserve">. </w:delText>
        </w:r>
        <w:r>
          <w:delText>This</w:delText>
        </w:r>
      </w:del>
      <w:ins w:id="825" w:author="Tiago Segabinazzi Dotto" w:date="2024-11-05T15:23:00Z" w16du:dateUtc="2024-11-05T15:23:00Z">
        <w:r w:rsidRPr="00F36284">
          <w:rPr>
            <w:color w:val="000000" w:themeColor="text1"/>
          </w:rPr>
          <w:t>.</w:t>
        </w:r>
        <w:r w:rsidRPr="00A620EA">
          <w:rPr>
            <w:color w:val="FF0000"/>
          </w:rPr>
          <w:t xml:space="preserve"> </w:t>
        </w:r>
      </w:ins>
    </w:p>
    <w:p w14:paraId="40BB495B" w14:textId="77777777" w:rsidR="00A620EA" w:rsidRDefault="00A620EA" w:rsidP="00A620EA">
      <w:pPr>
        <w:spacing w:line="264" w:lineRule="auto"/>
        <w:rPr>
          <w:ins w:id="826" w:author="Tiago Segabinazzi Dotto" w:date="2024-11-05T15:23:00Z" w16du:dateUtc="2024-11-05T15:23:00Z"/>
          <w:color w:val="FF0000"/>
        </w:rPr>
      </w:pPr>
    </w:p>
    <w:p w14:paraId="6656D654" w14:textId="47A20C22" w:rsidR="008648F4" w:rsidRPr="00A620EA" w:rsidRDefault="00A620EA" w:rsidP="00F36284">
      <w:pPr>
        <w:spacing w:line="264" w:lineRule="auto"/>
        <w:rPr>
          <w:color w:val="00B050"/>
        </w:rPr>
        <w:pPrChange w:id="827" w:author="Tiago Segabinazzi Dotto" w:date="2024-11-05T15:23:00Z" w16du:dateUtc="2024-11-05T15:23:00Z">
          <w:pPr>
            <w:pStyle w:val="ListParagraph"/>
            <w:numPr>
              <w:numId w:val="14"/>
            </w:numPr>
            <w:spacing w:line="264" w:lineRule="auto"/>
            <w:ind w:hanging="360"/>
          </w:pPr>
        </w:pPrChange>
      </w:pPr>
      <w:ins w:id="828" w:author="Tiago Segabinazzi Dotto" w:date="2024-11-05T15:23:00Z" w16du:dateUtc="2024-11-05T15:23:00Z">
        <w:r>
          <w:rPr>
            <w:color w:val="FF0000"/>
          </w:rPr>
          <w:t>The</w:t>
        </w:r>
      </w:ins>
      <w:r>
        <w:rPr>
          <w:color w:val="FF0000"/>
          <w:rPrChange w:id="829" w:author="Tiago Segabinazzi Dotto" w:date="2024-11-05T15:23:00Z" w16du:dateUtc="2024-11-05T15:23:00Z">
            <w:rPr/>
          </w:rPrChange>
        </w:rPr>
        <w:t xml:space="preserve"> script</w:t>
      </w:r>
      <w:ins w:id="830" w:author="Tiago Segabinazzi Dotto" w:date="2024-11-05T15:23:00Z" w16du:dateUtc="2024-11-05T15:23:00Z">
        <w:r>
          <w:rPr>
            <w:color w:val="FF0000"/>
          </w:rPr>
          <w:t xml:space="preserve"> </w:t>
        </w:r>
        <w:r w:rsidRPr="00F36284">
          <w:rPr>
            <w:i/>
            <w:iCs/>
            <w:color w:val="000000" w:themeColor="text1"/>
          </w:rPr>
          <w:t>microcat_raw2use_003_with_ODO.m</w:t>
        </w:r>
      </w:ins>
      <w:r w:rsidRPr="00F36284">
        <w:rPr>
          <w:color w:val="000000" w:themeColor="text1"/>
          <w:rPrChange w:id="831" w:author="Tiago Segabinazzi Dotto" w:date="2024-11-05T15:23:00Z" w16du:dateUtc="2024-11-05T15:23:00Z">
            <w:rPr/>
          </w:rPrChange>
        </w:rPr>
        <w:t xml:space="preserve"> </w:t>
      </w:r>
      <w:r w:rsidR="004E5A3D">
        <w:t xml:space="preserve">generates </w:t>
      </w:r>
      <w:r w:rsidR="004E5A3D" w:rsidRPr="00A620EA">
        <w:rPr>
          <w:i/>
          <w:iCs/>
        </w:rPr>
        <w:t>.use</w:t>
      </w:r>
      <w:r w:rsidR="004E5A3D">
        <w:t xml:space="preserve"> files</w:t>
      </w:r>
      <w:del w:id="832" w:author="Tiago Segabinazzi Dotto" w:date="2024-11-05T15:23:00Z" w16du:dateUtc="2024-11-05T15:23:00Z">
        <w:r w:rsidR="004E5A3D">
          <w:delText xml:space="preserve"> (</w:delText>
        </w:r>
      </w:del>
      <w:ins w:id="833" w:author="Tiago Segabinazzi Dotto" w:date="2024-11-05T15:23:00Z" w16du:dateUtc="2024-11-05T15:23:00Z">
        <w:r>
          <w:t>,</w:t>
        </w:r>
        <w:r w:rsidR="004E5A3D">
          <w:t xml:space="preserve"> </w:t>
        </w:r>
        <w:r>
          <w:t xml:space="preserve">with </w:t>
        </w:r>
      </w:ins>
      <w:r w:rsidR="004E5A3D">
        <w:t xml:space="preserve">launching and recovery </w:t>
      </w:r>
      <w:del w:id="834" w:author="Tiago Segabinazzi Dotto" w:date="2024-11-05T15:23:00Z" w16du:dateUtc="2024-11-05T15:23:00Z">
        <w:r w:rsidR="004E5A3D">
          <w:delText>period</w:delText>
        </w:r>
      </w:del>
      <w:ins w:id="835" w:author="Tiago Segabinazzi Dotto" w:date="2024-11-05T15:23:00Z" w16du:dateUtc="2024-11-05T15:23:00Z">
        <w:r w:rsidR="004E5A3D">
          <w:t>period</w:t>
        </w:r>
        <w:r>
          <w:t>s</w:t>
        </w:r>
      </w:ins>
      <w:r w:rsidR="004E5A3D">
        <w:t xml:space="preserve"> removed</w:t>
      </w:r>
      <w:del w:id="836" w:author="Tiago Segabinazzi Dotto" w:date="2024-11-05T15:23:00Z" w16du:dateUtc="2024-11-05T15:23:00Z">
        <w:r w:rsidR="004E5A3D">
          <w:delText>)</w:delText>
        </w:r>
      </w:del>
      <w:ins w:id="837" w:author="Tiago Segabinazzi Dotto" w:date="2024-11-05T15:23:00Z" w16du:dateUtc="2024-11-05T15:23:00Z">
        <w:r>
          <w:t>,</w:t>
        </w:r>
      </w:ins>
      <w:r>
        <w:t xml:space="preserve"> </w:t>
      </w:r>
      <w:r w:rsidR="004E5A3D" w:rsidRPr="00A620EA">
        <w:rPr>
          <w:color w:val="00B050"/>
        </w:rPr>
        <w:t xml:space="preserve">in </w:t>
      </w:r>
      <w:proofErr w:type="spellStart"/>
      <w:r w:rsidR="004E5A3D" w:rsidRPr="00A620EA">
        <w:rPr>
          <w:i/>
          <w:iCs/>
          <w:color w:val="00B050"/>
        </w:rPr>
        <w:t>osnap</w:t>
      </w:r>
      <w:proofErr w:type="spellEnd"/>
      <w:r w:rsidR="004E5A3D" w:rsidRPr="00A620EA">
        <w:rPr>
          <w:i/>
          <w:iCs/>
          <w:color w:val="00B050"/>
        </w:rPr>
        <w:t>/data/moor/proc/$moor/</w:t>
      </w:r>
      <w:proofErr w:type="spellStart"/>
      <w:r w:rsidR="004E5A3D" w:rsidRPr="00A620EA">
        <w:rPr>
          <w:i/>
          <w:iCs/>
          <w:color w:val="00B050"/>
        </w:rPr>
        <w:t>microcat</w:t>
      </w:r>
      <w:proofErr w:type="spellEnd"/>
      <w:del w:id="838" w:author="Tiago Segabinazzi Dotto" w:date="2024-11-05T15:23:00Z" w16du:dateUtc="2024-11-05T15:23:00Z">
        <w:r w:rsidR="004E5A3D" w:rsidRPr="00AF39BE">
          <w:rPr>
            <w:i/>
            <w:iCs/>
            <w:color w:val="00B050"/>
          </w:rPr>
          <w:delText>/</w:delText>
        </w:r>
        <w:r w:rsidR="004E5A3D" w:rsidRPr="00AF39BE">
          <w:rPr>
            <w:color w:val="00B050"/>
          </w:rPr>
          <w:delText xml:space="preserve"> </w:delText>
        </w:r>
        <w:r w:rsidR="004E5A3D">
          <w:delText>.</w:delText>
        </w:r>
      </w:del>
      <w:ins w:id="839" w:author="Tiago Segabinazzi Dotto" w:date="2024-11-05T15:23:00Z" w16du:dateUtc="2024-11-05T15:23:00Z">
        <w:r w:rsidR="004E5A3D" w:rsidRPr="00A620EA">
          <w:rPr>
            <w:i/>
            <w:iCs/>
            <w:color w:val="00B050"/>
          </w:rPr>
          <w:t>/</w:t>
        </w:r>
        <w:r w:rsidR="004E5A3D">
          <w:t>.</w:t>
        </w:r>
      </w:ins>
      <w:r w:rsidR="004E5A3D">
        <w:t xml:space="preserve"> The script also creates data overview sheet including basic statistics, and produces summary plots, including 2-day low-pass plots.</w:t>
      </w:r>
      <w:bookmarkStart w:id="840" w:name="_Toc108243095"/>
      <w:r w:rsidR="008648F4">
        <w:br w:type="page"/>
      </w:r>
    </w:p>
    <w:p w14:paraId="05E68173" w14:textId="5C7C3389" w:rsidR="004E5A3D" w:rsidRDefault="004E5A3D" w:rsidP="008648F4">
      <w:pPr>
        <w:pStyle w:val="Heading2"/>
      </w:pPr>
      <w:r>
        <w:lastRenderedPageBreak/>
        <w:t xml:space="preserve">Lowered </w:t>
      </w:r>
      <w:proofErr w:type="spellStart"/>
      <w:r>
        <w:t>microcat</w:t>
      </w:r>
      <w:proofErr w:type="spellEnd"/>
      <w:r>
        <w:t xml:space="preserve"> processing after the shipboard calibration casts</w:t>
      </w:r>
      <w:bookmarkEnd w:id="840"/>
    </w:p>
    <w:p w14:paraId="3B30EDDE" w14:textId="77777777" w:rsidR="00A620EA" w:rsidRDefault="00A620EA" w:rsidP="004E5A3D">
      <w:pPr>
        <w:pStyle w:val="BodyText"/>
        <w:spacing w:line="264" w:lineRule="auto"/>
        <w:rPr>
          <w:ins w:id="841" w:author="Tiago Segabinazzi Dotto" w:date="2024-11-05T15:23:00Z" w16du:dateUtc="2024-11-05T15:23:00Z"/>
          <w:highlight w:val="white"/>
        </w:rPr>
      </w:pPr>
    </w:p>
    <w:p w14:paraId="07B94DD1" w14:textId="5CB78F8D" w:rsidR="00AF39BE" w:rsidRDefault="004E5A3D" w:rsidP="004E5A3D">
      <w:pPr>
        <w:pStyle w:val="BodyText"/>
        <w:spacing w:line="264" w:lineRule="auto"/>
        <w:rPr>
          <w:highlight w:val="white"/>
        </w:rPr>
      </w:pPr>
      <w:r>
        <w:rPr>
          <w:highlight w:val="white"/>
        </w:rPr>
        <w:t xml:space="preserve">The script </w:t>
      </w:r>
      <w:proofErr w:type="spellStart"/>
      <w:r w:rsidRPr="00987031">
        <w:rPr>
          <w:i/>
          <w:iCs/>
          <w:color w:val="FF0000"/>
          <w:highlight w:val="white"/>
        </w:rPr>
        <w:t>osnap</w:t>
      </w:r>
      <w:proofErr w:type="spellEnd"/>
      <w:r w:rsidRPr="00987031">
        <w:rPr>
          <w:i/>
          <w:iCs/>
          <w:color w:val="FF0000"/>
          <w:highlight w:val="white"/>
        </w:rPr>
        <w:t>/</w:t>
      </w:r>
      <w:r w:rsidRPr="00987031">
        <w:rPr>
          <w:i/>
          <w:iCs/>
          <w:color w:val="FF0000"/>
        </w:rPr>
        <w:t>exec/</w:t>
      </w:r>
      <w:r w:rsidRPr="00A30E43">
        <w:rPr>
          <w:i/>
          <w:iCs/>
          <w:color w:val="FF0000"/>
        </w:rPr>
        <w:t>$cruise</w:t>
      </w:r>
      <w:r w:rsidRPr="00987031">
        <w:rPr>
          <w:i/>
          <w:iCs/>
          <w:color w:val="FF0000"/>
        </w:rPr>
        <w:t>/stage1/</w:t>
      </w:r>
      <w:proofErr w:type="spellStart"/>
      <w:r w:rsidRPr="00987031">
        <w:rPr>
          <w:i/>
          <w:iCs/>
          <w:color w:val="FF0000"/>
        </w:rPr>
        <w:t>microcat</w:t>
      </w:r>
      <w:proofErr w:type="spellEnd"/>
      <w:r w:rsidRPr="00987031">
        <w:rPr>
          <w:i/>
          <w:iCs/>
          <w:color w:val="FF0000"/>
          <w:highlight w:val="white"/>
        </w:rPr>
        <w:t>/</w:t>
      </w:r>
      <w:commentRangeStart w:id="842"/>
      <w:proofErr w:type="spellStart"/>
      <w:r w:rsidRPr="00F36284">
        <w:rPr>
          <w:b/>
          <w:i/>
          <w:color w:val="FF0000"/>
          <w:highlight w:val="white"/>
          <w:rPrChange w:id="843" w:author="Tiago Segabinazzi Dotto" w:date="2024-11-05T15:23:00Z" w16du:dateUtc="2024-11-05T15:23:00Z">
            <w:rPr>
              <w:i/>
              <w:color w:val="FF0000"/>
              <w:highlight w:val="white"/>
            </w:rPr>
          </w:rPrChange>
        </w:rPr>
        <w:t>mc_call_caldip</w:t>
      </w:r>
      <w:del w:id="844" w:author="Tiago Segabinazzi Dotto" w:date="2024-11-05T15:23:00Z" w16du:dateUtc="2024-11-05T15:23:00Z">
        <w:r w:rsidRPr="00987031">
          <w:rPr>
            <w:i/>
            <w:iCs/>
            <w:color w:val="FF0000"/>
            <w:highlight w:val="white"/>
          </w:rPr>
          <w:delText>_v4b</w:delText>
        </w:r>
      </w:del>
      <w:r w:rsidRPr="00987031">
        <w:rPr>
          <w:i/>
          <w:iCs/>
          <w:color w:val="FF0000"/>
          <w:highlight w:val="white"/>
        </w:rPr>
        <w:t>.m</w:t>
      </w:r>
      <w:proofErr w:type="spellEnd"/>
      <w:r w:rsidRPr="00987031">
        <w:rPr>
          <w:i/>
          <w:iCs/>
          <w:color w:val="FF0000"/>
          <w:highlight w:val="white"/>
        </w:rPr>
        <w:t xml:space="preserve"> </w:t>
      </w:r>
      <w:commentRangeEnd w:id="842"/>
      <w:r w:rsidR="00B41C4F">
        <w:rPr>
          <w:rStyle w:val="CommentReference"/>
          <w:rFonts w:cs="Mangal"/>
        </w:rPr>
        <w:commentReference w:id="842"/>
      </w:r>
      <w:r>
        <w:rPr>
          <w:highlight w:val="white"/>
        </w:rPr>
        <w:t>loads:</w:t>
      </w:r>
    </w:p>
    <w:p w14:paraId="2DB66F8B" w14:textId="77777777" w:rsidR="00E811A2" w:rsidRDefault="00E811A2" w:rsidP="004E5A3D">
      <w:pPr>
        <w:pStyle w:val="BodyText"/>
        <w:spacing w:line="264" w:lineRule="auto"/>
        <w:rPr>
          <w:ins w:id="845" w:author="Tiago Segabinazzi Dotto" w:date="2024-11-05T15:23:00Z" w16du:dateUtc="2024-11-05T15:23:00Z"/>
          <w:highlight w:val="white"/>
        </w:rPr>
      </w:pPr>
    </w:p>
    <w:p w14:paraId="06A1C446" w14:textId="090AEDB1" w:rsidR="00AF39BE" w:rsidRPr="00AF39BE" w:rsidRDefault="00AF39BE" w:rsidP="00AF39BE">
      <w:pPr>
        <w:pStyle w:val="BodyText"/>
        <w:numPr>
          <w:ilvl w:val="0"/>
          <w:numId w:val="12"/>
        </w:numPr>
        <w:spacing w:line="264" w:lineRule="auto"/>
        <w:jc w:val="left"/>
        <w:rPr>
          <w:highlight w:val="white"/>
        </w:rPr>
      </w:pPr>
      <w:r>
        <w:rPr>
          <w:highlight w:val="white"/>
        </w:rPr>
        <w:t>T</w:t>
      </w:r>
      <w:r w:rsidR="004E5A3D">
        <w:rPr>
          <w:highlight w:val="white"/>
        </w:rPr>
        <w:t xml:space="preserve">he raw </w:t>
      </w:r>
      <w:proofErr w:type="spellStart"/>
      <w:r w:rsidR="004E5A3D">
        <w:rPr>
          <w:highlight w:val="white"/>
        </w:rPr>
        <w:t>microcat</w:t>
      </w:r>
      <w:proofErr w:type="spellEnd"/>
      <w:r w:rsidR="004E5A3D">
        <w:rPr>
          <w:highlight w:val="white"/>
        </w:rPr>
        <w:t xml:space="preserve"> data located in </w:t>
      </w:r>
      <w:proofErr w:type="spellStart"/>
      <w:r w:rsidR="004E5A3D" w:rsidRPr="00987031">
        <w:rPr>
          <w:i/>
          <w:iCs/>
          <w:color w:val="0070C0"/>
          <w:highlight w:val="white"/>
        </w:rPr>
        <w:t>osnap</w:t>
      </w:r>
      <w:proofErr w:type="spellEnd"/>
      <w:r w:rsidR="004E5A3D" w:rsidRPr="00987031">
        <w:rPr>
          <w:i/>
          <w:iCs/>
          <w:color w:val="0070C0"/>
          <w:highlight w:val="white"/>
        </w:rPr>
        <w:t>/data/moor/raw/$cruise/</w:t>
      </w:r>
      <w:proofErr w:type="spellStart"/>
      <w:r w:rsidR="004E5A3D" w:rsidRPr="00987031">
        <w:rPr>
          <w:i/>
          <w:iCs/>
          <w:color w:val="0070C0"/>
          <w:highlight w:val="white"/>
        </w:rPr>
        <w:t>microcat_cal_dip</w:t>
      </w:r>
      <w:proofErr w:type="spellEnd"/>
      <w:r w:rsidR="004E5A3D" w:rsidRPr="00987031">
        <w:rPr>
          <w:i/>
          <w:iCs/>
          <w:color w:val="0070C0"/>
          <w:highlight w:val="white"/>
        </w:rPr>
        <w:t>/$</w:t>
      </w:r>
      <w:proofErr w:type="spellStart"/>
      <w:r w:rsidR="004E5A3D" w:rsidRPr="00987031">
        <w:rPr>
          <w:i/>
          <w:iCs/>
          <w:color w:val="0070C0"/>
          <w:highlight w:val="white"/>
        </w:rPr>
        <w:t>castnber</w:t>
      </w:r>
      <w:proofErr w:type="spellEnd"/>
      <w:r w:rsidR="004E5A3D" w:rsidRPr="00987031">
        <w:rPr>
          <w:i/>
          <w:iCs/>
          <w:color w:val="0070C0"/>
          <w:highlight w:val="white"/>
        </w:rPr>
        <w:t>/</w:t>
      </w:r>
      <w:r w:rsidR="004E5A3D">
        <w:rPr>
          <w:i/>
          <w:iCs/>
          <w:highlight w:val="white"/>
        </w:rPr>
        <w:t xml:space="preserve"> </w:t>
      </w:r>
      <w:del w:id="846" w:author="Tiago Segabinazzi Dotto" w:date="2024-11-05T15:23:00Z" w16du:dateUtc="2024-11-05T15:23:00Z">
        <w:r w:rsidR="004E5A3D" w:rsidRPr="00BB7439">
          <w:rPr>
            <w:iCs/>
            <w:highlight w:val="white"/>
          </w:rPr>
          <w:delText>,</w:delText>
        </w:r>
      </w:del>
    </w:p>
    <w:p w14:paraId="5C1B6ED6" w14:textId="7412D0E6" w:rsidR="00AF39BE" w:rsidRDefault="00AF39BE" w:rsidP="00AF39BE">
      <w:pPr>
        <w:pStyle w:val="BodyText"/>
        <w:numPr>
          <w:ilvl w:val="0"/>
          <w:numId w:val="12"/>
        </w:numPr>
        <w:spacing w:line="264" w:lineRule="auto"/>
        <w:jc w:val="left"/>
        <w:rPr>
          <w:highlight w:val="white"/>
        </w:rPr>
      </w:pPr>
      <w:r>
        <w:rPr>
          <w:highlight w:val="white"/>
        </w:rPr>
        <w:t>T</w:t>
      </w:r>
      <w:r w:rsidR="004E5A3D">
        <w:rPr>
          <w:highlight w:val="white"/>
        </w:rPr>
        <w:t xml:space="preserve">he shipboard CTD data </w:t>
      </w:r>
      <w:r w:rsidR="004E5A3D">
        <w:rPr>
          <w:i/>
          <w:iCs/>
          <w:highlight w:val="white"/>
        </w:rPr>
        <w:t xml:space="preserve">(if new calibrated </w:t>
      </w:r>
      <w:del w:id="847" w:author="Tiago Segabinazzi Dotto" w:date="2024-11-05T15:23:00Z" w16du:dateUtc="2024-11-05T15:23:00Z">
        <w:r w:rsidR="004E5A3D">
          <w:rPr>
            <w:i/>
            <w:iCs/>
            <w:highlight w:val="white"/>
          </w:rPr>
          <w:delText>ctd</w:delText>
        </w:r>
      </w:del>
      <w:ins w:id="848" w:author="Tiago Segabinazzi Dotto" w:date="2024-11-05T15:23:00Z" w16du:dateUtc="2024-11-05T15:23:00Z">
        <w:r w:rsidR="00A620EA">
          <w:rPr>
            <w:i/>
            <w:iCs/>
            <w:highlight w:val="white"/>
          </w:rPr>
          <w:t>CTD</w:t>
        </w:r>
      </w:ins>
      <w:r w:rsidR="00A620EA">
        <w:rPr>
          <w:i/>
          <w:iCs/>
          <w:highlight w:val="white"/>
        </w:rPr>
        <w:t xml:space="preserve"> </w:t>
      </w:r>
      <w:r w:rsidR="004E5A3D">
        <w:rPr>
          <w:i/>
          <w:iCs/>
          <w:highlight w:val="white"/>
        </w:rPr>
        <w:t xml:space="preserve">files are available after the cruise, the *_raw.nc and *_psal.nc </w:t>
      </w:r>
      <w:proofErr w:type="gramStart"/>
      <w:r w:rsidR="004E5A3D">
        <w:rPr>
          <w:i/>
          <w:iCs/>
          <w:highlight w:val="white"/>
        </w:rPr>
        <w:t>have to</w:t>
      </w:r>
      <w:proofErr w:type="gramEnd"/>
      <w:r w:rsidR="004E5A3D">
        <w:rPr>
          <w:i/>
          <w:iCs/>
          <w:highlight w:val="white"/>
        </w:rPr>
        <w:t xml:space="preserve"> be replaced) </w:t>
      </w:r>
      <w:del w:id="849" w:author="Tiago Segabinazzi Dotto" w:date="2024-11-05T15:23:00Z" w16du:dateUtc="2024-11-05T15:23:00Z">
        <w:r w:rsidR="004E5A3D">
          <w:rPr>
            <w:i/>
            <w:iCs/>
            <w:highlight w:val="white"/>
          </w:rPr>
          <w:delText xml:space="preserve"> </w:delText>
        </w:r>
      </w:del>
      <w:r w:rsidR="004E5A3D">
        <w:rPr>
          <w:highlight w:val="white"/>
        </w:rPr>
        <w:t xml:space="preserve">files for the </w:t>
      </w:r>
      <w:r w:rsidR="004E5A3D">
        <w:rPr>
          <w:i/>
          <w:iCs/>
          <w:highlight w:val="white"/>
        </w:rPr>
        <w:t>$</w:t>
      </w:r>
      <w:proofErr w:type="spellStart"/>
      <w:r w:rsidR="004E5A3D">
        <w:rPr>
          <w:i/>
          <w:iCs/>
          <w:highlight w:val="white"/>
        </w:rPr>
        <w:t>castnber</w:t>
      </w:r>
      <w:proofErr w:type="spellEnd"/>
      <w:r w:rsidR="004E5A3D">
        <w:rPr>
          <w:highlight w:val="white"/>
        </w:rPr>
        <w:t xml:space="preserve"> (</w:t>
      </w:r>
      <w:del w:id="850" w:author="Tiago Segabinazzi Dotto" w:date="2024-11-05T15:23:00Z" w16du:dateUtc="2024-11-05T15:23:00Z">
        <w:r w:rsidR="004E5A3D">
          <w:rPr>
            <w:highlight w:val="white"/>
          </w:rPr>
          <w:delText xml:space="preserve"> </w:delText>
        </w:r>
      </w:del>
      <w:r w:rsidR="004E5A3D">
        <w:rPr>
          <w:highlight w:val="white"/>
        </w:rPr>
        <w:t xml:space="preserve">in </w:t>
      </w:r>
      <w:proofErr w:type="spellStart"/>
      <w:r w:rsidR="004E5A3D" w:rsidRPr="00987031">
        <w:rPr>
          <w:i/>
          <w:iCs/>
          <w:color w:val="0070C0"/>
          <w:highlight w:val="white"/>
        </w:rPr>
        <w:t>osnap</w:t>
      </w:r>
      <w:proofErr w:type="spellEnd"/>
      <w:r w:rsidR="004E5A3D" w:rsidRPr="00987031">
        <w:rPr>
          <w:i/>
          <w:iCs/>
          <w:color w:val="0070C0"/>
          <w:highlight w:val="white"/>
        </w:rPr>
        <w:t>/data/$cruise/</w:t>
      </w:r>
      <w:r w:rsidR="004E5A3D">
        <w:rPr>
          <w:i/>
          <w:iCs/>
          <w:highlight w:val="white"/>
        </w:rPr>
        <w:t>)</w:t>
      </w:r>
    </w:p>
    <w:p w14:paraId="7700BFD0" w14:textId="4AA290F4" w:rsidR="004E5A3D" w:rsidRDefault="00AF39BE" w:rsidP="00AF39BE">
      <w:pPr>
        <w:pStyle w:val="BodyText"/>
        <w:numPr>
          <w:ilvl w:val="0"/>
          <w:numId w:val="12"/>
        </w:numPr>
        <w:spacing w:line="264" w:lineRule="auto"/>
        <w:jc w:val="left"/>
        <w:rPr>
          <w:highlight w:val="white"/>
        </w:rPr>
      </w:pPr>
      <w:r>
        <w:rPr>
          <w:highlight w:val="white"/>
        </w:rPr>
        <w:t>T</w:t>
      </w:r>
      <w:r w:rsidR="004E5A3D">
        <w:rPr>
          <w:highlight w:val="white"/>
        </w:rPr>
        <w:t xml:space="preserve">he </w:t>
      </w:r>
      <w:proofErr w:type="spellStart"/>
      <w:r w:rsidR="004E5A3D" w:rsidRPr="00F36284">
        <w:rPr>
          <w:i/>
          <w:highlight w:val="white"/>
          <w:rPrChange w:id="851" w:author="Tiago Segabinazzi Dotto" w:date="2024-11-05T15:23:00Z" w16du:dateUtc="2024-11-05T15:23:00Z">
            <w:rPr>
              <w:highlight w:val="white"/>
            </w:rPr>
          </w:rPrChange>
        </w:rPr>
        <w:t>caldip</w:t>
      </w:r>
      <w:proofErr w:type="spellEnd"/>
      <w:r w:rsidR="004E5A3D">
        <w:rPr>
          <w:highlight w:val="white"/>
        </w:rPr>
        <w:t xml:space="preserve"> metadata file </w:t>
      </w:r>
      <w:commentRangeStart w:id="852"/>
      <w:r w:rsidR="004E5A3D">
        <w:rPr>
          <w:i/>
          <w:iCs/>
          <w:highlight w:val="white"/>
        </w:rPr>
        <w:t>castnnninfo.dat</w:t>
      </w:r>
      <w:commentRangeEnd w:id="852"/>
      <w:r w:rsidR="00A620EA">
        <w:rPr>
          <w:rStyle w:val="CommentReference"/>
          <w:rFonts w:cs="Mangal"/>
        </w:rPr>
        <w:commentReference w:id="852"/>
      </w:r>
      <w:r w:rsidR="004E5A3D">
        <w:rPr>
          <w:highlight w:val="white"/>
        </w:rPr>
        <w:t xml:space="preserve"> file located in</w:t>
      </w:r>
      <w:r w:rsidR="004E5A3D">
        <w:rPr>
          <w:i/>
          <w:iCs/>
          <w:highlight w:val="white"/>
        </w:rPr>
        <w:t xml:space="preserve"> </w:t>
      </w:r>
      <w:proofErr w:type="spellStart"/>
      <w:r w:rsidR="004E5A3D" w:rsidRPr="00987031">
        <w:rPr>
          <w:i/>
          <w:iCs/>
          <w:color w:val="0070C0"/>
          <w:highlight w:val="white"/>
        </w:rPr>
        <w:t>osnap</w:t>
      </w:r>
      <w:proofErr w:type="spellEnd"/>
      <w:r w:rsidR="004E5A3D" w:rsidRPr="00987031">
        <w:rPr>
          <w:i/>
          <w:iCs/>
          <w:color w:val="0070C0"/>
          <w:highlight w:val="white"/>
        </w:rPr>
        <w:t>/data/moor/</w:t>
      </w:r>
      <w:proofErr w:type="spellStart"/>
      <w:r w:rsidR="004E5A3D" w:rsidRPr="00987031">
        <w:rPr>
          <w:i/>
          <w:iCs/>
          <w:color w:val="0070C0"/>
          <w:highlight w:val="white"/>
        </w:rPr>
        <w:t>proc_calib</w:t>
      </w:r>
      <w:proofErr w:type="spellEnd"/>
      <w:r w:rsidR="004E5A3D" w:rsidRPr="00987031">
        <w:rPr>
          <w:i/>
          <w:iCs/>
          <w:color w:val="0070C0"/>
          <w:highlight w:val="white"/>
        </w:rPr>
        <w:t>/$cruise/</w:t>
      </w:r>
      <w:proofErr w:type="spellStart"/>
      <w:r w:rsidR="004E5A3D" w:rsidRPr="00987031">
        <w:rPr>
          <w:i/>
          <w:iCs/>
          <w:color w:val="0070C0"/>
          <w:highlight w:val="white"/>
        </w:rPr>
        <w:t>cal_dip</w:t>
      </w:r>
      <w:proofErr w:type="spellEnd"/>
      <w:r w:rsidR="004E5A3D" w:rsidRPr="00987031">
        <w:rPr>
          <w:i/>
          <w:iCs/>
          <w:color w:val="0070C0"/>
          <w:highlight w:val="white"/>
        </w:rPr>
        <w:t>/</w:t>
      </w:r>
      <w:r w:rsidR="004E5A3D" w:rsidRPr="00987031">
        <w:rPr>
          <w:color w:val="0070C0"/>
          <w:highlight w:val="white"/>
        </w:rPr>
        <w:t>.</w:t>
      </w:r>
      <w:r w:rsidR="004E5A3D">
        <w:rPr>
          <w:highlight w:val="white"/>
        </w:rPr>
        <w:t xml:space="preserve"> </w:t>
      </w:r>
    </w:p>
    <w:p w14:paraId="76634151" w14:textId="77777777" w:rsidR="00A620EA" w:rsidRDefault="00A620EA" w:rsidP="004E5A3D">
      <w:pPr>
        <w:pStyle w:val="BodyText"/>
        <w:spacing w:line="264" w:lineRule="auto"/>
        <w:rPr>
          <w:ins w:id="853" w:author="Tiago Segabinazzi Dotto" w:date="2024-11-05T15:23:00Z" w16du:dateUtc="2024-11-05T15:23:00Z"/>
          <w:highlight w:val="white"/>
        </w:rPr>
      </w:pPr>
    </w:p>
    <w:p w14:paraId="5F55E117" w14:textId="34AD6357" w:rsidR="00AF39BE" w:rsidRDefault="004E5A3D" w:rsidP="004E5A3D">
      <w:pPr>
        <w:pStyle w:val="BodyText"/>
        <w:spacing w:line="264" w:lineRule="auto"/>
        <w:rPr>
          <w:highlight w:val="white"/>
        </w:rPr>
      </w:pPr>
      <w:r>
        <w:rPr>
          <w:highlight w:val="white"/>
        </w:rPr>
        <w:t xml:space="preserve">The script writes </w:t>
      </w:r>
      <w:del w:id="854" w:author="Tiago Segabinazzi Dotto" w:date="2024-11-05T15:23:00Z" w16du:dateUtc="2024-11-05T15:23:00Z">
        <w:r>
          <w:rPr>
            <w:highlight w:val="white"/>
          </w:rPr>
          <w:delText>to</w:delText>
        </w:r>
      </w:del>
      <w:ins w:id="855" w:author="Tiago Segabinazzi Dotto" w:date="2024-11-05T15:23:00Z" w16du:dateUtc="2024-11-05T15:23:00Z">
        <w:r w:rsidR="00A620EA">
          <w:rPr>
            <w:highlight w:val="white"/>
          </w:rPr>
          <w:t>in</w:t>
        </w:r>
        <w:r>
          <w:rPr>
            <w:highlight w:val="white"/>
          </w:rPr>
          <w:t>to</w:t>
        </w:r>
      </w:ins>
      <w:r>
        <w:rPr>
          <w:highlight w:val="white"/>
        </w:rPr>
        <w:t xml:space="preserve"> a directory </w:t>
      </w:r>
      <w:commentRangeStart w:id="856"/>
      <w:r w:rsidRPr="00987031">
        <w:rPr>
          <w:i/>
          <w:color w:val="00B050"/>
          <w:highlight w:val="white"/>
        </w:rPr>
        <w:t>~/</w:t>
      </w:r>
      <w:proofErr w:type="spellStart"/>
      <w:r w:rsidRPr="00987031">
        <w:rPr>
          <w:i/>
          <w:color w:val="00B050"/>
          <w:highlight w:val="white"/>
        </w:rPr>
        <w:t>osnap</w:t>
      </w:r>
      <w:proofErr w:type="spellEnd"/>
      <w:r w:rsidRPr="00987031">
        <w:rPr>
          <w:i/>
          <w:color w:val="00B050"/>
          <w:highlight w:val="white"/>
        </w:rPr>
        <w:t>/data/moor/</w:t>
      </w:r>
      <w:proofErr w:type="spellStart"/>
      <w:r w:rsidRPr="00987031">
        <w:rPr>
          <w:i/>
          <w:color w:val="00B050"/>
          <w:highlight w:val="white"/>
        </w:rPr>
        <w:t>proc_calib</w:t>
      </w:r>
      <w:proofErr w:type="spellEnd"/>
      <w:del w:id="857" w:author="Tiago Segabinazzi Dotto" w:date="2024-11-05T15:23:00Z" w16du:dateUtc="2024-11-05T15:23:00Z">
        <w:r w:rsidRPr="00987031">
          <w:rPr>
            <w:i/>
            <w:color w:val="00B050"/>
            <w:highlight w:val="white"/>
          </w:rPr>
          <w:delText>/cal_dip</w:delText>
        </w:r>
      </w:del>
      <w:r w:rsidRPr="00987031">
        <w:rPr>
          <w:i/>
          <w:color w:val="00B050"/>
          <w:highlight w:val="white"/>
        </w:rPr>
        <w:t>/</w:t>
      </w:r>
      <w:r w:rsidR="00A620EA" w:rsidRPr="00987031">
        <w:rPr>
          <w:i/>
          <w:iCs/>
          <w:color w:val="00B050"/>
          <w:highlight w:val="white"/>
        </w:rPr>
        <w:t>$cruise</w:t>
      </w:r>
      <w:r w:rsidR="00A620EA" w:rsidRPr="00987031">
        <w:rPr>
          <w:i/>
          <w:color w:val="00B050"/>
          <w:highlight w:val="white"/>
        </w:rPr>
        <w:t>/</w:t>
      </w:r>
      <w:proofErr w:type="spellStart"/>
      <w:del w:id="858" w:author="Yvonne Firing" w:date="2024-11-05T15:23:00Z" w16du:dateUtc="2024-11-05T15:23:00Z">
        <w:r w:rsidRPr="00987031">
          <w:rPr>
            <w:i/>
            <w:color w:val="00B050"/>
            <w:highlight w:val="white"/>
          </w:rPr>
          <w:delText>cal_dip/</w:delText>
        </w:r>
      </w:del>
      <w:r w:rsidRPr="00987031">
        <w:rPr>
          <w:i/>
          <w:color w:val="00B050"/>
          <w:highlight w:val="white"/>
        </w:rPr>
        <w:t>microcat</w:t>
      </w:r>
      <w:proofErr w:type="spellEnd"/>
      <w:r w:rsidRPr="00987031">
        <w:rPr>
          <w:i/>
          <w:color w:val="00B050"/>
          <w:highlight w:val="white"/>
        </w:rPr>
        <w:t>/$</w:t>
      </w:r>
      <w:proofErr w:type="spellStart"/>
      <w:r w:rsidRPr="00987031">
        <w:rPr>
          <w:i/>
          <w:color w:val="00B050"/>
          <w:highlight w:val="white"/>
        </w:rPr>
        <w:t>castnber</w:t>
      </w:r>
      <w:proofErr w:type="spellEnd"/>
      <w:r w:rsidRPr="00987031">
        <w:rPr>
          <w:i/>
          <w:color w:val="00B050"/>
          <w:highlight w:val="white"/>
        </w:rPr>
        <w:t>/</w:t>
      </w:r>
      <w:r w:rsidRPr="00987031">
        <w:rPr>
          <w:color w:val="00B050"/>
          <w:highlight w:val="white"/>
        </w:rPr>
        <w:t xml:space="preserve"> </w:t>
      </w:r>
      <w:commentRangeEnd w:id="856"/>
      <w:r w:rsidR="00DA3C17">
        <w:rPr>
          <w:rStyle w:val="CommentReference"/>
          <w:rFonts w:cs="Mangal"/>
        </w:rPr>
        <w:commentReference w:id="856"/>
      </w:r>
      <w:r>
        <w:rPr>
          <w:highlight w:val="white"/>
        </w:rPr>
        <w:t xml:space="preserve">which </w:t>
      </w:r>
      <w:del w:id="859" w:author="Tiago Segabinazzi Dotto" w:date="2024-11-05T15:23:00Z" w16du:dateUtc="2024-11-05T15:23:00Z">
        <w:r>
          <w:rPr>
            <w:highlight w:val="white"/>
          </w:rPr>
          <w:delText>is</w:delText>
        </w:r>
      </w:del>
      <w:ins w:id="860" w:author="Tiago Segabinazzi Dotto" w:date="2024-11-05T15:23:00Z" w16du:dateUtc="2024-11-05T15:23:00Z">
        <w:r w:rsidR="00A620EA">
          <w:rPr>
            <w:highlight w:val="white"/>
          </w:rPr>
          <w:t>needs to be previously</w:t>
        </w:r>
      </w:ins>
      <w:r>
        <w:rPr>
          <w:highlight w:val="white"/>
        </w:rPr>
        <w:t xml:space="preserve"> created manually.</w:t>
      </w:r>
      <w:r>
        <w:rPr>
          <w:i/>
          <w:iCs/>
          <w:highlight w:val="white"/>
        </w:rPr>
        <w:t xml:space="preserve"> </w:t>
      </w:r>
      <w:r>
        <w:rPr>
          <w:highlight w:val="white"/>
        </w:rPr>
        <w:t xml:space="preserve">Plots are generated for all </w:t>
      </w:r>
      <w:proofErr w:type="spellStart"/>
      <w:r>
        <w:rPr>
          <w:highlight w:val="white"/>
        </w:rPr>
        <w:t>microcat</w:t>
      </w:r>
      <w:proofErr w:type="spellEnd"/>
      <w:r>
        <w:rPr>
          <w:highlight w:val="white"/>
        </w:rPr>
        <w:t xml:space="preserve"> data for one CTD cast with the shipboard CTD data. </w:t>
      </w:r>
    </w:p>
    <w:p w14:paraId="71B982C3" w14:textId="77777777" w:rsidR="00A620EA" w:rsidRDefault="00A620EA" w:rsidP="004E5A3D">
      <w:pPr>
        <w:pStyle w:val="BodyText"/>
        <w:spacing w:line="264" w:lineRule="auto"/>
        <w:rPr>
          <w:ins w:id="861" w:author="Tiago Segabinazzi Dotto" w:date="2024-11-05T15:23:00Z" w16du:dateUtc="2024-11-05T15:23:00Z"/>
          <w:b/>
          <w:bCs/>
          <w:i/>
          <w:iCs/>
          <w:highlight w:val="white"/>
          <w:u w:val="single"/>
        </w:rPr>
      </w:pPr>
    </w:p>
    <w:p w14:paraId="72CB80C0" w14:textId="0929E6C0" w:rsidR="004E5A3D" w:rsidRPr="00AF39BE" w:rsidRDefault="004E5A3D" w:rsidP="004E5A3D">
      <w:pPr>
        <w:pStyle w:val="BodyText"/>
        <w:spacing w:line="264" w:lineRule="auto"/>
        <w:rPr>
          <w:b/>
          <w:bCs/>
          <w:i/>
          <w:iCs/>
          <w:highlight w:val="white"/>
        </w:rPr>
      </w:pPr>
      <w:r w:rsidRPr="00AF39BE">
        <w:rPr>
          <w:b/>
          <w:bCs/>
          <w:i/>
          <w:iCs/>
          <w:highlight w:val="white"/>
          <w:u w:val="single"/>
        </w:rPr>
        <w:t xml:space="preserve">Note that the </w:t>
      </w:r>
      <w:commentRangeStart w:id="862"/>
      <w:r w:rsidRPr="00AF39BE">
        <w:rPr>
          <w:b/>
          <w:bCs/>
          <w:i/>
          <w:iCs/>
          <w:highlight w:val="white"/>
          <w:u w:val="single"/>
        </w:rPr>
        <w:t xml:space="preserve">raw </w:t>
      </w:r>
      <w:proofErr w:type="spellStart"/>
      <w:r w:rsidRPr="00AF39BE">
        <w:rPr>
          <w:b/>
          <w:bCs/>
          <w:i/>
          <w:iCs/>
          <w:highlight w:val="white"/>
          <w:u w:val="single"/>
        </w:rPr>
        <w:t>microcat</w:t>
      </w:r>
      <w:proofErr w:type="spellEnd"/>
      <w:r w:rsidRPr="00AF39BE">
        <w:rPr>
          <w:b/>
          <w:bCs/>
          <w:i/>
          <w:iCs/>
          <w:highlight w:val="white"/>
          <w:u w:val="single"/>
        </w:rPr>
        <w:t xml:space="preserve"> files </w:t>
      </w:r>
      <w:commentRangeEnd w:id="862"/>
      <w:r w:rsidR="006C3868">
        <w:rPr>
          <w:rStyle w:val="CommentReference"/>
          <w:rFonts w:cs="Mangal"/>
        </w:rPr>
        <w:commentReference w:id="862"/>
      </w:r>
      <w:proofErr w:type="gramStart"/>
      <w:r w:rsidRPr="00AF39BE">
        <w:rPr>
          <w:b/>
          <w:bCs/>
          <w:i/>
          <w:iCs/>
          <w:highlight w:val="white"/>
          <w:u w:val="single"/>
        </w:rPr>
        <w:t>have to</w:t>
      </w:r>
      <w:proofErr w:type="gramEnd"/>
      <w:r w:rsidRPr="00AF39BE">
        <w:rPr>
          <w:b/>
          <w:bCs/>
          <w:i/>
          <w:iCs/>
          <w:highlight w:val="white"/>
          <w:u w:val="single"/>
        </w:rPr>
        <w:t xml:space="preserve"> be named as </w:t>
      </w:r>
      <w:ins w:id="863" w:author="Tiago Segabinazzi Dotto" w:date="2024-11-05T15:23:00Z" w16du:dateUtc="2024-11-05T15:23:00Z">
        <w:r w:rsidR="00E811A2">
          <w:rPr>
            <w:b/>
            <w:bCs/>
            <w:i/>
            <w:iCs/>
            <w:highlight w:val="white"/>
            <w:u w:val="single"/>
          </w:rPr>
          <w:t>“</w:t>
        </w:r>
      </w:ins>
      <w:proofErr w:type="spellStart"/>
      <w:r w:rsidRPr="00AF39BE">
        <w:rPr>
          <w:b/>
          <w:bCs/>
          <w:i/>
          <w:iCs/>
          <w:highlight w:val="white"/>
          <w:u w:val="single"/>
        </w:rPr>
        <w:t>serialnumber_cal_dip_data.cnv</w:t>
      </w:r>
      <w:proofErr w:type="spellEnd"/>
      <w:del w:id="864" w:author="Tiago Segabinazzi Dotto" w:date="2024-11-05T15:23:00Z" w16du:dateUtc="2024-11-05T15:23:00Z">
        <w:r w:rsidRPr="00AF39BE">
          <w:rPr>
            <w:b/>
            <w:bCs/>
            <w:i/>
            <w:iCs/>
            <w:highlight w:val="white"/>
            <w:u w:val="single"/>
          </w:rPr>
          <w:delText>.</w:delText>
        </w:r>
      </w:del>
      <w:ins w:id="865" w:author="Tiago Segabinazzi Dotto" w:date="2024-11-05T15:23:00Z" w16du:dateUtc="2024-11-05T15:23:00Z">
        <w:r w:rsidR="00E811A2">
          <w:rPr>
            <w:b/>
            <w:bCs/>
            <w:i/>
            <w:iCs/>
            <w:highlight w:val="white"/>
            <w:u w:val="single"/>
          </w:rPr>
          <w:t>”</w:t>
        </w:r>
        <w:r w:rsidRPr="00AF39BE">
          <w:rPr>
            <w:b/>
            <w:bCs/>
            <w:i/>
            <w:iCs/>
            <w:highlight w:val="white"/>
            <w:u w:val="single"/>
          </w:rPr>
          <w:t>.</w:t>
        </w:r>
      </w:ins>
    </w:p>
    <w:p w14:paraId="78AB34BA" w14:textId="77777777" w:rsidR="00734AB8" w:rsidRDefault="00734AB8" w:rsidP="004E5A3D">
      <w:pPr>
        <w:pStyle w:val="BodyText"/>
        <w:spacing w:line="264" w:lineRule="auto"/>
        <w:rPr>
          <w:ins w:id="866" w:author="Tiago Segabinazzi Dotto" w:date="2024-11-05T15:23:00Z" w16du:dateUtc="2024-11-05T15:23:00Z"/>
          <w:highlight w:val="white"/>
        </w:rPr>
      </w:pPr>
    </w:p>
    <w:p w14:paraId="04173F10" w14:textId="6F9C1D35" w:rsidR="004E5A3D" w:rsidRDefault="004E5A3D" w:rsidP="004E5A3D">
      <w:pPr>
        <w:pStyle w:val="BodyText"/>
        <w:spacing w:line="264" w:lineRule="auto"/>
        <w:rPr>
          <w:highlight w:val="white"/>
        </w:rPr>
      </w:pPr>
      <w:r>
        <w:rPr>
          <w:highlight w:val="white"/>
        </w:rPr>
        <w:t xml:space="preserve">The script </w:t>
      </w:r>
      <w:proofErr w:type="spellStart"/>
      <w:r w:rsidRPr="009A7B2A">
        <w:rPr>
          <w:i/>
          <w:iCs/>
          <w:color w:val="FF0000"/>
          <w:highlight w:val="white"/>
        </w:rPr>
        <w:t>osnap</w:t>
      </w:r>
      <w:proofErr w:type="spellEnd"/>
      <w:r w:rsidRPr="009A7B2A">
        <w:rPr>
          <w:i/>
          <w:iCs/>
          <w:color w:val="FF0000"/>
          <w:highlight w:val="white"/>
        </w:rPr>
        <w:t>/exec/$</w:t>
      </w:r>
      <w:bookmarkStart w:id="867" w:name="__DdeLink__4655_1346685515"/>
      <w:r w:rsidRPr="009A7B2A">
        <w:rPr>
          <w:i/>
          <w:iCs/>
          <w:color w:val="FF0000"/>
          <w:highlight w:val="white"/>
        </w:rPr>
        <w:t>cruise</w:t>
      </w:r>
      <w:bookmarkEnd w:id="867"/>
      <w:r w:rsidRPr="009A7B2A">
        <w:rPr>
          <w:i/>
          <w:iCs/>
          <w:color w:val="FF0000"/>
          <w:highlight w:val="white"/>
        </w:rPr>
        <w:t>/</w:t>
      </w:r>
      <w:r w:rsidRPr="009A7B2A">
        <w:rPr>
          <w:i/>
          <w:iCs/>
          <w:color w:val="FF0000"/>
        </w:rPr>
        <w:t>stage1/</w:t>
      </w:r>
      <w:proofErr w:type="spellStart"/>
      <w:r w:rsidRPr="009A7B2A">
        <w:rPr>
          <w:i/>
          <w:iCs/>
          <w:color w:val="FF0000"/>
        </w:rPr>
        <w:t>microcat</w:t>
      </w:r>
      <w:proofErr w:type="spellEnd"/>
      <w:r w:rsidRPr="009A7B2A">
        <w:rPr>
          <w:i/>
          <w:iCs/>
          <w:color w:val="FF0000"/>
          <w:highlight w:val="white"/>
        </w:rPr>
        <w:t>/</w:t>
      </w:r>
      <w:commentRangeStart w:id="868"/>
      <w:proofErr w:type="spellStart"/>
      <w:r w:rsidRPr="009A7B2A">
        <w:rPr>
          <w:i/>
          <w:iCs/>
          <w:color w:val="FF0000"/>
          <w:highlight w:val="white"/>
        </w:rPr>
        <w:t>mc_caldip_check</w:t>
      </w:r>
      <w:del w:id="869" w:author="Tiago Segabinazzi Dotto" w:date="2024-11-05T15:23:00Z" w16du:dateUtc="2024-11-05T15:23:00Z">
        <w:r w:rsidRPr="009A7B2A">
          <w:rPr>
            <w:i/>
            <w:iCs/>
            <w:color w:val="FF0000"/>
            <w:highlight w:val="white"/>
          </w:rPr>
          <w:delText>_$cruise</w:delText>
        </w:r>
      </w:del>
      <w:r w:rsidRPr="009A7B2A">
        <w:rPr>
          <w:i/>
          <w:iCs/>
          <w:color w:val="FF0000"/>
          <w:highlight w:val="white"/>
        </w:rPr>
        <w:t>.m</w:t>
      </w:r>
      <w:proofErr w:type="spellEnd"/>
      <w:r w:rsidRPr="009A7B2A">
        <w:rPr>
          <w:i/>
          <w:iCs/>
          <w:color w:val="FF0000"/>
          <w:highlight w:val="white"/>
        </w:rPr>
        <w:t xml:space="preserve"> </w:t>
      </w:r>
      <w:commentRangeEnd w:id="868"/>
      <w:r w:rsidR="00DA3C17">
        <w:rPr>
          <w:rStyle w:val="CommentReference"/>
          <w:rFonts w:cs="Mangal"/>
        </w:rPr>
        <w:commentReference w:id="868"/>
      </w:r>
      <w:r>
        <w:rPr>
          <w:highlight w:val="white"/>
        </w:rPr>
        <w:t xml:space="preserve">provides a quick quantitative comparison of </w:t>
      </w:r>
      <w:del w:id="870" w:author="Tiago Segabinazzi Dotto" w:date="2024-11-05T15:23:00Z" w16du:dateUtc="2024-11-05T15:23:00Z">
        <w:r>
          <w:rPr>
            <w:highlight w:val="white"/>
          </w:rPr>
          <w:delText>Microcat cal-dip</w:delText>
        </w:r>
      </w:del>
      <w:proofErr w:type="spellStart"/>
      <w:ins w:id="871" w:author="Tiago Segabinazzi Dotto" w:date="2024-11-05T15:23:00Z" w16du:dateUtc="2024-11-05T15:23:00Z">
        <w:r w:rsidR="00734AB8">
          <w:rPr>
            <w:highlight w:val="white"/>
          </w:rPr>
          <w:t>m</w:t>
        </w:r>
        <w:r>
          <w:rPr>
            <w:highlight w:val="white"/>
          </w:rPr>
          <w:t>icrocat</w:t>
        </w:r>
        <w:proofErr w:type="spellEnd"/>
        <w:r>
          <w:rPr>
            <w:highlight w:val="white"/>
          </w:rPr>
          <w:t xml:space="preserve"> </w:t>
        </w:r>
        <w:proofErr w:type="spellStart"/>
        <w:r>
          <w:rPr>
            <w:highlight w:val="white"/>
          </w:rPr>
          <w:t>caldip</w:t>
        </w:r>
      </w:ins>
      <w:proofErr w:type="spellEnd"/>
      <w:r>
        <w:rPr>
          <w:highlight w:val="white"/>
        </w:rPr>
        <w:t xml:space="preserve"> data with the </w:t>
      </w:r>
      <w:del w:id="872" w:author="Tiago Segabinazzi Dotto" w:date="2024-11-05T15:23:00Z" w16du:dateUtc="2024-11-05T15:23:00Z">
        <w:r>
          <w:rPr>
            <w:highlight w:val="white"/>
          </w:rPr>
          <w:delText>SBE911</w:delText>
        </w:r>
      </w:del>
      <w:ins w:id="873" w:author="Tiago Segabinazzi Dotto" w:date="2024-11-05T15:23:00Z" w16du:dateUtc="2024-11-05T15:23:00Z">
        <w:r w:rsidR="00734AB8">
          <w:rPr>
            <w:highlight w:val="white"/>
          </w:rPr>
          <w:t>shipboard CTD</w:t>
        </w:r>
      </w:ins>
      <w:r w:rsidR="00734AB8">
        <w:rPr>
          <w:highlight w:val="white"/>
        </w:rPr>
        <w:t xml:space="preserve"> </w:t>
      </w:r>
      <w:r>
        <w:rPr>
          <w:highlight w:val="white"/>
        </w:rPr>
        <w:t>data</w:t>
      </w:r>
      <w:del w:id="874" w:author="Tiago Segabinazzi Dotto" w:date="2024-11-05T15:23:00Z" w16du:dateUtc="2024-11-05T15:23:00Z">
        <w:r>
          <w:rPr>
            <w:highlight w:val="white"/>
          </w:rPr>
          <w:delText xml:space="preserve"> from the CTD.</w:delText>
        </w:r>
      </w:del>
      <w:ins w:id="875" w:author="Tiago Segabinazzi Dotto" w:date="2024-11-05T15:23:00Z" w16du:dateUtc="2024-11-05T15:23:00Z">
        <w:r>
          <w:rPr>
            <w:highlight w:val="white"/>
          </w:rPr>
          <w:t>.</w:t>
        </w:r>
      </w:ins>
      <w:r>
        <w:rPr>
          <w:highlight w:val="white"/>
        </w:rPr>
        <w:t xml:space="preserve"> Data obtained at the deepest bottle stops are used</w:t>
      </w:r>
      <w:del w:id="876" w:author="Tiago Segabinazzi Dotto" w:date="2024-11-05T15:23:00Z" w16du:dateUtc="2024-11-05T15:23:00Z">
        <w:r>
          <w:rPr>
            <w:highlight w:val="white"/>
          </w:rPr>
          <w:delText>.</w:delText>
        </w:r>
      </w:del>
      <w:ins w:id="877" w:author="Tiago Segabinazzi Dotto" w:date="2024-11-05T15:23:00Z" w16du:dateUtc="2024-11-05T15:23:00Z">
        <w:r w:rsidR="00734AB8">
          <w:rPr>
            <w:highlight w:val="white"/>
          </w:rPr>
          <w:t xml:space="preserve"> </w:t>
        </w:r>
        <w:r w:rsidR="00AB6DE3">
          <w:rPr>
            <w:highlight w:val="white"/>
          </w:rPr>
          <w:t>i</w:t>
        </w:r>
        <w:r w:rsidR="00734AB8">
          <w:rPr>
            <w:highlight w:val="white"/>
          </w:rPr>
          <w:t>n this comparison</w:t>
        </w:r>
        <w:r>
          <w:rPr>
            <w:highlight w:val="white"/>
          </w:rPr>
          <w:t>.</w:t>
        </w:r>
      </w:ins>
      <w:r>
        <w:rPr>
          <w:highlight w:val="white"/>
        </w:rPr>
        <w:t xml:space="preserve"> For each instrument</w:t>
      </w:r>
      <w:ins w:id="878" w:author="Tiago Segabinazzi Dotto" w:date="2024-11-05T15:23:00Z" w16du:dateUtc="2024-11-05T15:23:00Z">
        <w:r w:rsidR="00734AB8">
          <w:rPr>
            <w:highlight w:val="white"/>
          </w:rPr>
          <w:t>,</w:t>
        </w:r>
      </w:ins>
      <w:r>
        <w:rPr>
          <w:highlight w:val="white"/>
        </w:rPr>
        <w:t xml:space="preserve"> differences </w:t>
      </w:r>
      <w:del w:id="879" w:author="Tiago Segabinazzi Dotto" w:date="2024-11-05T15:23:00Z" w16du:dateUtc="2024-11-05T15:23:00Z">
        <w:r>
          <w:rPr>
            <w:highlight w:val="white"/>
          </w:rPr>
          <w:delText>of</w:delText>
        </w:r>
      </w:del>
      <w:ins w:id="880" w:author="Tiago Segabinazzi Dotto" w:date="2024-11-05T15:23:00Z" w16du:dateUtc="2024-11-05T15:23:00Z">
        <w:r w:rsidR="00734AB8">
          <w:rPr>
            <w:highlight w:val="white"/>
          </w:rPr>
          <w:t>in</w:t>
        </w:r>
      </w:ins>
      <w:r>
        <w:rPr>
          <w:highlight w:val="white"/>
        </w:rPr>
        <w:t xml:space="preserve"> conductivity, temperature and pressure between </w:t>
      </w:r>
      <w:del w:id="881" w:author="Tiago Segabinazzi Dotto" w:date="2024-11-05T15:23:00Z" w16du:dateUtc="2024-11-05T15:23:00Z">
        <w:r>
          <w:rPr>
            <w:highlight w:val="white"/>
          </w:rPr>
          <w:delText>the instrument</w:delText>
        </w:r>
      </w:del>
      <w:ins w:id="882" w:author="Tiago Segabinazzi Dotto" w:date="2024-11-05T15:23:00Z" w16du:dateUtc="2024-11-05T15:23:00Z">
        <w:r w:rsidR="00734AB8">
          <w:rPr>
            <w:highlight w:val="white"/>
          </w:rPr>
          <w:t xml:space="preserve">each </w:t>
        </w:r>
        <w:proofErr w:type="spellStart"/>
        <w:r w:rsidR="00734AB8">
          <w:rPr>
            <w:highlight w:val="white"/>
          </w:rPr>
          <w:t>microcat</w:t>
        </w:r>
      </w:ins>
      <w:proofErr w:type="spellEnd"/>
      <w:r w:rsidR="00734AB8">
        <w:rPr>
          <w:highlight w:val="white"/>
        </w:rPr>
        <w:t xml:space="preserve"> </w:t>
      </w:r>
      <w:r>
        <w:rPr>
          <w:highlight w:val="white"/>
        </w:rPr>
        <w:t xml:space="preserve">and the CTD </w:t>
      </w:r>
      <w:del w:id="883" w:author="Tiago Segabinazzi Dotto" w:date="2024-11-05T15:23:00Z" w16du:dateUtc="2024-11-05T15:23:00Z">
        <w:r>
          <w:rPr>
            <w:highlight w:val="white"/>
          </w:rPr>
          <w:delText>sensor were</w:delText>
        </w:r>
      </w:del>
      <w:ins w:id="884" w:author="Tiago Segabinazzi Dotto" w:date="2024-11-05T15:23:00Z" w16du:dateUtc="2024-11-05T15:23:00Z">
        <w:r w:rsidR="00734AB8">
          <w:rPr>
            <w:highlight w:val="white"/>
          </w:rPr>
          <w:t>are</w:t>
        </w:r>
      </w:ins>
      <w:r w:rsidR="00734AB8">
        <w:rPr>
          <w:highlight w:val="white"/>
        </w:rPr>
        <w:t xml:space="preserve"> </w:t>
      </w:r>
      <w:r>
        <w:rPr>
          <w:highlight w:val="white"/>
        </w:rPr>
        <w:t xml:space="preserve">calculated. The mean and standard deviation of the differences for each </w:t>
      </w:r>
      <w:del w:id="885" w:author="Tiago Segabinazzi Dotto" w:date="2024-11-05T15:23:00Z" w16du:dateUtc="2024-11-05T15:23:00Z">
        <w:r>
          <w:rPr>
            <w:highlight w:val="white"/>
          </w:rPr>
          <w:delText>instrument</w:delText>
        </w:r>
      </w:del>
      <w:proofErr w:type="spellStart"/>
      <w:ins w:id="886" w:author="Tiago Segabinazzi Dotto" w:date="2024-11-05T15:23:00Z" w16du:dateUtc="2024-11-05T15:23:00Z">
        <w:r w:rsidR="00734AB8">
          <w:rPr>
            <w:highlight w:val="white"/>
          </w:rPr>
          <w:t>microcat</w:t>
        </w:r>
      </w:ins>
      <w:proofErr w:type="spellEnd"/>
      <w:r w:rsidR="00734AB8">
        <w:rPr>
          <w:highlight w:val="white"/>
        </w:rPr>
        <w:t xml:space="preserve"> </w:t>
      </w:r>
      <w:r>
        <w:rPr>
          <w:highlight w:val="white"/>
        </w:rPr>
        <w:t>are then presented in a table</w:t>
      </w:r>
      <w:r>
        <w:rPr>
          <w:i/>
          <w:iCs/>
          <w:highlight w:val="white"/>
        </w:rPr>
        <w:t xml:space="preserve"> </w:t>
      </w:r>
      <w:proofErr w:type="gramStart"/>
      <w:r>
        <w:rPr>
          <w:iCs/>
          <w:highlight w:val="white"/>
        </w:rPr>
        <w:t xml:space="preserve">in </w:t>
      </w:r>
      <w:r>
        <w:rPr>
          <w:i/>
          <w:iCs/>
          <w:highlight w:val="white"/>
        </w:rPr>
        <w:t xml:space="preserve"> </w:t>
      </w:r>
      <w:commentRangeStart w:id="887"/>
      <w:r w:rsidRPr="009A7B2A">
        <w:rPr>
          <w:i/>
          <w:color w:val="00B050"/>
          <w:highlight w:val="white"/>
        </w:rPr>
        <w:t>~</w:t>
      </w:r>
      <w:proofErr w:type="gramEnd"/>
      <w:r w:rsidRPr="009A7B2A">
        <w:rPr>
          <w:i/>
          <w:color w:val="00B050"/>
          <w:highlight w:val="white"/>
        </w:rPr>
        <w:t>/</w:t>
      </w:r>
      <w:proofErr w:type="spellStart"/>
      <w:r w:rsidRPr="009A7B2A">
        <w:rPr>
          <w:i/>
          <w:color w:val="00B050"/>
          <w:highlight w:val="white"/>
        </w:rPr>
        <w:t>osnap</w:t>
      </w:r>
      <w:proofErr w:type="spellEnd"/>
      <w:r w:rsidRPr="009A7B2A">
        <w:rPr>
          <w:i/>
          <w:color w:val="00B050"/>
          <w:highlight w:val="white"/>
        </w:rPr>
        <w:t>/data/moor/</w:t>
      </w:r>
      <w:proofErr w:type="spellStart"/>
      <w:r w:rsidRPr="009A7B2A">
        <w:rPr>
          <w:i/>
          <w:color w:val="00B050"/>
          <w:highlight w:val="white"/>
        </w:rPr>
        <w:t>proc_calib</w:t>
      </w:r>
      <w:proofErr w:type="spellEnd"/>
      <w:r w:rsidRPr="009A7B2A">
        <w:rPr>
          <w:i/>
          <w:color w:val="00B050"/>
          <w:highlight w:val="white"/>
        </w:rPr>
        <w:t>/</w:t>
      </w:r>
      <w:ins w:id="888" w:author="Tiago Segabinazzi Dotto" w:date="2024-11-05T15:23:00Z" w16du:dateUtc="2024-11-05T15:23:00Z">
        <w:r w:rsidR="00734AB8" w:rsidRPr="009A7B2A" w:rsidDel="00734AB8">
          <w:rPr>
            <w:i/>
            <w:color w:val="00B050"/>
            <w:highlight w:val="white"/>
          </w:rPr>
          <w:t xml:space="preserve"> </w:t>
        </w:r>
        <w:r w:rsidRPr="009A7B2A">
          <w:rPr>
            <w:i/>
            <w:iCs/>
            <w:color w:val="00B050"/>
            <w:highlight w:val="white"/>
          </w:rPr>
          <w:t>$cruise</w:t>
        </w:r>
        <w:r w:rsidRPr="009A7B2A">
          <w:rPr>
            <w:i/>
            <w:color w:val="00B050"/>
            <w:highlight w:val="white"/>
          </w:rPr>
          <w:t>/</w:t>
        </w:r>
        <w:r w:rsidR="00734AB8" w:rsidRPr="00734AB8">
          <w:rPr>
            <w:i/>
            <w:color w:val="00B050"/>
            <w:highlight w:val="white"/>
          </w:rPr>
          <w:t xml:space="preserve"> </w:t>
        </w:r>
      </w:ins>
      <w:proofErr w:type="spellStart"/>
      <w:r w:rsidR="00734AB8" w:rsidRPr="009A7B2A">
        <w:rPr>
          <w:i/>
          <w:color w:val="00B050"/>
          <w:highlight w:val="white"/>
        </w:rPr>
        <w:t>cal_dip</w:t>
      </w:r>
      <w:proofErr w:type="spellEnd"/>
      <w:del w:id="889" w:author="Tiago Segabinazzi Dotto" w:date="2024-11-05T15:23:00Z" w16du:dateUtc="2024-11-05T15:23:00Z">
        <w:r w:rsidRPr="009A7B2A">
          <w:rPr>
            <w:i/>
            <w:color w:val="00B050"/>
            <w:highlight w:val="white"/>
          </w:rPr>
          <w:delText>/</w:delText>
        </w:r>
        <w:r w:rsidRPr="009A7B2A">
          <w:rPr>
            <w:i/>
            <w:iCs/>
            <w:color w:val="00B050"/>
            <w:highlight w:val="white"/>
          </w:rPr>
          <w:delText>$cruise</w:delText>
        </w:r>
      </w:del>
      <w:r w:rsidR="00734AB8" w:rsidRPr="009A7B2A">
        <w:rPr>
          <w:i/>
          <w:color w:val="00B050"/>
          <w:highlight w:val="white"/>
        </w:rPr>
        <w:t>/</w:t>
      </w:r>
      <w:proofErr w:type="spellStart"/>
      <w:r w:rsidRPr="009A7B2A">
        <w:rPr>
          <w:i/>
          <w:color w:val="00B050"/>
          <w:highlight w:val="white"/>
        </w:rPr>
        <w:t>microcat</w:t>
      </w:r>
      <w:proofErr w:type="spellEnd"/>
      <w:r w:rsidRPr="009A7B2A">
        <w:rPr>
          <w:i/>
          <w:color w:val="00B050"/>
          <w:highlight w:val="white"/>
        </w:rPr>
        <w:t>/$</w:t>
      </w:r>
      <w:proofErr w:type="spellStart"/>
      <w:r w:rsidRPr="009A7B2A">
        <w:rPr>
          <w:i/>
          <w:color w:val="00B050"/>
          <w:highlight w:val="white"/>
        </w:rPr>
        <w:t>castnber</w:t>
      </w:r>
      <w:proofErr w:type="spellEnd"/>
      <w:r w:rsidRPr="009A7B2A">
        <w:rPr>
          <w:i/>
          <w:color w:val="00B050"/>
          <w:highlight w:val="white"/>
        </w:rPr>
        <w:t>$/microcat_check$castnber$.log</w:t>
      </w:r>
      <w:commentRangeEnd w:id="887"/>
      <w:r w:rsidR="00FC6B1A">
        <w:rPr>
          <w:rStyle w:val="CommentReference"/>
          <w:rFonts w:cs="Mangal"/>
        </w:rPr>
        <w:commentReference w:id="887"/>
      </w:r>
    </w:p>
    <w:p w14:paraId="0ADAFF4A" w14:textId="77777777" w:rsidR="004E5A3D" w:rsidRDefault="004E5A3D" w:rsidP="004E5A3D">
      <w:pPr>
        <w:spacing w:line="264" w:lineRule="auto"/>
      </w:pPr>
    </w:p>
    <w:p w14:paraId="0E806F63" w14:textId="4C16537E" w:rsidR="004E5A3D" w:rsidRDefault="004E5A3D" w:rsidP="0054381D">
      <w:pPr>
        <w:pStyle w:val="Heading2"/>
      </w:pPr>
      <w:bookmarkStart w:id="890" w:name="_Toc108243096"/>
      <w:r>
        <w:t xml:space="preserve">Delayed mode processing of the </w:t>
      </w:r>
      <w:proofErr w:type="spellStart"/>
      <w:r>
        <w:t>microcat</w:t>
      </w:r>
      <w:proofErr w:type="spellEnd"/>
      <w:r>
        <w:t xml:space="preserve"> data</w:t>
      </w:r>
      <w:r w:rsidR="00896556">
        <w:t>.</w:t>
      </w:r>
      <w:bookmarkEnd w:id="890"/>
    </w:p>
    <w:p w14:paraId="7BC40316" w14:textId="77777777" w:rsidR="001908F8" w:rsidRDefault="001908F8" w:rsidP="00896556">
      <w:pPr>
        <w:pStyle w:val="BodyText"/>
        <w:rPr>
          <w:ins w:id="891" w:author="Tiago Segabinazzi Dotto" w:date="2024-11-05T15:23:00Z" w16du:dateUtc="2024-11-05T15:23:00Z"/>
        </w:rPr>
      </w:pPr>
    </w:p>
    <w:p w14:paraId="537FB362" w14:textId="4FB20704" w:rsidR="00896556" w:rsidRPr="00896556" w:rsidRDefault="00896556" w:rsidP="00896556">
      <w:pPr>
        <w:pStyle w:val="BodyText"/>
      </w:pPr>
      <w:r>
        <w:t xml:space="preserve">Before starting the delayed mode processing of the </w:t>
      </w:r>
      <w:proofErr w:type="spellStart"/>
      <w:r>
        <w:t>microcat</w:t>
      </w:r>
      <w:proofErr w:type="spellEnd"/>
      <w:r>
        <w:t xml:space="preserve">, </w:t>
      </w:r>
      <w:r w:rsidRPr="00F36284">
        <w:rPr>
          <w:b/>
          <w:rPrChange w:id="892" w:author="Tiago Segabinazzi Dotto" w:date="2024-11-05T15:23:00Z" w16du:dateUtc="2024-11-05T15:23:00Z">
            <w:rPr/>
          </w:rPrChange>
        </w:rPr>
        <w:t>make sure that you have the final calibrated CTD dataset</w:t>
      </w:r>
      <w:r>
        <w:t xml:space="preserve">. </w:t>
      </w:r>
    </w:p>
    <w:p w14:paraId="75AE879F" w14:textId="77777777" w:rsidR="0046023D" w:rsidRPr="0046023D" w:rsidRDefault="0046023D" w:rsidP="0046023D">
      <w:pPr>
        <w:pStyle w:val="BodyText"/>
      </w:pPr>
    </w:p>
    <w:p w14:paraId="703DD099" w14:textId="77777777" w:rsidR="004E5A3D" w:rsidRDefault="004E5A3D" w:rsidP="0046023D">
      <w:pPr>
        <w:pStyle w:val="Heading3"/>
      </w:pPr>
      <w:bookmarkStart w:id="893" w:name="_Toc108243097"/>
      <w:r>
        <w:t>Set-up metadata files</w:t>
      </w:r>
      <w:bookmarkEnd w:id="893"/>
    </w:p>
    <w:p w14:paraId="5A43FBE9" w14:textId="77777777" w:rsidR="00483390" w:rsidRDefault="00483390" w:rsidP="004E5A3D">
      <w:pPr>
        <w:spacing w:line="264" w:lineRule="auto"/>
        <w:rPr>
          <w:ins w:id="894" w:author="Tiago Segabinazzi Dotto" w:date="2024-11-05T15:23:00Z" w16du:dateUtc="2024-11-05T15:23:00Z"/>
        </w:rPr>
      </w:pPr>
    </w:p>
    <w:p w14:paraId="0E788129" w14:textId="53195E48" w:rsidR="004E5A3D" w:rsidRDefault="004E5A3D" w:rsidP="004E5A3D">
      <w:pPr>
        <w:spacing w:line="264" w:lineRule="auto"/>
      </w:pPr>
      <w:r>
        <w:t xml:space="preserve">Manually add entries in </w:t>
      </w:r>
      <w:ins w:id="895" w:author="Tiago Segabinazzi Dotto" w:date="2024-11-05T15:23:00Z" w16du:dateUtc="2024-11-05T15:23:00Z">
        <w:r w:rsidR="00E811A2">
          <w:t xml:space="preserve">the </w:t>
        </w:r>
      </w:ins>
      <w:r>
        <w:t xml:space="preserve">two </w:t>
      </w:r>
      <w:proofErr w:type="spellStart"/>
      <w:r>
        <w:t>metadatabases</w:t>
      </w:r>
      <w:proofErr w:type="spellEnd"/>
      <w:r>
        <w:t xml:space="preserve">: </w:t>
      </w:r>
      <w:r w:rsidRPr="00F36284">
        <w:rPr>
          <w:b/>
          <w:i/>
          <w:rPrChange w:id="896" w:author="Tiago Segabinazzi Dotto" w:date="2024-11-05T15:23:00Z" w16du:dateUtc="2024-11-05T15:23:00Z">
            <w:rPr>
              <w:i/>
            </w:rPr>
          </w:rPrChange>
        </w:rPr>
        <w:t>cruise_id.xls</w:t>
      </w:r>
      <w:r>
        <w:t xml:space="preserve"> lists the cruise id and </w:t>
      </w:r>
      <w:commentRangeStart w:id="897"/>
      <w:r>
        <w:t>unique number identifier</w:t>
      </w:r>
      <w:commentRangeEnd w:id="897"/>
      <w:r w:rsidR="00E811A2">
        <w:rPr>
          <w:rStyle w:val="CommentReference"/>
          <w:rFonts w:cs="Mangal"/>
        </w:rPr>
        <w:commentReference w:id="897"/>
      </w:r>
      <w:r>
        <w:t xml:space="preserve">; </w:t>
      </w:r>
      <w:r w:rsidRPr="00F36284">
        <w:rPr>
          <w:b/>
          <w:i/>
          <w:rPrChange w:id="898" w:author="Tiago Segabinazzi Dotto" w:date="2024-11-05T15:23:00Z" w16du:dateUtc="2024-11-05T15:23:00Z">
            <w:rPr>
              <w:i/>
            </w:rPr>
          </w:rPrChange>
        </w:rPr>
        <w:t>microcat_calib_cruise.csv</w:t>
      </w:r>
      <w:r>
        <w:rPr>
          <w:i/>
          <w:iCs/>
        </w:rPr>
        <w:t xml:space="preserve"> </w:t>
      </w:r>
      <w:r>
        <w:t xml:space="preserve">lists the mooring name, the associated deployment and recovery </w:t>
      </w:r>
      <w:del w:id="899" w:author="Tiago Segabinazzi Dotto" w:date="2024-11-05T15:23:00Z" w16du:dateUtc="2024-11-05T15:23:00Z">
        <w:r>
          <w:delText>cruises</w:delText>
        </w:r>
      </w:del>
      <w:ins w:id="900" w:author="Tiago Segabinazzi Dotto" w:date="2024-11-05T15:23:00Z" w16du:dateUtc="2024-11-05T15:23:00Z">
        <w:r>
          <w:t>cruise</w:t>
        </w:r>
      </w:ins>
      <w:r>
        <w:t xml:space="preserve"> number. The metadata files are under </w:t>
      </w:r>
      <w:proofErr w:type="spellStart"/>
      <w:r w:rsidRPr="009A7B2A">
        <w:rPr>
          <w:i/>
          <w:iCs/>
          <w:color w:val="0070C0"/>
        </w:rPr>
        <w:t>osnap</w:t>
      </w:r>
      <w:proofErr w:type="spellEnd"/>
      <w:r w:rsidRPr="009A7B2A">
        <w:rPr>
          <w:i/>
          <w:iCs/>
          <w:color w:val="0070C0"/>
        </w:rPr>
        <w:t>/data/moor/</w:t>
      </w:r>
      <w:proofErr w:type="spellStart"/>
      <w:r w:rsidRPr="009A7B2A">
        <w:rPr>
          <w:i/>
          <w:iCs/>
          <w:color w:val="0070C0"/>
        </w:rPr>
        <w:t>cal_coef</w:t>
      </w:r>
      <w:proofErr w:type="spellEnd"/>
      <w:r w:rsidRPr="009A7B2A">
        <w:rPr>
          <w:i/>
          <w:iCs/>
          <w:color w:val="0070C0"/>
        </w:rPr>
        <w:t>/</w:t>
      </w:r>
    </w:p>
    <w:p w14:paraId="3FFFB3DF" w14:textId="77777777" w:rsidR="004E5A3D" w:rsidRDefault="004E5A3D" w:rsidP="004E5A3D">
      <w:pPr>
        <w:spacing w:line="264" w:lineRule="auto"/>
      </w:pPr>
    </w:p>
    <w:p w14:paraId="4FA451C5" w14:textId="77777777" w:rsidR="004E5A3D" w:rsidRDefault="004E5A3D" w:rsidP="0046023D">
      <w:pPr>
        <w:pStyle w:val="Heading3"/>
      </w:pPr>
      <w:bookmarkStart w:id="901" w:name="_Toc108243098"/>
      <w:r>
        <w:t>Calculation of accurate nominal depth of the mooring instruments, update of the metadata files</w:t>
      </w:r>
      <w:bookmarkEnd w:id="901"/>
    </w:p>
    <w:p w14:paraId="3C06F3D2" w14:textId="7A20FD97" w:rsidR="008C2510" w:rsidRDefault="008C2510" w:rsidP="008C2510">
      <w:pPr>
        <w:spacing w:line="264" w:lineRule="auto"/>
      </w:pPr>
    </w:p>
    <w:p w14:paraId="21FA0609" w14:textId="0F42DCE1" w:rsidR="008C2510" w:rsidRDefault="004E5A3D" w:rsidP="008C2510">
      <w:pPr>
        <w:spacing w:line="264" w:lineRule="auto"/>
      </w:pPr>
      <w:r>
        <w:t>If there are large differences between the planned instrument depth and the actual depth for most of the deployment (</w:t>
      </w:r>
      <w:ins w:id="902" w:author="Tiago Segabinazzi Dotto" w:date="2024-11-05T15:23:00Z" w16du:dateUtc="2024-11-05T15:23:00Z">
        <w:r w:rsidR="00E811A2">
          <w:t xml:space="preserve">for instance, </w:t>
        </w:r>
      </w:ins>
      <w:r>
        <w:t xml:space="preserve">due to trawling etc), it is possible to calculate this from the observed </w:t>
      </w:r>
      <w:r>
        <w:lastRenderedPageBreak/>
        <w:t xml:space="preserve">pressures. </w:t>
      </w:r>
      <w:del w:id="903" w:author="Tiago Segabinazzi Dotto" w:date="2024-11-05T15:23:00Z" w16du:dateUtc="2024-11-05T15:23:00Z">
        <w:r>
          <w:delText xml:space="preserve"> </w:delText>
        </w:r>
      </w:del>
      <w:r>
        <w:t>Generally, we have not needed to do this stage</w:t>
      </w:r>
      <w:ins w:id="904" w:author="Tiago Segabinazzi Dotto" w:date="2024-11-05T15:23:00Z" w16du:dateUtc="2024-11-05T15:23:00Z">
        <w:r w:rsidR="00E811A2">
          <w:t>,</w:t>
        </w:r>
      </w:ins>
      <w:r>
        <w:t xml:space="preserve"> but the following might be useful.  </w:t>
      </w:r>
    </w:p>
    <w:p w14:paraId="3D9C45D7" w14:textId="77777777" w:rsidR="008C2510" w:rsidRDefault="008C2510" w:rsidP="008C2510">
      <w:pPr>
        <w:spacing w:line="264" w:lineRule="auto"/>
      </w:pPr>
    </w:p>
    <w:p w14:paraId="5F268BA4" w14:textId="13206CB9" w:rsidR="008C2510" w:rsidRDefault="004E5A3D" w:rsidP="008C2510">
      <w:r w:rsidRPr="00562E1A">
        <w:rPr>
          <w:i/>
        </w:rPr>
        <w:t>Note this just updates the ‘nominal depth’ which is used for metadata and file organisation</w:t>
      </w:r>
      <w:del w:id="905" w:author="Tiago Segabinazzi Dotto" w:date="2024-11-05T15:23:00Z" w16du:dateUtc="2024-11-05T15:23:00Z">
        <w:r w:rsidRPr="00562E1A">
          <w:rPr>
            <w:i/>
          </w:rPr>
          <w:delText>,</w:delText>
        </w:r>
      </w:del>
      <w:r w:rsidRPr="00562E1A">
        <w:rPr>
          <w:i/>
        </w:rPr>
        <w:t xml:space="preserve"> but will not impact the final data product.</w:t>
      </w:r>
      <w:r>
        <w:t xml:space="preserve">  </w:t>
      </w:r>
    </w:p>
    <w:p w14:paraId="6B80994F" w14:textId="18B12152" w:rsidR="00D1310D" w:rsidRDefault="00D1310D" w:rsidP="008C2510">
      <w:pPr>
        <w:rPr>
          <w:ins w:id="906" w:author="Yvonne Firing" w:date="2024-11-05T15:23:00Z" w16du:dateUtc="2024-11-05T15:23:00Z"/>
        </w:rPr>
      </w:pPr>
      <w:ins w:id="907" w:author="Yvonne Firing" w:date="2024-11-05T15:23:00Z" w16du:dateUtc="2024-11-05T15:23:00Z">
        <w:r>
          <w:t>Except that deploymentdepths.dat file is used by insitu_cal_osnap2 …</w:t>
        </w:r>
      </w:ins>
    </w:p>
    <w:p w14:paraId="639CDC63" w14:textId="77777777" w:rsidR="008C2510" w:rsidRDefault="008C2510" w:rsidP="008C2510"/>
    <w:p w14:paraId="6DE1D1A6" w14:textId="5DF7A589" w:rsidR="004E5A3D" w:rsidRDefault="004E5A3D" w:rsidP="004833BE">
      <w:r>
        <w:t xml:space="preserve">The gridding algorithm pulls info directly from the pressure record for example. </w:t>
      </w:r>
      <w:del w:id="908" w:author="Tiago Segabinazzi Dotto" w:date="2024-11-05T15:23:00Z" w16du:dateUtc="2024-11-05T15:23:00Z">
        <w:r>
          <w:delText xml:space="preserve"> </w:delText>
        </w:r>
      </w:del>
      <w:r>
        <w:t xml:space="preserve">Run the function </w:t>
      </w:r>
      <w:r w:rsidRPr="008C2510">
        <w:rPr>
          <w:i/>
          <w:iCs/>
          <w:color w:val="FF0000"/>
        </w:rPr>
        <w:t>ctd_instrdpth2.m</w:t>
      </w:r>
      <w:r w:rsidRPr="00F36284">
        <w:rPr>
          <w:rPrChange w:id="909" w:author="Tiago Segabinazzi Dotto" w:date="2024-11-05T15:23:00Z" w16du:dateUtc="2024-11-05T15:23:00Z">
            <w:rPr>
              <w:i/>
            </w:rPr>
          </w:rPrChange>
        </w:rPr>
        <w:t xml:space="preserve"> </w:t>
      </w:r>
      <w:r>
        <w:t>for each mooring.</w:t>
      </w:r>
      <w:r w:rsidR="008C2510">
        <w:t xml:space="preserve"> </w:t>
      </w:r>
      <w:ins w:id="910" w:author="Tiago Segabinazzi Dotto" w:date="2024-11-05T15:23:00Z" w16du:dateUtc="2024-11-05T15:23:00Z">
        <w:r w:rsidR="008C2510">
          <w:t xml:space="preserve">(the function is in </w:t>
        </w:r>
        <w:commentRangeStart w:id="911"/>
        <w:r w:rsidR="008C2510">
          <w:t>data/CRUISE/calibration</w:t>
        </w:r>
        <w:commentRangeEnd w:id="911"/>
        <w:r w:rsidR="00C46322">
          <w:rPr>
            <w:rStyle w:val="CommentReference"/>
            <w:rFonts w:cs="Mangal"/>
          </w:rPr>
          <w:commentReference w:id="911"/>
        </w:r>
        <w:r w:rsidR="008C2510">
          <w:t xml:space="preserve">). </w:t>
        </w:r>
      </w:ins>
      <w:r>
        <w:t xml:space="preserve">This will calculate accurate instrument depth from </w:t>
      </w:r>
      <w:ins w:id="912" w:author="Tiago Segabinazzi Dotto" w:date="2024-11-05T15:23:00Z" w16du:dateUtc="2024-11-05T15:23:00Z">
        <w:r w:rsidR="00C46322">
          <w:t xml:space="preserve">the </w:t>
        </w:r>
      </w:ins>
      <w:r>
        <w:t xml:space="preserve">pressure record and update the </w:t>
      </w:r>
      <w:commentRangeStart w:id="913"/>
      <w:r w:rsidRPr="008C2510">
        <w:rPr>
          <w:i/>
          <w:iCs/>
        </w:rPr>
        <w:t>info.dat</w:t>
      </w:r>
      <w:commentRangeEnd w:id="913"/>
      <w:r w:rsidR="00C46322">
        <w:rPr>
          <w:rStyle w:val="CommentReference"/>
          <w:rFonts w:cs="Mangal"/>
        </w:rPr>
        <w:commentReference w:id="913"/>
      </w:r>
      <w:r>
        <w:t xml:space="preserve"> file located in </w:t>
      </w:r>
      <w:proofErr w:type="spellStart"/>
      <w:r w:rsidRPr="008C2510">
        <w:rPr>
          <w:i/>
          <w:iCs/>
          <w:color w:val="00B050"/>
        </w:rPr>
        <w:t>osnap</w:t>
      </w:r>
      <w:proofErr w:type="spellEnd"/>
      <w:r w:rsidRPr="008C2510">
        <w:rPr>
          <w:i/>
          <w:iCs/>
          <w:color w:val="00B050"/>
        </w:rPr>
        <w:t>/data/moor/proc/$mooring/</w:t>
      </w:r>
    </w:p>
    <w:p w14:paraId="4115649A" w14:textId="77777777" w:rsidR="00C46322" w:rsidRDefault="004E5A3D" w:rsidP="004E5A3D">
      <w:pPr>
        <w:spacing w:line="264" w:lineRule="auto"/>
        <w:rPr>
          <w:ins w:id="914" w:author="Tiago Segabinazzi Dotto" w:date="2024-11-05T15:23:00Z" w16du:dateUtc="2024-11-05T15:23:00Z"/>
        </w:rPr>
      </w:pPr>
      <w:del w:id="915" w:author="Tiago Segabinazzi Dotto" w:date="2024-11-05T15:23:00Z" w16du:dateUtc="2024-11-05T15:23:00Z">
        <w:r>
          <w:delText>b) Manual creation of a</w:delText>
        </w:r>
      </w:del>
    </w:p>
    <w:p w14:paraId="0B34BA67" w14:textId="16CE1901" w:rsidR="004E5A3D" w:rsidRDefault="004E5A3D" w:rsidP="004E5A3D">
      <w:pPr>
        <w:spacing w:line="264" w:lineRule="auto"/>
      </w:pPr>
      <w:ins w:id="916" w:author="Tiago Segabinazzi Dotto" w:date="2024-11-05T15:23:00Z" w16du:dateUtc="2024-11-05T15:23:00Z">
        <w:r>
          <w:t>Manual</w:t>
        </w:r>
        <w:r w:rsidR="00C46322">
          <w:t>ly</w:t>
        </w:r>
        <w:r>
          <w:t xml:space="preserve"> </w:t>
        </w:r>
        <w:r w:rsidR="00C46322">
          <w:t>create the</w:t>
        </w:r>
      </w:ins>
      <w:r>
        <w:t xml:space="preserve"> </w:t>
      </w:r>
      <w:proofErr w:type="spellStart"/>
      <w:r w:rsidRPr="009A7B2A">
        <w:rPr>
          <w:i/>
          <w:iCs/>
          <w:color w:val="0070C0"/>
        </w:rPr>
        <w:t>osnap</w:t>
      </w:r>
      <w:proofErr w:type="spellEnd"/>
      <w:r w:rsidRPr="009A7B2A">
        <w:rPr>
          <w:i/>
          <w:iCs/>
          <w:color w:val="0070C0"/>
        </w:rPr>
        <w:t>/data/moor/</w:t>
      </w:r>
      <w:proofErr w:type="spellStart"/>
      <w:r w:rsidRPr="009A7B2A">
        <w:rPr>
          <w:i/>
          <w:iCs/>
          <w:color w:val="0070C0"/>
        </w:rPr>
        <w:t>cal_coef</w:t>
      </w:r>
      <w:proofErr w:type="spellEnd"/>
      <w:r w:rsidRPr="009A7B2A">
        <w:rPr>
          <w:i/>
          <w:iCs/>
          <w:color w:val="0070C0"/>
        </w:rPr>
        <w:t xml:space="preserve">/osnapXX_deploymentdepths.dat </w:t>
      </w:r>
      <w:r>
        <w:t xml:space="preserve">file, which lists all the instruments on every mooring deployed within the deployment period XX </w:t>
      </w:r>
      <w:del w:id="917" w:author="Tiago Segabinazzi Dotto" w:date="2024-11-05T15:23:00Z" w16du:dateUtc="2024-11-05T15:23:00Z">
        <w:r>
          <w:delText xml:space="preserve"> (</w:delText>
        </w:r>
      </w:del>
      <w:r>
        <w:t xml:space="preserve">by using the info.dat file for each mooring in </w:t>
      </w:r>
      <w:proofErr w:type="spellStart"/>
      <w:r w:rsidRPr="00814E01">
        <w:rPr>
          <w:i/>
          <w:iCs/>
          <w:color w:val="0070C0"/>
        </w:rPr>
        <w:t>osnap</w:t>
      </w:r>
      <w:proofErr w:type="spellEnd"/>
      <w:r w:rsidRPr="00814E01">
        <w:rPr>
          <w:i/>
          <w:iCs/>
          <w:color w:val="0070C0"/>
        </w:rPr>
        <w:t>/data/moor/proc/$mooring</w:t>
      </w:r>
      <w:del w:id="918" w:author="Tiago Segabinazzi Dotto" w:date="2024-11-05T15:23:00Z" w16du:dateUtc="2024-11-05T15:23:00Z">
        <w:r w:rsidRPr="00814E01">
          <w:rPr>
            <w:i/>
            <w:iCs/>
            <w:color w:val="0070C0"/>
          </w:rPr>
          <w:delText xml:space="preserve">/ </w:delText>
        </w:r>
        <w:r>
          <w:delText>)</w:delText>
        </w:r>
      </w:del>
      <w:ins w:id="919" w:author="Tiago Segabinazzi Dotto" w:date="2024-11-05T15:23:00Z" w16du:dateUtc="2024-11-05T15:23:00Z">
        <w:r w:rsidRPr="00814E01">
          <w:rPr>
            <w:i/>
            <w:iCs/>
            <w:color w:val="0070C0"/>
          </w:rPr>
          <w:t>/</w:t>
        </w:r>
        <w:r w:rsidR="00C46322">
          <w:t>.</w:t>
        </w:r>
      </w:ins>
    </w:p>
    <w:p w14:paraId="00DFC6E1" w14:textId="77777777" w:rsidR="004E5A3D" w:rsidRDefault="004E5A3D" w:rsidP="004E5A3D">
      <w:pPr>
        <w:spacing w:line="264" w:lineRule="auto"/>
      </w:pPr>
    </w:p>
    <w:p w14:paraId="23DD67D4" w14:textId="7BA1F222" w:rsidR="004E5A3D" w:rsidRDefault="004E5A3D" w:rsidP="0046023D">
      <w:pPr>
        <w:pStyle w:val="Heading3"/>
      </w:pPr>
      <w:bookmarkStart w:id="920" w:name="_Toc108243099"/>
      <w:r>
        <w:t>Calculation of the pre- or post-</w:t>
      </w:r>
      <w:del w:id="921" w:author="Tiago Segabinazzi Dotto" w:date="2024-11-05T15:23:00Z" w16du:dateUtc="2024-11-05T15:23:00Z">
        <w:r>
          <w:delText xml:space="preserve"> </w:delText>
        </w:r>
      </w:del>
      <w:r>
        <w:t>deployment conductivity and temperature calibration coefficients</w:t>
      </w:r>
      <w:bookmarkEnd w:id="920"/>
    </w:p>
    <w:p w14:paraId="31C680E4" w14:textId="77777777" w:rsidR="003E42B7" w:rsidRDefault="004E5A3D" w:rsidP="004E5A3D">
      <w:pPr>
        <w:spacing w:line="264" w:lineRule="auto"/>
        <w:rPr>
          <w:ins w:id="922" w:author="Tiago Segabinazzi Dotto" w:date="2024-11-05T15:23:00Z" w16du:dateUtc="2024-11-05T15:23:00Z"/>
        </w:rPr>
      </w:pPr>
      <w:ins w:id="923" w:author="Yvonne Firing" w:date="2024-11-05T15:23:00Z" w16du:dateUtc="2024-11-05T15:23:00Z">
        <w:r>
          <w:t>Th</w:t>
        </w:r>
        <w:r w:rsidR="00050F57">
          <w:t xml:space="preserve">is step uses </w:t>
        </w:r>
        <w:proofErr w:type="gramStart"/>
        <w:r w:rsidR="00050F57">
          <w:t xml:space="preserve">the </w:t>
        </w:r>
        <w:r>
          <w:rPr>
            <w:i/>
            <w:iCs/>
          </w:rPr>
          <w:t>.</w:t>
        </w:r>
      </w:ins>
      <w:proofErr w:type="gramEnd"/>
    </w:p>
    <w:p w14:paraId="3A7E89C4" w14:textId="128641AC" w:rsidR="000D2882" w:rsidRPr="00F36284" w:rsidRDefault="004E5A3D" w:rsidP="00F36284">
      <w:pPr>
        <w:spacing w:line="264" w:lineRule="auto"/>
      </w:pPr>
      <w:ins w:id="924" w:author="Tiago Segabinazzi Dotto" w:date="2024-11-05T15:23:00Z" w16du:dateUtc="2024-11-05T15:23:00Z">
        <w:r>
          <w:t xml:space="preserve">The </w:t>
        </w:r>
      </w:ins>
      <w:r>
        <w:rPr>
          <w:rPrChange w:id="925" w:author="Tiago Segabinazzi Dotto" w:date="2024-11-05T15:23:00Z" w16du:dateUtc="2024-11-05T15:23:00Z">
            <w:rPr>
              <w:i/>
            </w:rPr>
          </w:rPrChange>
        </w:rPr>
        <w:t>raw</w:t>
      </w:r>
      <w:r>
        <w:t xml:space="preserve"> </w:t>
      </w:r>
      <w:proofErr w:type="spellStart"/>
      <w:r>
        <w:t>microcat</w:t>
      </w:r>
      <w:proofErr w:type="spellEnd"/>
      <w:r>
        <w:t xml:space="preserve"> data files </w:t>
      </w:r>
      <w:ins w:id="926" w:author="Tiago Segabinazzi Dotto" w:date="2024-11-05T15:23:00Z" w16du:dateUtc="2024-11-05T15:23:00Z">
        <w:r>
          <w:rPr>
            <w:i/>
            <w:iCs/>
          </w:rPr>
          <w:t>.raw</w:t>
        </w:r>
        <w:r>
          <w:t xml:space="preserve"> </w:t>
        </w:r>
        <w:proofErr w:type="gramStart"/>
        <w:r>
          <w:t>have to</w:t>
        </w:r>
        <w:proofErr w:type="gramEnd"/>
        <w:r>
          <w:t xml:space="preserve"> be </w:t>
        </w:r>
        <w:r w:rsidR="000D2882">
          <w:t xml:space="preserve">previously </w:t>
        </w:r>
      </w:ins>
      <w:r>
        <w:t xml:space="preserve">generated </w:t>
      </w:r>
      <w:ins w:id="927" w:author="Yvonne Firing" w:date="2024-11-05T15:23:00Z" w16du:dateUtc="2024-11-05T15:23:00Z">
        <w:r>
          <w:t>b</w:t>
        </w:r>
        <w:r w:rsidR="00050F57">
          <w:t xml:space="preserve">y running stage 1 </w:t>
        </w:r>
        <w:proofErr w:type="spellStart"/>
        <w:r w:rsidR="00050F57">
          <w:t>processing</w:t>
        </w:r>
      </w:ins>
      <w:ins w:id="928" w:author="Tiago Segabinazzi Dotto" w:date="2024-11-05T15:23:00Z" w16du:dateUtc="2024-11-05T15:23:00Z">
        <w:r>
          <w:t>before</w:t>
        </w:r>
        <w:proofErr w:type="spellEnd"/>
        <w:r>
          <w:t xml:space="preserve"> starting this process</w:t>
        </w:r>
        <w:r w:rsidR="000D2882">
          <w:t xml:space="preserve">. The </w:t>
        </w:r>
        <w:r w:rsidR="000D2882">
          <w:rPr>
            <w:i/>
            <w:iCs/>
          </w:rPr>
          <w:t>.raw</w:t>
        </w:r>
        <w:r w:rsidR="000D2882">
          <w:t xml:space="preserve"> files are generated following steps</w:t>
        </w:r>
      </w:ins>
      <w:r w:rsidR="000D2882">
        <w:t xml:space="preserve"> described in Section 3 </w:t>
      </w:r>
      <w:ins w:id="929" w:author="Yvonne Firing" w:date="2024-11-05T15:23:00Z" w16du:dateUtc="2024-11-05T15:23:00Z">
        <w:r w:rsidR="00050F57">
          <w:t xml:space="preserve">– if you have not done that, do it now. </w:t>
        </w:r>
      </w:ins>
      <w:ins w:id="930" w:author="Tiago Segabinazzi Dotto" w:date="2024-11-05T15:23:00Z" w16du:dateUtc="2024-11-05T15:23:00Z">
        <w:r w:rsidR="000D2882">
          <w:t xml:space="preserve">- </w:t>
        </w:r>
        <w:r w:rsidR="000D2882" w:rsidRPr="00F36284">
          <w:rPr>
            <w:i/>
            <w:iCs/>
          </w:rPr>
          <w:t xml:space="preserve">Processing of the moored </w:t>
        </w:r>
        <w:proofErr w:type="spellStart"/>
        <w:r w:rsidR="000D2882" w:rsidRPr="00F36284">
          <w:rPr>
            <w:i/>
            <w:iCs/>
          </w:rPr>
          <w:t>microcat</w:t>
        </w:r>
        <w:proofErr w:type="spellEnd"/>
        <w:r w:rsidR="000D2882">
          <w:t>.</w:t>
        </w:r>
      </w:ins>
    </w:p>
    <w:p w14:paraId="741D07BA" w14:textId="77777777" w:rsidR="000D2882" w:rsidRDefault="000D2882" w:rsidP="004E5A3D">
      <w:pPr>
        <w:spacing w:line="264" w:lineRule="auto"/>
        <w:rPr>
          <w:ins w:id="931" w:author="Tiago Segabinazzi Dotto" w:date="2024-11-05T15:23:00Z" w16du:dateUtc="2024-11-05T15:23:00Z"/>
        </w:rPr>
      </w:pPr>
    </w:p>
    <w:p w14:paraId="0C28E83E" w14:textId="439210BE" w:rsidR="004E5A3D" w:rsidRPr="00814E01" w:rsidRDefault="004E5A3D" w:rsidP="004E5A3D">
      <w:pPr>
        <w:spacing w:line="264" w:lineRule="auto"/>
        <w:rPr>
          <w:color w:val="FF0000"/>
        </w:rPr>
      </w:pPr>
      <w:r>
        <w:t xml:space="preserve">a) Before processing the mooring data, the calibration coefficient </w:t>
      </w:r>
      <w:proofErr w:type="gramStart"/>
      <w:r>
        <w:t>has to</w:t>
      </w:r>
      <w:proofErr w:type="gramEnd"/>
      <w:r>
        <w:t xml:space="preserve"> be calculated from the comparison between the calibrated shipboard CTD and the lowered </w:t>
      </w:r>
      <w:del w:id="932" w:author="Tiago Segabinazzi Dotto" w:date="2024-11-05T15:23:00Z" w16du:dateUtc="2024-11-05T15:23:00Z">
        <w:r>
          <w:delText>mooring CTDs</w:delText>
        </w:r>
      </w:del>
      <w:proofErr w:type="spellStart"/>
      <w:ins w:id="933" w:author="Tiago Segabinazzi Dotto" w:date="2024-11-05T15:23:00Z" w16du:dateUtc="2024-11-05T15:23:00Z">
        <w:r w:rsidR="00FE0036">
          <w:t>microcats</w:t>
        </w:r>
      </w:ins>
      <w:proofErr w:type="spellEnd"/>
      <w:r>
        <w:t xml:space="preserve">, this task is achieved by running the script </w:t>
      </w:r>
      <w:r w:rsidRPr="00814E01">
        <w:rPr>
          <w:i/>
          <w:iCs/>
          <w:color w:val="FF0000"/>
        </w:rPr>
        <w:t>osnap/exec/$cruise/delayed_processing_script/mcat_final_calibration/</w:t>
      </w:r>
    </w:p>
    <w:p w14:paraId="105073D9" w14:textId="6D31DD18" w:rsidR="00DE4686" w:rsidRDefault="004E5A3D" w:rsidP="004E5A3D">
      <w:pPr>
        <w:spacing w:line="264" w:lineRule="auto"/>
      </w:pPr>
      <w:proofErr w:type="spellStart"/>
      <w:r w:rsidRPr="00F36284">
        <w:rPr>
          <w:b/>
          <w:i/>
          <w:color w:val="FF0000"/>
          <w:rPrChange w:id="934" w:author="Tiago Segabinazzi Dotto" w:date="2024-11-05T15:23:00Z" w16du:dateUtc="2024-11-05T15:23:00Z">
            <w:rPr>
              <w:i/>
              <w:color w:val="FF0000"/>
            </w:rPr>
          </w:rPrChange>
        </w:rPr>
        <w:t>caldip_coefficient_calculation.m</w:t>
      </w:r>
      <w:proofErr w:type="spellEnd"/>
      <w:r w:rsidRPr="00814E01">
        <w:rPr>
          <w:color w:val="FF0000"/>
        </w:rPr>
        <w:t xml:space="preserve">. </w:t>
      </w:r>
      <w:commentRangeStart w:id="935"/>
      <w:r>
        <w:t xml:space="preserve">Several user parameters </w:t>
      </w:r>
      <w:ins w:id="936" w:author="Yvonne Firing" w:date="2024-11-05T15:23:00Z" w16du:dateUtc="2024-11-05T15:23:00Z">
        <w:r w:rsidR="00F8156C">
          <w:t>can</w:t>
        </w:r>
      </w:ins>
      <w:del w:id="937" w:author="Yvonne Firing" w:date="2024-11-05T15:23:00Z" w16du:dateUtc="2024-11-05T15:23:00Z">
        <w:r>
          <w:delText>have to</w:delText>
        </w:r>
      </w:del>
      <w:r>
        <w:t xml:space="preserve"> be </w:t>
      </w:r>
      <w:ins w:id="938" w:author="Yvonne Firing" w:date="2024-11-05T15:23:00Z" w16du:dateUtc="2024-11-05T15:23:00Z">
        <w:r w:rsidR="00F8156C">
          <w:t xml:space="preserve">set (changed from default </w:t>
        </w:r>
        <w:proofErr w:type="gramStart"/>
        <w:r w:rsidR="00F8156C">
          <w:t xml:space="preserve">values) </w:t>
        </w:r>
        <w:r>
          <w:t xml:space="preserve"> </w:t>
        </w:r>
      </w:ins>
      <w:ins w:id="939" w:author="Tiago Segabinazzi Dotto" w:date="2024-11-05T15:23:00Z" w16du:dateUtc="2024-11-05T15:23:00Z">
        <w:r w:rsidR="00FE0036">
          <w:t>edited</w:t>
        </w:r>
        <w:proofErr w:type="gramEnd"/>
        <w:r>
          <w:t xml:space="preserve"> </w:t>
        </w:r>
        <w:commentRangeEnd w:id="935"/>
        <w:r w:rsidR="00690949">
          <w:rPr>
            <w:rStyle w:val="CommentReference"/>
            <w:rFonts w:cs="Mangal"/>
          </w:rPr>
          <w:commentReference w:id="935"/>
        </w:r>
      </w:ins>
      <w:r>
        <w:t xml:space="preserve">in the beginning of the </w:t>
      </w:r>
      <w:ins w:id="940" w:author="Tiago Segabinazzi Dotto" w:date="2024-11-05T15:23:00Z" w16du:dateUtc="2024-11-05T15:23:00Z">
        <w:r w:rsidR="0064467E">
          <w:rPr>
            <w:i/>
            <w:iCs/>
          </w:rPr>
          <w:t xml:space="preserve"> </w:t>
        </w:r>
      </w:ins>
      <w:proofErr w:type="spellStart"/>
      <w:r>
        <w:rPr>
          <w:i/>
          <w:iCs/>
        </w:rPr>
        <w:t>caldip_coefficient_calculation.m</w:t>
      </w:r>
      <w:proofErr w:type="spellEnd"/>
      <w:r>
        <w:t xml:space="preserve"> script. </w:t>
      </w:r>
    </w:p>
    <w:p w14:paraId="15168553" w14:textId="56E284B9" w:rsidR="00050F57" w:rsidRDefault="00050F57" w:rsidP="004E5A3D">
      <w:pPr>
        <w:spacing w:line="264" w:lineRule="auto"/>
        <w:rPr>
          <w:ins w:id="941" w:author="Yvonne Firing" w:date="2024-11-05T15:23:00Z" w16du:dateUtc="2024-11-05T15:23:00Z"/>
        </w:rPr>
      </w:pPr>
      <w:ins w:id="942" w:author="Yvonne Firing" w:date="2024-11-05T15:23:00Z" w16du:dateUtc="2024-11-05T15:23:00Z">
        <w:r>
          <w:t xml:space="preserve">Insitu_cal_osnap2 </w:t>
        </w:r>
        <w:proofErr w:type="spellStart"/>
        <w:r>
          <w:t>sensortype</w:t>
        </w:r>
        <w:proofErr w:type="spellEnd"/>
        <w:r>
          <w:t>***</w:t>
        </w:r>
      </w:ins>
    </w:p>
    <w:p w14:paraId="359BE0B2" w14:textId="77777777" w:rsidR="00DE4686" w:rsidRDefault="00B70049" w:rsidP="004E5A3D">
      <w:pPr>
        <w:spacing w:line="264" w:lineRule="auto"/>
      </w:pPr>
      <w:ins w:id="943" w:author="Yvonne Firing" w:date="2024-11-05T15:23:00Z" w16du:dateUtc="2024-11-05T15:23:00Z">
        <w:r>
          <w:t>Why does insitu_cal_osnap2 interpolate then average? How to deal with missing bottles in the middle?</w:t>
        </w:r>
      </w:ins>
    </w:p>
    <w:p w14:paraId="3C09B591" w14:textId="77777777" w:rsidR="00B70049" w:rsidRDefault="00B70049" w:rsidP="004E5A3D">
      <w:pPr>
        <w:spacing w:line="264" w:lineRule="auto"/>
        <w:rPr>
          <w:ins w:id="944" w:author="Yvonne Firing" w:date="2024-11-05T15:23:00Z" w16du:dateUtc="2024-11-05T15:23:00Z"/>
        </w:rPr>
      </w:pPr>
    </w:p>
    <w:p w14:paraId="53BD3CD7" w14:textId="77777777" w:rsidR="00DE4686" w:rsidRDefault="00DE4686" w:rsidP="00DE4686">
      <w:pPr>
        <w:spacing w:line="264" w:lineRule="auto"/>
      </w:pPr>
      <w:r>
        <w:t>Key parameters:</w:t>
      </w:r>
    </w:p>
    <w:p w14:paraId="15D1BE07" w14:textId="557033FB" w:rsidR="00DE4686" w:rsidRDefault="00DE4686" w:rsidP="00DE4686">
      <w:pPr>
        <w:pStyle w:val="ListParagraph"/>
        <w:numPr>
          <w:ilvl w:val="0"/>
          <w:numId w:val="32"/>
        </w:numPr>
        <w:spacing w:line="264" w:lineRule="auto"/>
      </w:pPr>
      <w:proofErr w:type="spellStart"/>
      <w:r w:rsidRPr="00DE4686">
        <w:rPr>
          <w:b/>
          <w:bCs/>
          <w:i/>
          <w:iCs/>
        </w:rPr>
        <w:t>P_</w:t>
      </w:r>
      <w:proofErr w:type="gramStart"/>
      <w:r w:rsidRPr="00DE4686">
        <w:rPr>
          <w:b/>
          <w:bCs/>
          <w:i/>
          <w:iCs/>
        </w:rPr>
        <w:t>insitucal.interval</w:t>
      </w:r>
      <w:proofErr w:type="gramEnd"/>
      <w:r w:rsidRPr="00DE4686">
        <w:rPr>
          <w:b/>
          <w:bCs/>
          <w:i/>
          <w:iCs/>
        </w:rPr>
        <w:t>_move</w:t>
      </w:r>
      <w:proofErr w:type="spellEnd"/>
      <w:r>
        <w:t xml:space="preserve"> – this is the time </w:t>
      </w:r>
      <w:del w:id="945" w:author="Tiago Segabinazzi Dotto" w:date="2024-11-05T15:23:00Z" w16du:dateUtc="2024-11-05T15:23:00Z">
        <w:r>
          <w:delText xml:space="preserve">intyerval </w:delText>
        </w:r>
        <w:r w:rsidRPr="00DE4686">
          <w:delText>n</w:delText>
        </w:r>
      </w:del>
      <w:ins w:id="946" w:author="Tiago Segabinazzi Dotto" w:date="2024-11-05T15:23:00Z" w16du:dateUtc="2024-11-05T15:23:00Z">
        <w:r>
          <w:t>interval</w:t>
        </w:r>
      </w:ins>
      <w:r>
        <w:t xml:space="preserve"> </w:t>
      </w:r>
      <w:r w:rsidRPr="00DE4686">
        <w:t>which data are selected for each bottle stop</w:t>
      </w:r>
      <w:ins w:id="947" w:author="Tiago Segabinazzi Dotto" w:date="2024-11-05T15:23:00Z" w16du:dateUtc="2024-11-05T15:23:00Z">
        <w:r w:rsidR="0064467E">
          <w:t>.</w:t>
        </w:r>
      </w:ins>
    </w:p>
    <w:p w14:paraId="373B5715" w14:textId="77777777" w:rsidR="00DE4686" w:rsidRDefault="00DE4686" w:rsidP="00DE4686">
      <w:pPr>
        <w:spacing w:line="264" w:lineRule="auto"/>
      </w:pPr>
    </w:p>
    <w:p w14:paraId="0D0D40B6" w14:textId="74194356" w:rsidR="004E5A3D" w:rsidRDefault="004E5A3D" w:rsidP="00DE4686">
      <w:pPr>
        <w:spacing w:line="264" w:lineRule="auto"/>
        <w:rPr>
          <w:ins w:id="948" w:author="Tiago Segabinazzi Dotto" w:date="2024-11-05T15:23:00Z" w16du:dateUtc="2024-11-05T15:23:00Z"/>
        </w:rPr>
      </w:pPr>
      <w:ins w:id="949" w:author="Tiago Segabinazzi Dotto" w:date="2024-11-05T15:23:00Z" w16du:dateUtc="2024-11-05T15:23:00Z">
        <w:r>
          <w:t>b) Setup the paths to the data</w:t>
        </w:r>
        <w:commentRangeStart w:id="950"/>
        <w:r>
          <w:t xml:space="preserve"> files </w:t>
        </w:r>
        <w:commentRangeEnd w:id="950"/>
        <w:r w:rsidR="0064467E">
          <w:rPr>
            <w:rStyle w:val="CommentReference"/>
            <w:rFonts w:cs="Mangal"/>
          </w:rPr>
          <w:commentReference w:id="950"/>
        </w:r>
        <w:r w:rsidR="0064467E">
          <w:t>W</w:t>
        </w:r>
        <w:r>
          <w:t xml:space="preserve">in </w:t>
        </w:r>
        <w:r w:rsidRPr="00F36284">
          <w:rPr>
            <w:b/>
            <w:bCs/>
            <w:i/>
            <w:iCs/>
          </w:rPr>
          <w:t>insitu_cal_osnap</w:t>
        </w:r>
        <w:r w:rsidR="007E5465" w:rsidRPr="00F36284">
          <w:rPr>
            <w:b/>
            <w:bCs/>
            <w:i/>
            <w:iCs/>
          </w:rPr>
          <w:t>2</w:t>
        </w:r>
        <w:r w:rsidRPr="00F36284">
          <w:rPr>
            <w:b/>
            <w:bCs/>
            <w:i/>
            <w:iCs/>
          </w:rPr>
          <w:t>.m</w:t>
        </w:r>
        <w:r>
          <w:t xml:space="preserve"> by adding an entry for the cruise in the </w:t>
        </w:r>
        <w:commentRangeStart w:id="951"/>
        <w:r>
          <w:t xml:space="preserve">if/else </w:t>
        </w:r>
        <w:proofErr w:type="spellStart"/>
        <w:r>
          <w:t>part</w:t>
        </w:r>
        <w:commentRangeEnd w:id="951"/>
        <w:r w:rsidR="0064467E">
          <w:rPr>
            <w:rStyle w:val="CommentReference"/>
            <w:rFonts w:cs="Mangal"/>
          </w:rPr>
          <w:commentReference w:id="951"/>
        </w:r>
        <w:r w:rsidR="0064467E">
          <w:t>M</w:t>
        </w:r>
        <w:proofErr w:type="spellEnd"/>
        <w:r w:rsidR="00896556">
          <w:t xml:space="preserve">. </w:t>
        </w:r>
        <w:r w:rsidR="00896556" w:rsidRPr="00F36284">
          <w:rPr>
            <w:highlight w:val="yellow"/>
          </w:rPr>
          <w:t xml:space="preserve">Make sure </w:t>
        </w:r>
        <w:commentRangeStart w:id="952"/>
        <w:r w:rsidR="00896556" w:rsidRPr="00F36284">
          <w:rPr>
            <w:highlight w:val="yellow"/>
          </w:rPr>
          <w:t>that</w:t>
        </w:r>
        <w:commentRangeEnd w:id="952"/>
        <w:r w:rsidR="0064467E" w:rsidRPr="00F36284">
          <w:rPr>
            <w:rStyle w:val="CommentReference"/>
            <w:rFonts w:cs="Mangal"/>
            <w:highlight w:val="yellow"/>
          </w:rPr>
          <w:commentReference w:id="952"/>
        </w:r>
      </w:ins>
    </w:p>
    <w:p w14:paraId="77CAB1A4" w14:textId="77777777" w:rsidR="0064467E" w:rsidRDefault="0064467E" w:rsidP="00DE4686">
      <w:pPr>
        <w:spacing w:line="264" w:lineRule="auto"/>
        <w:rPr>
          <w:ins w:id="953" w:author="Tiago Segabinazzi Dotto" w:date="2024-11-05T15:23:00Z" w16du:dateUtc="2024-11-05T15:23:00Z"/>
        </w:rPr>
      </w:pPr>
    </w:p>
    <w:p w14:paraId="074FA50A" w14:textId="24CA2B87" w:rsidR="009176D3" w:rsidRDefault="009176D3" w:rsidP="001705FA">
      <w:pPr>
        <w:spacing w:line="264" w:lineRule="auto"/>
      </w:pPr>
      <w:r>
        <w:t xml:space="preserve">c) </w:t>
      </w:r>
      <w:r w:rsidR="004E5A3D">
        <w:t xml:space="preserve">Run </w:t>
      </w:r>
      <w:proofErr w:type="spellStart"/>
      <w:r w:rsidR="004E5A3D" w:rsidRPr="00F36284">
        <w:rPr>
          <w:b/>
          <w:i/>
          <w:rPrChange w:id="954" w:author="Tiago Segabinazzi Dotto" w:date="2024-11-05T15:23:00Z" w16du:dateUtc="2024-11-05T15:23:00Z">
            <w:rPr>
              <w:i/>
            </w:rPr>
          </w:rPrChange>
        </w:rPr>
        <w:t>caldip_coefficient_calculation.m</w:t>
      </w:r>
      <w:proofErr w:type="spellEnd"/>
      <w:r w:rsidR="004E5A3D" w:rsidRPr="009176D3">
        <w:rPr>
          <w:i/>
          <w:iCs/>
        </w:rPr>
        <w:t xml:space="preserve"> </w:t>
      </w:r>
      <w:r w:rsidR="004E5A3D">
        <w:t xml:space="preserve">for each </w:t>
      </w:r>
      <w:proofErr w:type="spellStart"/>
      <w:r w:rsidR="004E5A3D">
        <w:t>caldip</w:t>
      </w:r>
      <w:proofErr w:type="spellEnd"/>
      <w:r w:rsidR="004E5A3D">
        <w:t xml:space="preserve"> cast</w:t>
      </w:r>
      <w:del w:id="955" w:author="Tiago Segabinazzi Dotto" w:date="2024-11-05T15:23:00Z" w16du:dateUtc="2024-11-05T15:23:00Z">
        <w:r w:rsidR="004E5A3D">
          <w:delText>, the</w:delText>
        </w:r>
      </w:del>
      <w:ins w:id="956" w:author="Tiago Segabinazzi Dotto" w:date="2024-11-05T15:23:00Z" w16du:dateUtc="2024-11-05T15:23:00Z">
        <w:r w:rsidR="0064467E">
          <w:t>.</w:t>
        </w:r>
        <w:r w:rsidR="004E5A3D">
          <w:t xml:space="preserve"> </w:t>
        </w:r>
        <w:r w:rsidR="0064467E">
          <w:t>The</w:t>
        </w:r>
      </w:ins>
      <w:r w:rsidR="0064467E">
        <w:t xml:space="preserve"> </w:t>
      </w:r>
      <w:r w:rsidR="004E5A3D">
        <w:t xml:space="preserve">user can adjust the options for the figure at the beginning of the script. The script produces plots and a table of the calibration coefficients in </w:t>
      </w:r>
      <w:proofErr w:type="spellStart"/>
      <w:r w:rsidR="004E5A3D" w:rsidRPr="009176D3">
        <w:rPr>
          <w:i/>
          <w:iCs/>
          <w:color w:val="0070C0"/>
        </w:rPr>
        <w:t>osnap</w:t>
      </w:r>
      <w:proofErr w:type="spellEnd"/>
      <w:r w:rsidR="004E5A3D" w:rsidRPr="009176D3">
        <w:rPr>
          <w:i/>
          <w:iCs/>
          <w:color w:val="0070C0"/>
        </w:rPr>
        <w:t>/data/moor/</w:t>
      </w:r>
      <w:proofErr w:type="spellStart"/>
      <w:r w:rsidR="004E5A3D" w:rsidRPr="009176D3">
        <w:rPr>
          <w:i/>
          <w:iCs/>
          <w:color w:val="0070C0"/>
        </w:rPr>
        <w:t>proc_calib</w:t>
      </w:r>
      <w:proofErr w:type="spellEnd"/>
      <w:r w:rsidR="004E5A3D" w:rsidRPr="009176D3">
        <w:rPr>
          <w:i/>
          <w:iCs/>
          <w:color w:val="0070C0"/>
        </w:rPr>
        <w:t>/$cruise/</w:t>
      </w:r>
      <w:proofErr w:type="spellStart"/>
      <w:r w:rsidR="004E5A3D" w:rsidRPr="009176D3">
        <w:rPr>
          <w:i/>
          <w:iCs/>
          <w:color w:val="0070C0"/>
        </w:rPr>
        <w:t>cal_dip</w:t>
      </w:r>
      <w:proofErr w:type="spellEnd"/>
      <w:r w:rsidR="004E5A3D" w:rsidRPr="009176D3">
        <w:rPr>
          <w:i/>
          <w:iCs/>
          <w:color w:val="0070C0"/>
        </w:rPr>
        <w:t>/</w:t>
      </w:r>
      <w:proofErr w:type="spellStart"/>
      <w:r w:rsidR="004E5A3D" w:rsidRPr="009176D3">
        <w:rPr>
          <w:i/>
          <w:iCs/>
          <w:color w:val="0070C0"/>
        </w:rPr>
        <w:t>microcat</w:t>
      </w:r>
      <w:proofErr w:type="spellEnd"/>
      <w:r w:rsidR="004E5A3D" w:rsidRPr="009176D3">
        <w:rPr>
          <w:i/>
          <w:iCs/>
          <w:color w:val="0070C0"/>
        </w:rPr>
        <w:t>/$</w:t>
      </w:r>
      <w:proofErr w:type="spellStart"/>
      <w:r w:rsidR="004E5A3D" w:rsidRPr="009176D3">
        <w:rPr>
          <w:i/>
          <w:iCs/>
          <w:color w:val="0070C0"/>
        </w:rPr>
        <w:t>castnber</w:t>
      </w:r>
      <w:proofErr w:type="spellEnd"/>
      <w:r w:rsidR="004E5A3D" w:rsidRPr="009176D3">
        <w:rPr>
          <w:i/>
          <w:iCs/>
          <w:color w:val="0070C0"/>
        </w:rPr>
        <w:t>/</w:t>
      </w:r>
      <w:r w:rsidR="004E5A3D" w:rsidRPr="009176D3">
        <w:rPr>
          <w:i/>
          <w:iCs/>
        </w:rPr>
        <w:t>.</w:t>
      </w:r>
      <w:r w:rsidR="004E5A3D">
        <w:t xml:space="preserve"> The calibration coefficients are then manually entered into 3 </w:t>
      </w:r>
      <w:del w:id="957" w:author="Tiago Segabinazzi Dotto" w:date="2024-11-05T15:23:00Z" w16du:dateUtc="2024-11-05T15:23:00Z">
        <w:r w:rsidR="004E5A3D">
          <w:delText>CSV</w:delText>
        </w:r>
      </w:del>
      <w:ins w:id="958" w:author="Tiago Segabinazzi Dotto" w:date="2024-11-05T15:23:00Z" w16du:dateUtc="2024-11-05T15:23:00Z">
        <w:r w:rsidR="0064467E" w:rsidRPr="00F36284">
          <w:rPr>
            <w:i/>
            <w:iCs/>
          </w:rPr>
          <w:t>.csv</w:t>
        </w:r>
      </w:ins>
      <w:r w:rsidR="0064467E">
        <w:t xml:space="preserve"> </w:t>
      </w:r>
      <w:r w:rsidR="004E5A3D">
        <w:t xml:space="preserve">format database in </w:t>
      </w:r>
      <w:proofErr w:type="spellStart"/>
      <w:r w:rsidR="004E5A3D" w:rsidRPr="009176D3">
        <w:rPr>
          <w:i/>
          <w:iCs/>
          <w:color w:val="00B050"/>
        </w:rPr>
        <w:t>osnap</w:t>
      </w:r>
      <w:proofErr w:type="spellEnd"/>
      <w:r w:rsidR="004E5A3D" w:rsidRPr="009176D3">
        <w:rPr>
          <w:i/>
          <w:iCs/>
          <w:color w:val="00B050"/>
        </w:rPr>
        <w:t>/data/moor/</w:t>
      </w:r>
      <w:proofErr w:type="spellStart"/>
      <w:r w:rsidR="004E5A3D" w:rsidRPr="009176D3">
        <w:rPr>
          <w:i/>
          <w:iCs/>
          <w:color w:val="00B050"/>
        </w:rPr>
        <w:t>cal_coef</w:t>
      </w:r>
      <w:proofErr w:type="spellEnd"/>
      <w:r w:rsidR="004E5A3D" w:rsidRPr="009176D3">
        <w:rPr>
          <w:i/>
          <w:iCs/>
          <w:color w:val="00B050"/>
        </w:rPr>
        <w:t>/</w:t>
      </w:r>
      <w:r w:rsidR="004E5A3D" w:rsidRPr="009176D3">
        <w:rPr>
          <w:color w:val="00B050"/>
        </w:rPr>
        <w:t xml:space="preserve"> (</w:t>
      </w:r>
      <w:r w:rsidR="004E5A3D" w:rsidRPr="009176D3">
        <w:rPr>
          <w:i/>
          <w:iCs/>
          <w:color w:val="00B050"/>
        </w:rPr>
        <w:t>microcat_cond.csv</w:t>
      </w:r>
      <w:r w:rsidR="004E5A3D" w:rsidRPr="009176D3">
        <w:rPr>
          <w:color w:val="00B050"/>
        </w:rPr>
        <w:t xml:space="preserve">, </w:t>
      </w:r>
      <w:r w:rsidR="004E5A3D" w:rsidRPr="009176D3">
        <w:rPr>
          <w:i/>
          <w:iCs/>
          <w:color w:val="00B050"/>
        </w:rPr>
        <w:t>microcat_temp.csv</w:t>
      </w:r>
      <w:r w:rsidR="004E5A3D" w:rsidRPr="009176D3">
        <w:rPr>
          <w:color w:val="00B050"/>
        </w:rPr>
        <w:t xml:space="preserve"> </w:t>
      </w:r>
      <w:r w:rsidR="004E5A3D">
        <w:t xml:space="preserve">and </w:t>
      </w:r>
      <w:r w:rsidR="004E5A3D" w:rsidRPr="009176D3">
        <w:rPr>
          <w:i/>
          <w:iCs/>
          <w:color w:val="00B050"/>
        </w:rPr>
        <w:t>microcat_pres.csv</w:t>
      </w:r>
      <w:r w:rsidR="004E5A3D">
        <w:t>).  This process is quite arduous and ultimately</w:t>
      </w:r>
      <w:ins w:id="959" w:author="Tiago Segabinazzi Dotto" w:date="2024-11-05T15:23:00Z" w16du:dateUtc="2024-11-05T15:23:00Z">
        <w:r w:rsidR="0064467E">
          <w:t>,</w:t>
        </w:r>
      </w:ins>
      <w:r w:rsidR="004E5A3D">
        <w:t xml:space="preserve"> we would like to automate</w:t>
      </w:r>
      <w:del w:id="960" w:author="Tiago Segabinazzi Dotto" w:date="2024-11-05T15:23:00Z" w16du:dateUtc="2024-11-05T15:23:00Z">
        <w:r w:rsidR="004E5A3D">
          <w:delText xml:space="preserve">. </w:delText>
        </w:r>
      </w:del>
      <w:ins w:id="961" w:author="Tiago Segabinazzi Dotto" w:date="2024-11-05T15:23:00Z" w16du:dateUtc="2024-11-05T15:23:00Z">
        <w:r w:rsidR="0064467E">
          <w:t xml:space="preserve"> it</w:t>
        </w:r>
        <w:r w:rsidR="004E5A3D">
          <w:t>.</w:t>
        </w:r>
      </w:ins>
      <w:r w:rsidR="004E5A3D">
        <w:t xml:space="preserve"> </w:t>
      </w:r>
      <w:r w:rsidR="00460CE3" w:rsidRPr="00460CE3">
        <w:t xml:space="preserve">For </w:t>
      </w:r>
      <w:r w:rsidR="00460CE3">
        <w:t>a new</w:t>
      </w:r>
      <w:r w:rsidR="00460CE3" w:rsidRPr="00460CE3">
        <w:t xml:space="preserve"> cruise, </w:t>
      </w:r>
      <w:r w:rsidR="00460CE3">
        <w:t xml:space="preserve">a new set </w:t>
      </w:r>
      <w:r w:rsidR="00460CE3" w:rsidRPr="00460CE3">
        <w:t>of 4</w:t>
      </w:r>
      <w:r w:rsidR="00460CE3">
        <w:t xml:space="preserve"> </w:t>
      </w:r>
      <w:r w:rsidR="00460CE3" w:rsidRPr="00460CE3">
        <w:t>columns</w:t>
      </w:r>
      <w:r w:rsidR="00460CE3">
        <w:t xml:space="preserve"> should be added </w:t>
      </w:r>
      <w:r w:rsidR="00460CE3">
        <w:lastRenderedPageBreak/>
        <w:t xml:space="preserve">in </w:t>
      </w:r>
      <w:r w:rsidR="00460CE3" w:rsidRPr="009176D3">
        <w:rPr>
          <w:i/>
          <w:iCs/>
          <w:color w:val="00B050"/>
        </w:rPr>
        <w:t>microcat_cond.csv</w:t>
      </w:r>
      <w:r w:rsidR="00460CE3" w:rsidRPr="009176D3">
        <w:rPr>
          <w:color w:val="00B050"/>
        </w:rPr>
        <w:t xml:space="preserve">, </w:t>
      </w:r>
      <w:r w:rsidR="00460CE3" w:rsidRPr="009176D3">
        <w:rPr>
          <w:i/>
          <w:iCs/>
          <w:color w:val="00B050"/>
        </w:rPr>
        <w:t>microcat_temp.csv</w:t>
      </w:r>
      <w:r w:rsidR="00460CE3" w:rsidRPr="00460CE3">
        <w:t xml:space="preserve">. </w:t>
      </w:r>
      <w:del w:id="962" w:author="Tiago Segabinazzi Dotto" w:date="2024-11-05T15:23:00Z" w16du:dateUtc="2024-11-05T15:23:00Z">
        <w:r w:rsidR="00460CE3" w:rsidRPr="00460CE3">
          <w:delText xml:space="preserve"> </w:delText>
        </w:r>
      </w:del>
      <w:r w:rsidR="00460CE3">
        <w:t xml:space="preserve">For </w:t>
      </w:r>
      <w:r w:rsidR="00460CE3" w:rsidRPr="009176D3">
        <w:rPr>
          <w:i/>
          <w:iCs/>
          <w:color w:val="00B050"/>
        </w:rPr>
        <w:t>microcat_pres.csv</w:t>
      </w:r>
      <w:del w:id="963" w:author="Tiago Segabinazzi Dotto" w:date="2024-11-05T15:23:00Z" w16du:dateUtc="2024-11-05T15:23:00Z">
        <w:r w:rsidR="00460CE3" w:rsidRPr="00460CE3">
          <w:delText xml:space="preserve"> </w:delText>
        </w:r>
      </w:del>
      <w:r w:rsidR="00460CE3">
        <w:t xml:space="preserve">, two set of 4 columns are added: one for the mooring which have been recovered during the cruise and </w:t>
      </w:r>
      <w:r w:rsidR="0084673B">
        <w:t xml:space="preserve">one for the mooring that have been deployed. </w:t>
      </w:r>
      <w:r w:rsidR="004E5A3D">
        <w:t xml:space="preserve">Note the format used in the </w:t>
      </w:r>
      <w:ins w:id="964" w:author="Tiago Segabinazzi Dotto" w:date="2024-11-05T15:23:00Z" w16du:dateUtc="2024-11-05T15:23:00Z">
        <w:r w:rsidR="0064467E" w:rsidRPr="00F36284">
          <w:rPr>
            <w:i/>
            <w:iCs/>
          </w:rPr>
          <w:t>.</w:t>
        </w:r>
      </w:ins>
      <w:r w:rsidR="004E5A3D" w:rsidRPr="00F36284">
        <w:rPr>
          <w:i/>
          <w:rPrChange w:id="965" w:author="Tiago Segabinazzi Dotto" w:date="2024-11-05T15:23:00Z" w16du:dateUtc="2024-11-05T15:23:00Z">
            <w:rPr/>
          </w:rPrChange>
        </w:rPr>
        <w:t>csv</w:t>
      </w:r>
      <w:r w:rsidR="004E5A3D">
        <w:t xml:space="preserve"> tables for previous ‘before-after deployment’ cruise pairings and emulate. </w:t>
      </w:r>
      <w:del w:id="966" w:author="Tiago Segabinazzi Dotto" w:date="2024-11-05T15:23:00Z" w16du:dateUtc="2024-11-05T15:23:00Z">
        <w:r w:rsidR="004E5A3D">
          <w:delText xml:space="preserve"> </w:delText>
        </w:r>
      </w:del>
      <w:r w:rsidR="004E5A3D">
        <w:t xml:space="preserve">If you freeze the column and row headings (‘freeze </w:t>
      </w:r>
      <w:del w:id="967" w:author="Tiago Segabinazzi Dotto" w:date="2024-11-05T15:23:00Z" w16du:dateUtc="2024-11-05T15:23:00Z">
        <w:r w:rsidR="004E5A3D">
          <w:delText>panes’</w:delText>
        </w:r>
      </w:del>
      <w:ins w:id="968" w:author="Tiago Segabinazzi Dotto" w:date="2024-11-05T15:23:00Z" w16du:dateUtc="2024-11-05T15:23:00Z">
        <w:r w:rsidR="004E5A3D">
          <w:t>pane</w:t>
        </w:r>
        <w:r w:rsidR="0064467E">
          <w:t>l</w:t>
        </w:r>
        <w:r w:rsidR="004E5A3D">
          <w:t>s’</w:t>
        </w:r>
      </w:ins>
      <w:r w:rsidR="004E5A3D">
        <w:t xml:space="preserve"> in Excel) you can keep them visible while manually entering</w:t>
      </w:r>
      <w:del w:id="969" w:author="Tiago Segabinazzi Dotto" w:date="2024-11-05T15:23:00Z" w16du:dateUtc="2024-11-05T15:23:00Z">
        <w:r w:rsidR="004E5A3D">
          <w:delText xml:space="preserve">. </w:delText>
        </w:r>
      </w:del>
      <w:ins w:id="970" w:author="Tiago Segabinazzi Dotto" w:date="2024-11-05T15:23:00Z" w16du:dateUtc="2024-11-05T15:23:00Z">
        <w:r w:rsidR="0064467E">
          <w:t xml:space="preserve"> the coefficients</w:t>
        </w:r>
        <w:r w:rsidR="004E5A3D">
          <w:t>.</w:t>
        </w:r>
      </w:ins>
      <w:r w:rsidR="004E5A3D">
        <w:t xml:space="preserve"> Triple check</w:t>
      </w:r>
      <w:ins w:id="971" w:author="Tiago Segabinazzi Dotto" w:date="2024-11-05T15:23:00Z" w16du:dateUtc="2024-11-05T15:23:00Z">
        <w:r w:rsidR="0064467E">
          <w:t xml:space="preserve"> this step</w:t>
        </w:r>
      </w:ins>
      <w:r w:rsidR="004E5A3D">
        <w:t>!</w:t>
      </w:r>
    </w:p>
    <w:p w14:paraId="4FAA8CB4" w14:textId="67406BA6" w:rsidR="00493F38" w:rsidRDefault="00493F38" w:rsidP="00493F38"/>
    <w:p w14:paraId="1A187653" w14:textId="77777777" w:rsidR="00557F8E" w:rsidRDefault="00493F38" w:rsidP="00557F8E">
      <w:pPr>
        <w:rPr>
          <w:b/>
          <w:bCs/>
          <w:u w:val="single"/>
        </w:rPr>
      </w:pPr>
      <w:r w:rsidRPr="00493F38">
        <w:rPr>
          <w:b/>
          <w:bCs/>
          <w:u w:val="single"/>
        </w:rPr>
        <w:t xml:space="preserve">Entering pressure coefficients </w:t>
      </w:r>
    </w:p>
    <w:p w14:paraId="486EA542" w14:textId="77777777" w:rsidR="00557F8E" w:rsidRDefault="00557F8E" w:rsidP="00557F8E">
      <w:pPr>
        <w:rPr>
          <w:b/>
          <w:bCs/>
          <w:u w:val="single"/>
        </w:rPr>
      </w:pPr>
    </w:p>
    <w:p w14:paraId="614CAA24" w14:textId="347341D8" w:rsidR="00557F8E" w:rsidRPr="009176D3" w:rsidRDefault="00557F8E" w:rsidP="00557F8E">
      <w:r>
        <w:t xml:space="preserve">After each cruise, and creation of the deployment depths document, you must run the </w:t>
      </w:r>
      <w:proofErr w:type="spellStart"/>
      <w:r w:rsidRPr="00F36284">
        <w:rPr>
          <w:b/>
          <w:i/>
          <w:color w:val="FF0000"/>
          <w:rPrChange w:id="972" w:author="Tiago Segabinazzi Dotto" w:date="2024-11-05T15:23:00Z" w16du:dateUtc="2024-11-05T15:23:00Z">
            <w:rPr>
              <w:i/>
              <w:color w:val="FF0000"/>
            </w:rPr>
          </w:rPrChange>
        </w:rPr>
        <w:t>caldip_coefficient_calculation.m</w:t>
      </w:r>
      <w:proofErr w:type="spellEnd"/>
      <w:r>
        <w:rPr>
          <w:color w:val="FF0000"/>
        </w:rPr>
        <w:t xml:space="preserve"> </w:t>
      </w:r>
      <w:r>
        <w:t>script again for the previous cruise but with the next deployment depths</w:t>
      </w:r>
      <w:ins w:id="973" w:author="Tiago Segabinazzi Dotto" w:date="2024-11-05T15:23:00Z" w16du:dateUtc="2024-11-05T15:23:00Z">
        <w:r w:rsidR="004E48A5">
          <w:t>.</w:t>
        </w:r>
      </w:ins>
    </w:p>
    <w:p w14:paraId="2D6EA3DC" w14:textId="55281F1D" w:rsidR="00493F38" w:rsidRPr="00493F38" w:rsidRDefault="00493F38" w:rsidP="00493F38">
      <w:pPr>
        <w:rPr>
          <w:b/>
          <w:bCs/>
          <w:u w:val="single"/>
        </w:rPr>
      </w:pPr>
    </w:p>
    <w:p w14:paraId="05DDCB4D" w14:textId="26D73258" w:rsidR="00493F38" w:rsidRDefault="00493F38" w:rsidP="00493F38">
      <w:pPr>
        <w:rPr>
          <w:i/>
          <w:iCs/>
        </w:rPr>
      </w:pPr>
      <w:r w:rsidRPr="00493F38">
        <w:rPr>
          <w:i/>
          <w:iCs/>
        </w:rPr>
        <w:t>Each cruise has two sets of columns, one set for deployment and another set for recovery. Each set consist of a column for the mooring in the form MMMM_DD_YYYY, where MMMM is the mooring id (</w:t>
      </w:r>
      <w:proofErr w:type="gramStart"/>
      <w:r w:rsidRPr="00493F38">
        <w:rPr>
          <w:i/>
          <w:iCs/>
        </w:rPr>
        <w:t>e.g</w:t>
      </w:r>
      <w:proofErr w:type="gramEnd"/>
      <w:del w:id="974" w:author="Tiago Segabinazzi Dotto" w:date="2024-11-05T15:23:00Z" w16du:dateUtc="2024-11-05T15:23:00Z">
        <w:r w:rsidRPr="00493F38">
          <w:rPr>
            <w:i/>
            <w:iCs/>
          </w:rPr>
          <w:delText>.</w:delText>
        </w:r>
      </w:del>
      <w:ins w:id="975" w:author="Tiago Segabinazzi Dotto" w:date="2024-11-05T15:23:00Z" w16du:dateUtc="2024-11-05T15:23:00Z">
        <w:r w:rsidRPr="00493F38">
          <w:rPr>
            <w:i/>
            <w:iCs/>
          </w:rPr>
          <w:t>.</w:t>
        </w:r>
        <w:r w:rsidR="004E48A5">
          <w:rPr>
            <w:i/>
            <w:iCs/>
          </w:rPr>
          <w:t>,</w:t>
        </w:r>
      </w:ins>
      <w:r w:rsidRPr="00493F38">
        <w:rPr>
          <w:i/>
          <w:iCs/>
        </w:rPr>
        <w:t xml:space="preserve"> rteb1), DD is the deployment number (e.g</w:t>
      </w:r>
      <w:ins w:id="976" w:author="Tiago Segabinazzi Dotto" w:date="2024-11-05T15:23:00Z" w16du:dateUtc="2024-11-05T15:23:00Z">
        <w:r w:rsidR="004E48A5">
          <w:rPr>
            <w:i/>
            <w:iCs/>
          </w:rPr>
          <w:t>.,</w:t>
        </w:r>
      </w:ins>
      <w:r w:rsidRPr="00493F38">
        <w:rPr>
          <w:i/>
          <w:iCs/>
        </w:rPr>
        <w:t xml:space="preserve"> 02), and YYYY is the year. In the recovery column you should enter the mooring that the instrument was recovered from including the deployment number and year of that deployment. In the recovery column, you should enter the mooring that the instrument was then deployed and the future deployment number and year. For example, instrument 1234 was recovered from rteb1_01_2020 and was deployed on ib3_02_2022.</w:t>
      </w:r>
    </w:p>
    <w:p w14:paraId="6A203213" w14:textId="702DFEFB" w:rsidR="00557F8E" w:rsidRDefault="00557F8E" w:rsidP="00493F38">
      <w:pPr>
        <w:rPr>
          <w:i/>
          <w:iCs/>
        </w:rPr>
      </w:pPr>
    </w:p>
    <w:p w14:paraId="2F9BDB98" w14:textId="40D92776" w:rsidR="00557F8E" w:rsidRPr="00493F38" w:rsidRDefault="00557F8E" w:rsidP="00493F38">
      <w:pPr>
        <w:rPr>
          <w:i/>
          <w:iCs/>
        </w:rPr>
      </w:pPr>
      <w:proofErr w:type="spellStart"/>
      <w:r>
        <w:rPr>
          <w:i/>
          <w:iCs/>
        </w:rPr>
        <w:t>dp</w:t>
      </w:r>
      <w:proofErr w:type="spellEnd"/>
      <w:r>
        <w:rPr>
          <w:i/>
          <w:iCs/>
        </w:rPr>
        <w:t xml:space="preserve"> is the interpolated and average pressure difference from bottle depths, </w:t>
      </w:r>
      <w:proofErr w:type="spellStart"/>
      <w:r>
        <w:rPr>
          <w:i/>
          <w:iCs/>
        </w:rPr>
        <w:t>dp_ext</w:t>
      </w:r>
      <w:proofErr w:type="spellEnd"/>
      <w:r>
        <w:rPr>
          <w:i/>
          <w:iCs/>
        </w:rPr>
        <w:t xml:space="preserve"> is the extrapolated difference if the CTD is shallower than the instrument deployment depth</w:t>
      </w:r>
    </w:p>
    <w:p w14:paraId="3E6EA58C" w14:textId="77777777" w:rsidR="00493F38" w:rsidRDefault="00493F38" w:rsidP="00493F38"/>
    <w:p w14:paraId="23AB1E2E" w14:textId="742DC9EB" w:rsidR="00006886" w:rsidRDefault="00006886" w:rsidP="00006886">
      <w:pPr>
        <w:spacing w:line="264" w:lineRule="auto"/>
      </w:pPr>
      <w:r>
        <w:t xml:space="preserve">d) </w:t>
      </w:r>
      <w:r w:rsidR="004E5A3D">
        <w:t xml:space="preserve">Set-up the scripts that apply the calibration corrections </w:t>
      </w:r>
      <w:del w:id="977" w:author="Tiago Segabinazzi Dotto" w:date="2024-11-05T15:23:00Z" w16du:dateUtc="2024-11-05T15:23:00Z">
        <w:r w:rsidR="004E5A3D">
          <w:delText xml:space="preserve">( </w:delText>
        </w:r>
      </w:del>
      <w:r w:rsidR="004E5A3D">
        <w:t xml:space="preserve">in </w:t>
      </w:r>
      <w:proofErr w:type="spellStart"/>
      <w:r w:rsidR="004E5A3D" w:rsidRPr="00006886">
        <w:rPr>
          <w:i/>
          <w:iCs/>
          <w:color w:val="FF0000"/>
        </w:rPr>
        <w:t>osnap</w:t>
      </w:r>
      <w:proofErr w:type="spellEnd"/>
      <w:r w:rsidR="004E5A3D" w:rsidRPr="00006886">
        <w:rPr>
          <w:i/>
          <w:iCs/>
          <w:color w:val="FF0000"/>
        </w:rPr>
        <w:t>/exec/$cruise/</w:t>
      </w:r>
      <w:proofErr w:type="spellStart"/>
      <w:r w:rsidR="00340387" w:rsidRPr="00006886">
        <w:rPr>
          <w:i/>
          <w:iCs/>
          <w:color w:val="FF0000"/>
        </w:rPr>
        <w:t>delayed_processing_script</w:t>
      </w:r>
      <w:proofErr w:type="spellEnd"/>
      <w:r w:rsidR="004E5A3D" w:rsidRPr="00006886">
        <w:rPr>
          <w:i/>
          <w:iCs/>
          <w:color w:val="FF0000"/>
        </w:rPr>
        <w:t xml:space="preserve">/ </w:t>
      </w:r>
      <w:proofErr w:type="spellStart"/>
      <w:r w:rsidR="004E5A3D" w:rsidRPr="00006886">
        <w:rPr>
          <w:i/>
          <w:iCs/>
          <w:color w:val="FF0000"/>
        </w:rPr>
        <w:t>mcat_final_calibration</w:t>
      </w:r>
      <w:proofErr w:type="spellEnd"/>
      <w:r w:rsidR="004E5A3D" w:rsidRPr="00006886">
        <w:rPr>
          <w:i/>
          <w:iCs/>
          <w:color w:val="FF0000"/>
        </w:rPr>
        <w:t>/</w:t>
      </w:r>
      <w:proofErr w:type="spellStart"/>
      <w:r w:rsidR="004E5A3D" w:rsidRPr="00F36284">
        <w:rPr>
          <w:b/>
          <w:i/>
          <w:color w:val="FF0000"/>
          <w:rPrChange w:id="978" w:author="Tiago Segabinazzi Dotto" w:date="2024-11-05T15:23:00Z" w16du:dateUtc="2024-11-05T15:23:00Z">
            <w:rPr>
              <w:i/>
              <w:color w:val="FF0000"/>
            </w:rPr>
          </w:rPrChange>
        </w:rPr>
        <w:t>microcat_apply_cal_plus_rbr_idr_osnap.m</w:t>
      </w:r>
      <w:proofErr w:type="spellEnd"/>
      <w:del w:id="979" w:author="Tiago Segabinazzi Dotto" w:date="2024-11-05T15:23:00Z" w16du:dateUtc="2024-11-05T15:23:00Z">
        <w:r w:rsidR="004E5A3D">
          <w:delText>).</w:delText>
        </w:r>
      </w:del>
      <w:ins w:id="980" w:author="Tiago Segabinazzi Dotto" w:date="2024-11-05T15:23:00Z" w16du:dateUtc="2024-11-05T15:23:00Z">
        <w:r w:rsidR="004E5A3D">
          <w:t>.</w:t>
        </w:r>
      </w:ins>
      <w:r w:rsidR="004E5A3D">
        <w:t xml:space="preserve"> </w:t>
      </w:r>
    </w:p>
    <w:p w14:paraId="7EA58C89" w14:textId="77777777" w:rsidR="004E48A5" w:rsidRDefault="004E48A5" w:rsidP="004833BE">
      <w:pPr>
        <w:rPr>
          <w:ins w:id="981" w:author="Tiago Segabinazzi Dotto" w:date="2024-11-05T15:23:00Z" w16du:dateUtc="2024-11-05T15:23:00Z"/>
        </w:rPr>
      </w:pPr>
    </w:p>
    <w:p w14:paraId="2E6617FB" w14:textId="7595608A" w:rsidR="004E5A3D" w:rsidRDefault="004E5A3D" w:rsidP="004833BE">
      <w:r>
        <w:t>Particularly:</w:t>
      </w:r>
    </w:p>
    <w:p w14:paraId="1DB2B9C0" w14:textId="1F2E9054" w:rsidR="004E5A3D" w:rsidRDefault="004E5A3D" w:rsidP="004833BE">
      <w:pPr>
        <w:pStyle w:val="ListParagraph"/>
        <w:numPr>
          <w:ilvl w:val="1"/>
          <w:numId w:val="30"/>
        </w:numPr>
        <w:spacing w:line="264" w:lineRule="auto"/>
      </w:pPr>
      <w:r>
        <w:t xml:space="preserve">the string formats for the reading of the .csv files </w:t>
      </w:r>
      <w:proofErr w:type="gramStart"/>
      <w:r>
        <w:t>has to</w:t>
      </w:r>
      <w:proofErr w:type="gramEnd"/>
      <w:r>
        <w:t xml:space="preserve"> be edited according to the number of columns in the csv files</w:t>
      </w:r>
      <w:del w:id="982" w:author="Tiago Segabinazzi Dotto" w:date="2024-11-05T15:23:00Z" w16du:dateUtc="2024-11-05T15:23:00Z">
        <w:r>
          <w:delText xml:space="preserve"> (</w:delText>
        </w:r>
      </w:del>
      <w:ins w:id="983" w:author="Tiago Segabinazzi Dotto" w:date="2024-11-05T15:23:00Z" w16du:dateUtc="2024-11-05T15:23:00Z">
        <w:r w:rsidR="004E48A5">
          <w:t xml:space="preserve">. This is the </w:t>
        </w:r>
      </w:ins>
      <w:r>
        <w:t xml:space="preserve">variable </w:t>
      </w:r>
      <w:proofErr w:type="spellStart"/>
      <w:r w:rsidRPr="00006886">
        <w:rPr>
          <w:i/>
          <w:iCs/>
        </w:rPr>
        <w:t>strformat</w:t>
      </w:r>
      <w:proofErr w:type="spellEnd"/>
      <w:r>
        <w:t xml:space="preserve"> in the header of the script</w:t>
      </w:r>
      <w:del w:id="984" w:author="Tiago Segabinazzi Dotto" w:date="2024-11-05T15:23:00Z" w16du:dateUtc="2024-11-05T15:23:00Z">
        <w:r>
          <w:delText>).</w:delText>
        </w:r>
      </w:del>
      <w:ins w:id="985" w:author="Tiago Segabinazzi Dotto" w:date="2024-11-05T15:23:00Z" w16du:dateUtc="2024-11-05T15:23:00Z">
        <w:r>
          <w:t>.</w:t>
        </w:r>
      </w:ins>
      <w:r>
        <w:t xml:space="preserve"> </w:t>
      </w:r>
    </w:p>
    <w:p w14:paraId="6C8CABC0" w14:textId="6B5CCDF3" w:rsidR="004E5A3D" w:rsidRDefault="004E5A3D" w:rsidP="004833BE">
      <w:pPr>
        <w:pStyle w:val="ListParagraph"/>
        <w:numPr>
          <w:ilvl w:val="1"/>
          <w:numId w:val="30"/>
        </w:numPr>
        <w:spacing w:line="264" w:lineRule="auto"/>
      </w:pPr>
      <w:r>
        <w:t xml:space="preserve">the reference CTD loaded for the QC plots. The cruises used for the plots are defined by the variable </w:t>
      </w:r>
      <w:proofErr w:type="spellStart"/>
      <w:r w:rsidRPr="00006886">
        <w:rPr>
          <w:i/>
          <w:iCs/>
        </w:rPr>
        <w:t>ctd_ref_cruises</w:t>
      </w:r>
      <w:proofErr w:type="spellEnd"/>
      <w:r>
        <w:t xml:space="preserve">, then the user </w:t>
      </w:r>
      <w:proofErr w:type="gramStart"/>
      <w:r>
        <w:t>has to</w:t>
      </w:r>
      <w:proofErr w:type="gramEnd"/>
      <w:r>
        <w:t xml:space="preserve"> edit the end of the script (</w:t>
      </w:r>
      <w:commentRangeStart w:id="986"/>
      <w:r>
        <w:t>if/else section</w:t>
      </w:r>
      <w:commentRangeEnd w:id="986"/>
      <w:r w:rsidR="004E48A5">
        <w:rPr>
          <w:rStyle w:val="CommentReference"/>
        </w:rPr>
        <w:commentReference w:id="986"/>
      </w:r>
      <w:r>
        <w:t>) by adding plotting instructions specific to each cruise.</w:t>
      </w:r>
    </w:p>
    <w:p w14:paraId="28EB6FE1" w14:textId="77777777" w:rsidR="004E48A5" w:rsidRDefault="004E48A5" w:rsidP="004E5A3D">
      <w:pPr>
        <w:spacing w:line="264" w:lineRule="auto"/>
        <w:rPr>
          <w:ins w:id="987" w:author="Tiago Segabinazzi Dotto" w:date="2024-11-05T15:23:00Z" w16du:dateUtc="2024-11-05T15:23:00Z"/>
        </w:rPr>
      </w:pPr>
    </w:p>
    <w:p w14:paraId="6BA5DD02" w14:textId="5863A6CE" w:rsidR="004E5A3D" w:rsidRDefault="004E5A3D" w:rsidP="004E5A3D">
      <w:pPr>
        <w:spacing w:line="264" w:lineRule="auto"/>
      </w:pPr>
      <w:r>
        <w:t xml:space="preserve">e) Once the script is set-up, </w:t>
      </w:r>
      <w:proofErr w:type="spellStart"/>
      <w:r w:rsidRPr="00F36284">
        <w:rPr>
          <w:b/>
          <w:i/>
          <w:color w:val="FF0000"/>
          <w:rPrChange w:id="988" w:author="Tiago Segabinazzi Dotto" w:date="2024-11-05T15:23:00Z" w16du:dateUtc="2024-11-05T15:23:00Z">
            <w:rPr>
              <w:i/>
              <w:color w:val="FF0000"/>
            </w:rPr>
          </w:rPrChange>
        </w:rPr>
        <w:t>microcat_apply_cal_plus_rbr_idr_osnap.m</w:t>
      </w:r>
      <w:proofErr w:type="spellEnd"/>
      <w:r w:rsidRPr="001A50D5">
        <w:rPr>
          <w:color w:val="FF0000"/>
        </w:rPr>
        <w:t xml:space="preserve"> </w:t>
      </w:r>
      <w:r>
        <w:t>applies the calibration coefficients for each time-series and</w:t>
      </w:r>
      <w:r w:rsidR="00E54B54">
        <w:t xml:space="preserve"> </w:t>
      </w:r>
      <w:ins w:id="989" w:author="Tiago Segabinazzi Dotto" w:date="2024-11-05T15:23:00Z" w16du:dateUtc="2024-11-05T15:23:00Z">
        <w:r w:rsidR="00E54B54">
          <w:t>remove</w:t>
        </w:r>
        <w:r>
          <w:t xml:space="preserve"> </w:t>
        </w:r>
      </w:ins>
      <w:r>
        <w:t>bad data</w:t>
      </w:r>
      <w:del w:id="990" w:author="Tiago Segabinazzi Dotto" w:date="2024-11-05T15:23:00Z" w16du:dateUtc="2024-11-05T15:23:00Z">
        <w:r>
          <w:delText xml:space="preserve"> are removed</w:delText>
        </w:r>
      </w:del>
      <w:r>
        <w:t xml:space="preserve">. Constant offsets and conductivity pressure correction are applied if required. </w:t>
      </w:r>
    </w:p>
    <w:p w14:paraId="551C8418" w14:textId="77777777" w:rsidR="004E5A3D" w:rsidRDefault="004E5A3D" w:rsidP="00F36284">
      <w:pPr>
        <w:pStyle w:val="ListParagraph"/>
        <w:numPr>
          <w:ilvl w:val="0"/>
          <w:numId w:val="5"/>
        </w:numPr>
        <w:spacing w:line="264" w:lineRule="auto"/>
        <w:ind w:left="709"/>
        <w:pPrChange w:id="991" w:author="Tiago Segabinazzi Dotto" w:date="2024-11-05T15:23:00Z" w16du:dateUtc="2024-11-05T15:23:00Z">
          <w:pPr>
            <w:pStyle w:val="ListParagraph"/>
            <w:numPr>
              <w:numId w:val="5"/>
            </w:numPr>
            <w:spacing w:line="264" w:lineRule="auto"/>
            <w:ind w:left="2139" w:hanging="360"/>
          </w:pPr>
        </w:pPrChange>
      </w:pPr>
      <w:r w:rsidRPr="00F36284">
        <w:rPr>
          <w:highlight w:val="yellow"/>
          <w:rPrChange w:id="992" w:author="Tiago Segabinazzi Dotto" w:date="2024-11-05T15:23:00Z" w16du:dateUtc="2024-11-05T15:23:00Z">
            <w:rPr/>
          </w:rPrChange>
        </w:rPr>
        <w:t xml:space="preserve">Average trend </w:t>
      </w:r>
      <w:commentRangeStart w:id="993"/>
      <w:r w:rsidRPr="00F36284">
        <w:rPr>
          <w:highlight w:val="yellow"/>
          <w:rPrChange w:id="994" w:author="Tiago Segabinazzi Dotto" w:date="2024-11-05T15:23:00Z" w16du:dateUtc="2024-11-05T15:23:00Z">
            <w:rPr/>
          </w:rPrChange>
        </w:rPr>
        <w:t>is</w:t>
      </w:r>
      <w:commentRangeEnd w:id="993"/>
      <w:r w:rsidR="00E54B54">
        <w:rPr>
          <w:rStyle w:val="CommentReference"/>
        </w:rPr>
        <w:commentReference w:id="993"/>
      </w:r>
      <w:r>
        <w:t xml:space="preserve"> </w:t>
      </w:r>
    </w:p>
    <w:p w14:paraId="42047BFD" w14:textId="4843B69B" w:rsidR="004E5A3D" w:rsidRDefault="004E5A3D" w:rsidP="00F36284">
      <w:pPr>
        <w:pStyle w:val="ListParagraph"/>
        <w:numPr>
          <w:ilvl w:val="0"/>
          <w:numId w:val="5"/>
        </w:numPr>
        <w:spacing w:line="264" w:lineRule="auto"/>
        <w:ind w:left="709"/>
        <w:pPrChange w:id="995" w:author="Tiago Segabinazzi Dotto" w:date="2024-11-05T15:23:00Z" w16du:dateUtc="2024-11-05T15:23:00Z">
          <w:pPr>
            <w:pStyle w:val="ListParagraph"/>
            <w:numPr>
              <w:numId w:val="5"/>
            </w:numPr>
            <w:spacing w:line="264" w:lineRule="auto"/>
            <w:ind w:left="2139" w:hanging="360"/>
          </w:pPr>
        </w:pPrChange>
      </w:pPr>
      <w:r>
        <w:t>General trend: to be applied when pre</w:t>
      </w:r>
      <w:del w:id="996" w:author="Tiago Segabinazzi Dotto" w:date="2024-11-05T15:23:00Z" w16du:dateUtc="2024-11-05T15:23:00Z">
        <w:r>
          <w:delText xml:space="preserve"> </w:delText>
        </w:r>
      </w:del>
      <w:r>
        <w:t>- or post</w:t>
      </w:r>
      <w:del w:id="997" w:author="Tiago Segabinazzi Dotto" w:date="2024-11-05T15:23:00Z" w16du:dateUtc="2024-11-05T15:23:00Z">
        <w:r>
          <w:delText xml:space="preserve"> </w:delText>
        </w:r>
      </w:del>
      <w:ins w:id="998" w:author="Tiago Segabinazzi Dotto" w:date="2024-11-05T15:23:00Z" w16du:dateUtc="2024-11-05T15:23:00Z">
        <w:r w:rsidR="00E54B54">
          <w:t>-</w:t>
        </w:r>
      </w:ins>
      <w:r>
        <w:t>cruise calibration is missing for individual instruments</w:t>
      </w:r>
    </w:p>
    <w:p w14:paraId="411568A2" w14:textId="77777777" w:rsidR="004E5A3D" w:rsidRDefault="004E5A3D" w:rsidP="004E5A3D">
      <w:pPr>
        <w:spacing w:line="264" w:lineRule="auto"/>
      </w:pPr>
    </w:p>
    <w:p w14:paraId="6D5BF2E1" w14:textId="77777777" w:rsidR="004E5A3D" w:rsidRDefault="004E5A3D" w:rsidP="004E5A3D">
      <w:pPr>
        <w:spacing w:line="264" w:lineRule="auto"/>
        <w:rPr>
          <w:highlight w:val="yellow"/>
        </w:rPr>
      </w:pPr>
    </w:p>
    <w:p w14:paraId="7B818E62" w14:textId="58CA2C2A" w:rsidR="004E5A3D" w:rsidRPr="00C56CF9" w:rsidRDefault="004E5A3D" w:rsidP="004E5A3D">
      <w:pPr>
        <w:spacing w:line="264" w:lineRule="auto"/>
      </w:pPr>
      <w:proofErr w:type="gramStart"/>
      <w:r w:rsidRPr="00C56CF9">
        <w:t>The end result</w:t>
      </w:r>
      <w:proofErr w:type="gramEnd"/>
      <w:r w:rsidRPr="00C56CF9">
        <w:t xml:space="preserve"> of this stage is the processed</w:t>
      </w:r>
      <w:del w:id="999" w:author="Tiago Segabinazzi Dotto" w:date="2024-11-05T15:23:00Z" w16du:dateUtc="2024-11-05T15:23:00Z">
        <w:r w:rsidRPr="00C56CF9">
          <w:delText xml:space="preserve"> (</w:delText>
        </w:r>
      </w:del>
      <w:ins w:id="1000" w:author="Tiago Segabinazzi Dotto" w:date="2024-11-05T15:23:00Z" w16du:dateUtc="2024-11-05T15:23:00Z">
        <w:r w:rsidR="00E54B54">
          <w:t xml:space="preserve">, </w:t>
        </w:r>
      </w:ins>
      <w:r w:rsidRPr="00C56CF9">
        <w:t>but not gridded</w:t>
      </w:r>
      <w:del w:id="1001" w:author="Tiago Segabinazzi Dotto" w:date="2024-11-05T15:23:00Z" w16du:dateUtc="2024-11-05T15:23:00Z">
        <w:r w:rsidRPr="00C56CF9">
          <w:delText>)</w:delText>
        </w:r>
      </w:del>
      <w:ins w:id="1002" w:author="Tiago Segabinazzi Dotto" w:date="2024-11-05T15:23:00Z" w16du:dateUtc="2024-11-05T15:23:00Z">
        <w:r w:rsidR="00E54B54">
          <w:t>,</w:t>
        </w:r>
      </w:ins>
      <w:r w:rsidR="00E54B54" w:rsidRPr="00C56CF9">
        <w:t xml:space="preserve"> </w:t>
      </w:r>
      <w:proofErr w:type="spellStart"/>
      <w:r w:rsidRPr="00C56CF9">
        <w:t>microcat</w:t>
      </w:r>
      <w:proofErr w:type="spellEnd"/>
      <w:r w:rsidRPr="00C56CF9">
        <w:t xml:space="preserve"> data in </w:t>
      </w:r>
    </w:p>
    <w:p w14:paraId="34402E21" w14:textId="77777777" w:rsidR="004E5A3D" w:rsidRDefault="004E5A3D" w:rsidP="004E5A3D">
      <w:pPr>
        <w:spacing w:line="264" w:lineRule="auto"/>
        <w:rPr>
          <w:i/>
          <w:iCs/>
          <w:color w:val="00B050"/>
        </w:rPr>
      </w:pPr>
      <w:proofErr w:type="spellStart"/>
      <w:r w:rsidRPr="00C56CF9">
        <w:rPr>
          <w:i/>
          <w:iCs/>
          <w:color w:val="00B050"/>
        </w:rPr>
        <w:t>osnap</w:t>
      </w:r>
      <w:proofErr w:type="spellEnd"/>
      <w:r w:rsidRPr="00C56CF9">
        <w:rPr>
          <w:i/>
          <w:iCs/>
          <w:color w:val="00B050"/>
        </w:rPr>
        <w:t>\data\moor\proc\$mooring\</w:t>
      </w:r>
      <w:proofErr w:type="spellStart"/>
      <w:r w:rsidRPr="00C56CF9">
        <w:rPr>
          <w:i/>
          <w:iCs/>
          <w:color w:val="00B050"/>
        </w:rPr>
        <w:t>microcat</w:t>
      </w:r>
      <w:proofErr w:type="spellEnd"/>
      <w:r w:rsidRPr="00F36284">
        <w:rPr>
          <w:color w:val="000000" w:themeColor="text1"/>
          <w:rPrChange w:id="1003" w:author="Tiago Segabinazzi Dotto" w:date="2024-11-05T15:23:00Z" w16du:dateUtc="2024-11-05T15:23:00Z">
            <w:rPr>
              <w:i/>
              <w:color w:val="00B050"/>
            </w:rPr>
          </w:rPrChange>
        </w:rPr>
        <w:t>.</w:t>
      </w:r>
    </w:p>
    <w:p w14:paraId="4FE88881" w14:textId="77777777" w:rsidR="00E54B54" w:rsidRDefault="00E54B54" w:rsidP="004E5A3D">
      <w:pPr>
        <w:spacing w:line="264" w:lineRule="auto"/>
        <w:rPr>
          <w:ins w:id="1004" w:author="Tiago Segabinazzi Dotto" w:date="2024-11-05T15:23:00Z" w16du:dateUtc="2024-11-05T15:23:00Z"/>
          <w:color w:val="000000" w:themeColor="text1"/>
        </w:rPr>
      </w:pPr>
    </w:p>
    <w:p w14:paraId="1D366A74" w14:textId="1DD9CD09" w:rsidR="004E5A3D" w:rsidRPr="00E54B54" w:rsidRDefault="004E5A3D" w:rsidP="004E5A3D">
      <w:pPr>
        <w:spacing w:line="264" w:lineRule="auto"/>
        <w:rPr>
          <w:color w:val="000000" w:themeColor="text1"/>
        </w:rPr>
      </w:pPr>
      <w:r w:rsidRPr="00E14019">
        <w:rPr>
          <w:color w:val="000000" w:themeColor="text1"/>
        </w:rPr>
        <w:lastRenderedPageBreak/>
        <w:t>Note that, if the script discovers a version of the processed data</w:t>
      </w:r>
      <w:r w:rsidR="00E54B54">
        <w:rPr>
          <w:color w:val="000000" w:themeColor="text1"/>
        </w:rPr>
        <w:t xml:space="preserve"> </w:t>
      </w:r>
      <w:ins w:id="1005" w:author="Tiago Segabinazzi Dotto" w:date="2024-11-05T15:23:00Z" w16du:dateUtc="2024-11-05T15:23:00Z">
        <w:r w:rsidR="00E54B54">
          <w:rPr>
            <w:color w:val="000000" w:themeColor="text1"/>
          </w:rPr>
          <w:t>that</w:t>
        </w:r>
        <w:r w:rsidRPr="00E14019">
          <w:rPr>
            <w:color w:val="000000" w:themeColor="text1"/>
          </w:rPr>
          <w:t xml:space="preserve"> </w:t>
        </w:r>
      </w:ins>
      <w:r w:rsidRPr="00E14019">
        <w:rPr>
          <w:color w:val="000000" w:themeColor="text1"/>
        </w:rPr>
        <w:t xml:space="preserve">already exists in this directory, it will copy it, append its creation date and save it as a backup.  Therefore the ‘to use’ data file is the one without any date appended, e.g. </w:t>
      </w:r>
      <w:r w:rsidRPr="00E14019">
        <w:rPr>
          <w:i/>
          <w:iCs/>
          <w:color w:val="00B050"/>
        </w:rPr>
        <w:t>rtwb1_04_2017_001.microcat</w:t>
      </w:r>
      <w:ins w:id="1006" w:author="Tiago Segabinazzi Dotto" w:date="2024-11-05T15:23:00Z" w16du:dateUtc="2024-11-05T15:23:00Z">
        <w:r w:rsidR="00E54B54">
          <w:rPr>
            <w:color w:val="000000" w:themeColor="text1"/>
          </w:rPr>
          <w:t>.</w:t>
        </w:r>
      </w:ins>
    </w:p>
    <w:p w14:paraId="138E6B50" w14:textId="77777777" w:rsidR="004E5A3D" w:rsidRDefault="004E5A3D" w:rsidP="004E5A3D">
      <w:pPr>
        <w:spacing w:line="264" w:lineRule="auto"/>
        <w:rPr>
          <w:highlight w:val="yellow"/>
        </w:rPr>
      </w:pPr>
    </w:p>
    <w:p w14:paraId="59B79C0D" w14:textId="77777777" w:rsidR="004E5A3D" w:rsidRDefault="004E5A3D" w:rsidP="004E5A3D">
      <w:pPr>
        <w:spacing w:line="264" w:lineRule="auto"/>
        <w:rPr>
          <w:highlight w:val="yellow"/>
        </w:rPr>
      </w:pPr>
    </w:p>
    <w:p w14:paraId="73EA7D34" w14:textId="77777777" w:rsidR="004E5A3D" w:rsidRDefault="004E5A3D" w:rsidP="0046023D">
      <w:pPr>
        <w:pStyle w:val="Heading3"/>
      </w:pPr>
      <w:bookmarkStart w:id="1007" w:name="_Toc108243100"/>
      <w:r>
        <w:t xml:space="preserve">Gridding of the data: creation of a lowpass </w:t>
      </w:r>
      <w:proofErr w:type="gramStart"/>
      <w:r>
        <w:t>filtered,</w:t>
      </w:r>
      <w:proofErr w:type="gramEnd"/>
      <w:r>
        <w:t xml:space="preserve"> regular gridded data set.</w:t>
      </w:r>
      <w:bookmarkEnd w:id="1007"/>
    </w:p>
    <w:p w14:paraId="5F4995E9" w14:textId="77777777" w:rsidR="00452CC6" w:rsidRDefault="00452CC6" w:rsidP="004E5A3D">
      <w:pPr>
        <w:pStyle w:val="BodyText"/>
        <w:rPr>
          <w:ins w:id="1008" w:author="Tiago Segabinazzi Dotto" w:date="2024-11-05T15:23:00Z" w16du:dateUtc="2024-11-05T15:23:00Z"/>
          <w:i/>
          <w:iCs/>
        </w:rPr>
      </w:pPr>
    </w:p>
    <w:p w14:paraId="05D235F8" w14:textId="5EB5C29C" w:rsidR="004E5A3D" w:rsidRPr="00F36284" w:rsidRDefault="004E5A3D" w:rsidP="004E5A3D">
      <w:pPr>
        <w:pStyle w:val="BodyText"/>
        <w:rPr>
          <w:color w:val="000000" w:themeColor="text1"/>
          <w:rPrChange w:id="1009" w:author="Tiago Segabinazzi Dotto" w:date="2024-11-05T15:23:00Z" w16du:dateUtc="2024-11-05T15:23:00Z">
            <w:rPr>
              <w:i/>
            </w:rPr>
          </w:rPrChange>
        </w:rPr>
      </w:pPr>
      <w:r w:rsidRPr="000D374F">
        <w:rPr>
          <w:i/>
          <w:iCs/>
        </w:rPr>
        <w:t xml:space="preserve">Update the mooring file names and </w:t>
      </w:r>
      <w:proofErr w:type="spellStart"/>
      <w:r w:rsidRPr="000D374F">
        <w:rPr>
          <w:i/>
          <w:iCs/>
        </w:rPr>
        <w:t>microcat</w:t>
      </w:r>
      <w:proofErr w:type="spellEnd"/>
      <w:r w:rsidRPr="000D374F">
        <w:rPr>
          <w:i/>
          <w:iCs/>
        </w:rPr>
        <w:t xml:space="preserve"> order field in the script </w:t>
      </w:r>
      <w:r w:rsidRPr="00F36284">
        <w:rPr>
          <w:i/>
          <w:color w:val="FF0000"/>
          <w:rPrChange w:id="1010" w:author="Tiago Segabinazzi Dotto" w:date="2024-11-05T15:23:00Z" w16du:dateUtc="2024-11-05T15:23:00Z">
            <w:rPr>
              <w:i/>
            </w:rPr>
          </w:rPrChange>
        </w:rPr>
        <w:t>\</w:t>
      </w:r>
      <w:proofErr w:type="spellStart"/>
      <w:r w:rsidRPr="00F36284">
        <w:rPr>
          <w:i/>
          <w:color w:val="FF0000"/>
          <w:rPrChange w:id="1011" w:author="Tiago Segabinazzi Dotto" w:date="2024-11-05T15:23:00Z" w16du:dateUtc="2024-11-05T15:23:00Z">
            <w:rPr>
              <w:i/>
            </w:rPr>
          </w:rPrChange>
        </w:rPr>
        <w:t>osnap</w:t>
      </w:r>
      <w:proofErr w:type="spellEnd"/>
      <w:r w:rsidRPr="00F36284">
        <w:rPr>
          <w:i/>
          <w:color w:val="FF0000"/>
          <w:rPrChange w:id="1012" w:author="Tiago Segabinazzi Dotto" w:date="2024-11-05T15:23:00Z" w16du:dateUtc="2024-11-05T15:23:00Z">
            <w:rPr>
              <w:i/>
            </w:rPr>
          </w:rPrChange>
        </w:rPr>
        <w:t>\exec\</w:t>
      </w:r>
      <w:r w:rsidR="004B4A21" w:rsidRPr="00F36284">
        <w:rPr>
          <w:i/>
          <w:color w:val="FF0000"/>
          <w:rPrChange w:id="1013" w:author="Tiago Segabinazzi Dotto" w:date="2024-11-05T15:23:00Z" w16du:dateUtc="2024-11-05T15:23:00Z">
            <w:rPr>
              <w:i/>
            </w:rPr>
          </w:rPrChange>
        </w:rPr>
        <w:t>$cruise</w:t>
      </w:r>
      <w:r w:rsidRPr="00F36284">
        <w:rPr>
          <w:i/>
          <w:color w:val="FF0000"/>
          <w:rPrChange w:id="1014" w:author="Tiago Segabinazzi Dotto" w:date="2024-11-05T15:23:00Z" w16du:dateUtc="2024-11-05T15:23:00Z">
            <w:rPr>
              <w:i/>
            </w:rPr>
          </w:rPrChange>
        </w:rPr>
        <w:t>\stage3\gridding\</w:t>
      </w:r>
      <w:r w:rsidR="00C6233B" w:rsidRPr="00F36284">
        <w:rPr>
          <w:i/>
          <w:color w:val="FF0000"/>
          <w:rPrChange w:id="1015" w:author="Tiago Segabinazzi Dotto" w:date="2024-11-05T15:23:00Z" w16du:dateUtc="2024-11-05T15:23:00Z">
            <w:rPr>
              <w:i/>
            </w:rPr>
          </w:rPrChange>
        </w:rPr>
        <w:t>MCAT\</w:t>
      </w:r>
      <w:proofErr w:type="spellStart"/>
      <w:r w:rsidRPr="00F36284">
        <w:rPr>
          <w:b/>
          <w:i/>
          <w:color w:val="FF0000"/>
          <w:rPrChange w:id="1016" w:author="Tiago Segabinazzi Dotto" w:date="2024-11-05T15:23:00Z" w16du:dateUtc="2024-11-05T15:23:00Z">
            <w:rPr>
              <w:i/>
              <w:color w:val="FF0000"/>
            </w:rPr>
          </w:rPrChange>
        </w:rPr>
        <w:t>grid_osnap_mcat_data.m</w:t>
      </w:r>
      <w:proofErr w:type="spellEnd"/>
      <w:ins w:id="1017" w:author="Tiago Segabinazzi Dotto" w:date="2024-11-05T15:23:00Z" w16du:dateUtc="2024-11-05T15:23:00Z">
        <w:r w:rsidR="00452CC6">
          <w:rPr>
            <w:color w:val="000000" w:themeColor="text1"/>
          </w:rPr>
          <w:t>.</w:t>
        </w:r>
      </w:ins>
    </w:p>
    <w:p w14:paraId="723EB11F" w14:textId="77777777" w:rsidR="00452CC6" w:rsidRDefault="00452CC6" w:rsidP="00452CC6">
      <w:pPr>
        <w:pStyle w:val="BodyText"/>
        <w:rPr>
          <w:ins w:id="1018" w:author="Tiago Segabinazzi Dotto" w:date="2024-11-05T15:23:00Z" w16du:dateUtc="2024-11-05T15:23:00Z"/>
        </w:rPr>
      </w:pPr>
    </w:p>
    <w:p w14:paraId="5A0A973C" w14:textId="78B13F61" w:rsidR="00452CC6" w:rsidRDefault="00452CC6" w:rsidP="00F36284">
      <w:pPr>
        <w:pStyle w:val="BodyText"/>
        <w:rPr>
          <w:ins w:id="1019" w:author="Tiago Segabinazzi Dotto" w:date="2024-11-05T15:23:00Z" w16du:dateUtc="2024-11-05T15:23:00Z"/>
        </w:rPr>
      </w:pPr>
      <w:ins w:id="1020" w:author="Tiago Segabinazzi Dotto" w:date="2024-11-05T15:23:00Z" w16du:dateUtc="2024-11-05T15:23:00Z">
        <w:r>
          <w:t>Then, follow the next steps:</w:t>
        </w:r>
      </w:ins>
    </w:p>
    <w:p w14:paraId="6C6D2B28" w14:textId="16E8D916" w:rsidR="004E5A3D" w:rsidRDefault="004E5A3D" w:rsidP="00F36284">
      <w:pPr>
        <w:pStyle w:val="BodyText"/>
        <w:numPr>
          <w:ilvl w:val="0"/>
          <w:numId w:val="11"/>
        </w:numPr>
        <w:spacing w:before="0" w:after="0" w:line="240" w:lineRule="auto"/>
        <w:pPrChange w:id="1021" w:author="Tiago Segabinazzi Dotto" w:date="2024-11-05T15:23:00Z" w16du:dateUtc="2024-11-05T15:23:00Z">
          <w:pPr>
            <w:pStyle w:val="BodyText"/>
            <w:numPr>
              <w:numId w:val="11"/>
            </w:numPr>
            <w:ind w:left="720" w:hanging="360"/>
          </w:pPr>
        </w:pPrChange>
      </w:pPr>
      <w:r>
        <w:t>Check initialisation parameters listed in that script.</w:t>
      </w:r>
    </w:p>
    <w:p w14:paraId="397C25D6" w14:textId="77777777" w:rsidR="00510EFD" w:rsidRPr="00510EFD" w:rsidRDefault="00C6233B" w:rsidP="00452CC6">
      <w:pPr>
        <w:pStyle w:val="ListParagraph"/>
        <w:widowControl/>
        <w:numPr>
          <w:ilvl w:val="0"/>
          <w:numId w:val="11"/>
        </w:numPr>
        <w:autoSpaceDE w:val="0"/>
        <w:autoSpaceDN w:val="0"/>
        <w:adjustRightInd w:val="0"/>
        <w:rPr>
          <w:rFonts w:ascii="Courier New" w:eastAsiaTheme="minorHAnsi" w:hAnsi="Courier New" w:cs="Courier New"/>
          <w:lang w:eastAsia="en-US" w:bidi="ar-SA"/>
        </w:rPr>
      </w:pPr>
      <w:r>
        <w:t xml:space="preserve">Update the mooring file names and </w:t>
      </w:r>
      <w:proofErr w:type="spellStart"/>
      <w:r>
        <w:t>microcat</w:t>
      </w:r>
      <w:proofErr w:type="spellEnd"/>
      <w:r>
        <w:t xml:space="preserve"> order. </w:t>
      </w:r>
    </w:p>
    <w:p w14:paraId="05EA7C33" w14:textId="18EEC8E6" w:rsidR="00C6233B" w:rsidRPr="00C6233B" w:rsidRDefault="00C6233B" w:rsidP="00452CC6">
      <w:pPr>
        <w:pStyle w:val="ListParagraph"/>
        <w:widowControl/>
        <w:numPr>
          <w:ilvl w:val="0"/>
          <w:numId w:val="11"/>
        </w:numPr>
        <w:autoSpaceDE w:val="0"/>
        <w:autoSpaceDN w:val="0"/>
        <w:adjustRightInd w:val="0"/>
        <w:rPr>
          <w:rFonts w:ascii="Courier New" w:eastAsiaTheme="minorHAnsi" w:hAnsi="Courier New" w:cs="Courier New"/>
          <w:lang w:eastAsia="en-US" w:bidi="ar-SA"/>
        </w:rPr>
      </w:pPr>
      <w:r>
        <w:t>If you want to run the gridding on un-calibrated data</w:t>
      </w:r>
      <w:ins w:id="1022" w:author="Tiago Segabinazzi Dotto" w:date="2024-11-05T15:23:00Z" w16du:dateUtc="2024-11-05T15:23:00Z">
        <w:r w:rsidR="00452CC6">
          <w:t>,</w:t>
        </w:r>
      </w:ins>
      <w:r>
        <w:t xml:space="preserve"> you must update the instrument order and </w:t>
      </w:r>
      <w:del w:id="1023" w:author="Tiago Segabinazzi Dotto" w:date="2024-11-05T15:23:00Z" w16du:dateUtc="2024-11-05T15:23:00Z">
        <w:r>
          <w:delText xml:space="preserve">the </w:delText>
        </w:r>
      </w:del>
      <w:r>
        <w:t>uncomment</w:t>
      </w:r>
      <w:r w:rsidR="00452CC6">
        <w:t xml:space="preserve"> </w:t>
      </w:r>
      <w:ins w:id="1024" w:author="Tiago Segabinazzi Dotto" w:date="2024-11-05T15:23:00Z" w16du:dateUtc="2024-11-05T15:23:00Z">
        <w:r w:rsidR="00452CC6">
          <w:t>the variable</w:t>
        </w:r>
        <w:r>
          <w:t xml:space="preserve"> </w:t>
        </w:r>
      </w:ins>
      <w:proofErr w:type="spellStart"/>
      <w:r w:rsidRPr="00C6233B">
        <w:rPr>
          <w:rFonts w:ascii="Courier New" w:eastAsiaTheme="minorHAnsi" w:hAnsi="Courier New" w:cs="Courier New"/>
          <w:color w:val="000000"/>
          <w:sz w:val="20"/>
          <w:szCs w:val="20"/>
          <w:lang w:eastAsia="en-US" w:bidi="ar-SA"/>
        </w:rPr>
        <w:t>p_hydrogrid.mc_int</w:t>
      </w:r>
      <w:proofErr w:type="spellEnd"/>
      <w:r w:rsidRPr="00C6233B">
        <w:rPr>
          <w:rFonts w:ascii="Courier New" w:eastAsiaTheme="minorHAnsi" w:hAnsi="Courier New" w:cs="Courier New"/>
          <w:color w:val="000000"/>
          <w:sz w:val="20"/>
          <w:szCs w:val="20"/>
          <w:lang w:eastAsia="en-US" w:bidi="ar-SA"/>
        </w:rPr>
        <w:t xml:space="preserve"> </w:t>
      </w:r>
      <w:del w:id="1025" w:author="Tiago Segabinazzi Dotto" w:date="2024-11-05T15:23:00Z" w16du:dateUtc="2024-11-05T15:23:00Z">
        <w:r>
          <w:delText xml:space="preserve">uncomment variable </w:delText>
        </w:r>
      </w:del>
      <w:r>
        <w:t>later in the script.</w:t>
      </w:r>
    </w:p>
    <w:p w14:paraId="0E36D54B" w14:textId="77777777" w:rsidR="004E5A3D" w:rsidRDefault="004E5A3D" w:rsidP="00F36284">
      <w:pPr>
        <w:pStyle w:val="BodyText"/>
        <w:numPr>
          <w:ilvl w:val="0"/>
          <w:numId w:val="11"/>
        </w:numPr>
        <w:spacing w:before="0" w:after="0" w:line="240" w:lineRule="auto"/>
        <w:rPr>
          <w:color w:val="000000" w:themeColor="text1"/>
        </w:rPr>
        <w:pPrChange w:id="1026" w:author="Tiago Segabinazzi Dotto" w:date="2024-11-05T15:23:00Z" w16du:dateUtc="2024-11-05T15:23:00Z">
          <w:pPr>
            <w:pStyle w:val="BodyText"/>
            <w:numPr>
              <w:numId w:val="11"/>
            </w:numPr>
            <w:ind w:left="720" w:hanging="360"/>
          </w:pPr>
        </w:pPrChange>
      </w:pPr>
      <w:r>
        <w:rPr>
          <w:color w:val="000000" w:themeColor="text1"/>
        </w:rPr>
        <w:t xml:space="preserve">It calls the worker script: </w:t>
      </w:r>
      <w:proofErr w:type="spellStart"/>
      <w:r w:rsidRPr="00FF528B">
        <w:rPr>
          <w:i/>
          <w:iCs/>
          <w:color w:val="FF0000"/>
        </w:rPr>
        <w:t>hydro_grid_osnap_linear_interp.m</w:t>
      </w:r>
      <w:proofErr w:type="spellEnd"/>
      <w:r w:rsidRPr="00FF528B">
        <w:rPr>
          <w:i/>
          <w:iCs/>
          <w:color w:val="FF0000"/>
        </w:rPr>
        <w:t xml:space="preserve"> </w:t>
      </w:r>
      <w:r>
        <w:rPr>
          <w:color w:val="000000" w:themeColor="text1"/>
        </w:rPr>
        <w:t>in the same directory which does the following:</w:t>
      </w:r>
    </w:p>
    <w:p w14:paraId="68A14641" w14:textId="1B9DE158" w:rsidR="004E5A3D" w:rsidRDefault="004E5A3D" w:rsidP="00F36284">
      <w:pPr>
        <w:pStyle w:val="BodyText"/>
        <w:numPr>
          <w:ilvl w:val="1"/>
          <w:numId w:val="6"/>
        </w:numPr>
        <w:spacing w:before="0" w:after="0" w:line="240" w:lineRule="auto"/>
        <w:rPr>
          <w:color w:val="000000" w:themeColor="text1"/>
        </w:rPr>
        <w:pPrChange w:id="1027" w:author="Tiago Segabinazzi Dotto" w:date="2024-11-05T15:23:00Z" w16du:dateUtc="2024-11-05T15:23:00Z">
          <w:pPr>
            <w:pStyle w:val="BodyText"/>
            <w:numPr>
              <w:ilvl w:val="1"/>
              <w:numId w:val="6"/>
            </w:numPr>
            <w:spacing w:line="240" w:lineRule="auto"/>
            <w:ind w:left="1440" w:hanging="360"/>
          </w:pPr>
        </w:pPrChange>
      </w:pPr>
      <w:del w:id="1028" w:author="Tiago Segabinazzi Dotto" w:date="2024-11-05T15:23:00Z" w16du:dateUtc="2024-11-05T15:23:00Z">
        <w:r>
          <w:rPr>
            <w:color w:val="000000" w:themeColor="text1"/>
          </w:rPr>
          <w:delText>-</w:delText>
        </w:r>
      </w:del>
      <w:r>
        <w:rPr>
          <w:color w:val="000000" w:themeColor="text1"/>
        </w:rPr>
        <w:t xml:space="preserve">Load </w:t>
      </w:r>
      <w:proofErr w:type="spellStart"/>
      <w:r>
        <w:rPr>
          <w:color w:val="000000" w:themeColor="text1"/>
        </w:rPr>
        <w:t>microcat</w:t>
      </w:r>
      <w:proofErr w:type="spellEnd"/>
      <w:r>
        <w:rPr>
          <w:color w:val="000000" w:themeColor="text1"/>
        </w:rPr>
        <w:t xml:space="preserve"> data</w:t>
      </w:r>
    </w:p>
    <w:p w14:paraId="0E112BAB" w14:textId="12DAB2E1" w:rsidR="004E5A3D" w:rsidRDefault="004E5A3D" w:rsidP="00F36284">
      <w:pPr>
        <w:pStyle w:val="BodyText"/>
        <w:numPr>
          <w:ilvl w:val="1"/>
          <w:numId w:val="6"/>
        </w:numPr>
        <w:spacing w:before="0" w:after="0" w:line="240" w:lineRule="auto"/>
        <w:rPr>
          <w:color w:val="000000" w:themeColor="text1"/>
        </w:rPr>
        <w:pPrChange w:id="1029" w:author="Tiago Segabinazzi Dotto" w:date="2024-11-05T15:23:00Z" w16du:dateUtc="2024-11-05T15:23:00Z">
          <w:pPr>
            <w:pStyle w:val="BodyText"/>
            <w:numPr>
              <w:ilvl w:val="1"/>
              <w:numId w:val="6"/>
            </w:numPr>
            <w:spacing w:line="240" w:lineRule="auto"/>
            <w:ind w:left="1440" w:hanging="360"/>
          </w:pPr>
        </w:pPrChange>
      </w:pPr>
      <w:del w:id="1030" w:author="Tiago Segabinazzi Dotto" w:date="2024-11-05T15:23:00Z" w16du:dateUtc="2024-11-05T15:23:00Z">
        <w:r>
          <w:rPr>
            <w:color w:val="000000" w:themeColor="text1"/>
          </w:rPr>
          <w:delText>-</w:delText>
        </w:r>
      </w:del>
      <w:r>
        <w:rPr>
          <w:color w:val="000000" w:themeColor="text1"/>
        </w:rPr>
        <w:t>Fill pressure gaps</w:t>
      </w:r>
    </w:p>
    <w:p w14:paraId="43C502DB" w14:textId="6B0D2745" w:rsidR="004E5A3D" w:rsidRDefault="004E5A3D" w:rsidP="00F36284">
      <w:pPr>
        <w:pStyle w:val="BodyText"/>
        <w:numPr>
          <w:ilvl w:val="1"/>
          <w:numId w:val="6"/>
        </w:numPr>
        <w:spacing w:before="0" w:after="0" w:line="240" w:lineRule="auto"/>
        <w:rPr>
          <w:color w:val="000000" w:themeColor="text1"/>
        </w:rPr>
        <w:pPrChange w:id="1031" w:author="Tiago Segabinazzi Dotto" w:date="2024-11-05T15:23:00Z" w16du:dateUtc="2024-11-05T15:23:00Z">
          <w:pPr>
            <w:pStyle w:val="BodyText"/>
            <w:numPr>
              <w:ilvl w:val="1"/>
              <w:numId w:val="6"/>
            </w:numPr>
            <w:spacing w:line="240" w:lineRule="auto"/>
            <w:ind w:left="1440" w:hanging="360"/>
          </w:pPr>
        </w:pPrChange>
      </w:pPr>
      <w:del w:id="1032" w:author="Tiago Segabinazzi Dotto" w:date="2024-11-05T15:23:00Z" w16du:dateUtc="2024-11-05T15:23:00Z">
        <w:r>
          <w:rPr>
            <w:color w:val="000000" w:themeColor="text1"/>
          </w:rPr>
          <w:delText>-</w:delText>
        </w:r>
      </w:del>
      <w:r>
        <w:rPr>
          <w:color w:val="000000" w:themeColor="text1"/>
        </w:rPr>
        <w:t xml:space="preserve">Convert conductivity to salinity and </w:t>
      </w:r>
      <w:del w:id="1033" w:author="Tiago Segabinazzi Dotto" w:date="2024-11-05T15:23:00Z" w16du:dateUtc="2024-11-05T15:23:00Z">
        <w:r>
          <w:rPr>
            <w:color w:val="000000" w:themeColor="text1"/>
          </w:rPr>
          <w:delText>despike</w:delText>
        </w:r>
      </w:del>
      <w:ins w:id="1034" w:author="Tiago Segabinazzi Dotto" w:date="2024-11-05T15:23:00Z" w16du:dateUtc="2024-11-05T15:23:00Z">
        <w:r>
          <w:rPr>
            <w:color w:val="000000" w:themeColor="text1"/>
          </w:rPr>
          <w:t>de</w:t>
        </w:r>
        <w:r w:rsidR="00FE6914">
          <w:rPr>
            <w:color w:val="000000" w:themeColor="text1"/>
          </w:rPr>
          <w:t>-</w:t>
        </w:r>
        <w:r>
          <w:rPr>
            <w:color w:val="000000" w:themeColor="text1"/>
          </w:rPr>
          <w:t>spike</w:t>
        </w:r>
        <w:r w:rsidR="00FE6914">
          <w:rPr>
            <w:color w:val="000000" w:themeColor="text1"/>
          </w:rPr>
          <w:t xml:space="preserve"> it</w:t>
        </w:r>
      </w:ins>
    </w:p>
    <w:p w14:paraId="780B6D30" w14:textId="72A8717B" w:rsidR="004E5A3D" w:rsidRDefault="004E5A3D" w:rsidP="00F36284">
      <w:pPr>
        <w:pStyle w:val="BodyText"/>
        <w:numPr>
          <w:ilvl w:val="1"/>
          <w:numId w:val="6"/>
        </w:numPr>
        <w:spacing w:before="0" w:after="0" w:line="240" w:lineRule="auto"/>
        <w:rPr>
          <w:color w:val="000000" w:themeColor="text1"/>
        </w:rPr>
        <w:pPrChange w:id="1035" w:author="Tiago Segabinazzi Dotto" w:date="2024-11-05T15:23:00Z" w16du:dateUtc="2024-11-05T15:23:00Z">
          <w:pPr>
            <w:pStyle w:val="BodyText"/>
            <w:numPr>
              <w:ilvl w:val="1"/>
              <w:numId w:val="6"/>
            </w:numPr>
            <w:spacing w:line="240" w:lineRule="auto"/>
            <w:ind w:left="1440" w:hanging="360"/>
          </w:pPr>
        </w:pPrChange>
      </w:pPr>
      <w:del w:id="1036" w:author="Tiago Segabinazzi Dotto" w:date="2024-11-05T15:23:00Z" w16du:dateUtc="2024-11-05T15:23:00Z">
        <w:r>
          <w:rPr>
            <w:color w:val="000000" w:themeColor="text1"/>
          </w:rPr>
          <w:delText>-</w:delText>
        </w:r>
      </w:del>
      <w:r>
        <w:rPr>
          <w:color w:val="000000" w:themeColor="text1"/>
        </w:rPr>
        <w:t xml:space="preserve">Apply </w:t>
      </w:r>
      <w:commentRangeStart w:id="1037"/>
      <w:proofErr w:type="gramStart"/>
      <w:r>
        <w:rPr>
          <w:color w:val="000000" w:themeColor="text1"/>
        </w:rPr>
        <w:t>low-pass</w:t>
      </w:r>
      <w:commentRangeEnd w:id="1037"/>
      <w:proofErr w:type="gramEnd"/>
      <w:r w:rsidR="00FE6914">
        <w:rPr>
          <w:rStyle w:val="CommentReference"/>
          <w:rFonts w:cs="Mangal"/>
        </w:rPr>
        <w:commentReference w:id="1037"/>
      </w:r>
      <w:r>
        <w:rPr>
          <w:color w:val="000000" w:themeColor="text1"/>
        </w:rPr>
        <w:t xml:space="preserve"> temporal filter</w:t>
      </w:r>
    </w:p>
    <w:p w14:paraId="6968BE46" w14:textId="43167FC8" w:rsidR="004E5A3D" w:rsidRDefault="004E5A3D" w:rsidP="00F36284">
      <w:pPr>
        <w:pStyle w:val="BodyText"/>
        <w:numPr>
          <w:ilvl w:val="1"/>
          <w:numId w:val="6"/>
        </w:numPr>
        <w:spacing w:before="0" w:after="0" w:line="240" w:lineRule="auto"/>
        <w:rPr>
          <w:color w:val="000000" w:themeColor="text1"/>
        </w:rPr>
        <w:pPrChange w:id="1038" w:author="Tiago Segabinazzi Dotto" w:date="2024-11-05T15:23:00Z" w16du:dateUtc="2024-11-05T15:23:00Z">
          <w:pPr>
            <w:pStyle w:val="BodyText"/>
            <w:numPr>
              <w:ilvl w:val="1"/>
              <w:numId w:val="6"/>
            </w:numPr>
            <w:spacing w:line="240" w:lineRule="auto"/>
            <w:ind w:left="1440" w:hanging="360"/>
          </w:pPr>
        </w:pPrChange>
      </w:pPr>
      <w:del w:id="1039" w:author="Tiago Segabinazzi Dotto" w:date="2024-11-05T15:23:00Z" w16du:dateUtc="2024-11-05T15:23:00Z">
        <w:r>
          <w:rPr>
            <w:color w:val="000000" w:themeColor="text1"/>
          </w:rPr>
          <w:delText>-</w:delText>
        </w:r>
      </w:del>
      <w:commentRangeStart w:id="1040"/>
      <w:r>
        <w:rPr>
          <w:color w:val="000000" w:themeColor="text1"/>
        </w:rPr>
        <w:t>Close</w:t>
      </w:r>
      <w:commentRangeEnd w:id="1040"/>
      <w:r w:rsidR="00FE6914">
        <w:rPr>
          <w:rStyle w:val="CommentReference"/>
          <w:rFonts w:cs="Mangal"/>
        </w:rPr>
        <w:commentReference w:id="1040"/>
      </w:r>
      <w:r>
        <w:rPr>
          <w:color w:val="000000" w:themeColor="text1"/>
        </w:rPr>
        <w:t xml:space="preserve"> big gaps in salinity</w:t>
      </w:r>
    </w:p>
    <w:p w14:paraId="72587CBC" w14:textId="5130FE7C" w:rsidR="004E5A3D" w:rsidRDefault="004E5A3D" w:rsidP="00F36284">
      <w:pPr>
        <w:pStyle w:val="BodyText"/>
        <w:numPr>
          <w:ilvl w:val="1"/>
          <w:numId w:val="6"/>
        </w:numPr>
        <w:spacing w:before="0" w:after="0" w:line="240" w:lineRule="auto"/>
        <w:rPr>
          <w:color w:val="000000" w:themeColor="text1"/>
        </w:rPr>
        <w:pPrChange w:id="1041" w:author="Tiago Segabinazzi Dotto" w:date="2024-11-05T15:23:00Z" w16du:dateUtc="2024-11-05T15:23:00Z">
          <w:pPr>
            <w:pStyle w:val="BodyText"/>
            <w:numPr>
              <w:ilvl w:val="1"/>
              <w:numId w:val="6"/>
            </w:numPr>
            <w:spacing w:line="240" w:lineRule="auto"/>
            <w:ind w:left="1440" w:hanging="360"/>
          </w:pPr>
        </w:pPrChange>
      </w:pPr>
      <w:del w:id="1042" w:author="Tiago Segabinazzi Dotto" w:date="2024-11-05T15:23:00Z" w16du:dateUtc="2024-11-05T15:23:00Z">
        <w:r>
          <w:rPr>
            <w:color w:val="000000" w:themeColor="text1"/>
          </w:rPr>
          <w:delText>-</w:delText>
        </w:r>
      </w:del>
      <w:r>
        <w:rPr>
          <w:color w:val="000000" w:themeColor="text1"/>
        </w:rPr>
        <w:t xml:space="preserve">Interpolate </w:t>
      </w:r>
      <w:ins w:id="1043" w:author="Tiago Segabinazzi Dotto" w:date="2024-11-05T15:23:00Z" w16du:dateUtc="2024-11-05T15:23:00Z">
        <w:r w:rsidR="00FE6914">
          <w:rPr>
            <w:color w:val="000000" w:themeColor="text1"/>
          </w:rPr>
          <w:t xml:space="preserve">the </w:t>
        </w:r>
        <w:proofErr w:type="spellStart"/>
        <w:r w:rsidR="00FE6914">
          <w:rPr>
            <w:color w:val="000000" w:themeColor="text1"/>
          </w:rPr>
          <w:t>microcats</w:t>
        </w:r>
        <w:proofErr w:type="spellEnd"/>
        <w:r w:rsidR="00FE6914">
          <w:rPr>
            <w:color w:val="000000" w:themeColor="text1"/>
          </w:rPr>
          <w:t xml:space="preserve"> from the same mooring </w:t>
        </w:r>
      </w:ins>
      <w:r>
        <w:rPr>
          <w:color w:val="000000" w:themeColor="text1"/>
        </w:rPr>
        <w:t>vertically</w:t>
      </w:r>
    </w:p>
    <w:p w14:paraId="47B63B6C" w14:textId="5F9FCB4A" w:rsidR="004E5A3D" w:rsidRPr="00526004" w:rsidRDefault="004E5A3D" w:rsidP="00F36284">
      <w:pPr>
        <w:pStyle w:val="BodyText"/>
        <w:numPr>
          <w:ilvl w:val="1"/>
          <w:numId w:val="6"/>
        </w:numPr>
        <w:spacing w:before="0" w:after="0" w:line="240" w:lineRule="auto"/>
        <w:rPr>
          <w:color w:val="000000" w:themeColor="text1"/>
        </w:rPr>
        <w:pPrChange w:id="1044" w:author="Tiago Segabinazzi Dotto" w:date="2024-11-05T15:23:00Z" w16du:dateUtc="2024-11-05T15:23:00Z">
          <w:pPr>
            <w:pStyle w:val="BodyText"/>
            <w:numPr>
              <w:ilvl w:val="1"/>
              <w:numId w:val="6"/>
            </w:numPr>
            <w:spacing w:line="240" w:lineRule="auto"/>
            <w:ind w:left="1440" w:hanging="360"/>
          </w:pPr>
        </w:pPrChange>
      </w:pPr>
      <w:del w:id="1045" w:author="Tiago Segabinazzi Dotto" w:date="2024-11-05T15:23:00Z" w16du:dateUtc="2024-11-05T15:23:00Z">
        <w:r>
          <w:rPr>
            <w:color w:val="000000" w:themeColor="text1"/>
          </w:rPr>
          <w:delText>-</w:delText>
        </w:r>
      </w:del>
      <w:r>
        <w:rPr>
          <w:color w:val="000000" w:themeColor="text1"/>
        </w:rPr>
        <w:t>Save and generate plots.</w:t>
      </w:r>
    </w:p>
    <w:p w14:paraId="35127347" w14:textId="77777777" w:rsidR="004E5A3D" w:rsidRPr="00F36284" w:rsidRDefault="004E5A3D" w:rsidP="00F36284">
      <w:pPr>
        <w:pStyle w:val="BodyText"/>
        <w:spacing w:before="0" w:after="0" w:line="240" w:lineRule="auto"/>
        <w:rPr>
          <w:color w:val="FF0000"/>
          <w:rPrChange w:id="1046" w:author="Tiago Segabinazzi Dotto" w:date="2024-11-05T15:23:00Z" w16du:dateUtc="2024-11-05T15:23:00Z">
            <w:rPr>
              <w:i/>
              <w:color w:val="FF0000"/>
            </w:rPr>
          </w:rPrChange>
        </w:rPr>
        <w:pPrChange w:id="1047" w:author="Tiago Segabinazzi Dotto" w:date="2024-11-05T15:23:00Z" w16du:dateUtc="2024-11-05T15:23:00Z">
          <w:pPr>
            <w:pStyle w:val="BodyText"/>
          </w:pPr>
        </w:pPrChange>
      </w:pPr>
    </w:p>
    <w:p w14:paraId="3A6012CB" w14:textId="1046B379" w:rsidR="004E5A3D" w:rsidRPr="0046023D" w:rsidRDefault="004E5A3D" w:rsidP="00F36284">
      <w:pPr>
        <w:pStyle w:val="BodyText"/>
        <w:spacing w:before="0" w:after="0" w:line="240" w:lineRule="auto"/>
        <w:rPr>
          <w:i/>
          <w:iCs/>
          <w:color w:val="00B050"/>
        </w:rPr>
        <w:pPrChange w:id="1048" w:author="Tiago Segabinazzi Dotto" w:date="2024-11-05T15:23:00Z" w16du:dateUtc="2024-11-05T15:23:00Z">
          <w:pPr>
            <w:pStyle w:val="BodyText"/>
          </w:pPr>
        </w:pPrChange>
      </w:pPr>
      <w:r>
        <w:t xml:space="preserve">Data are saved as a </w:t>
      </w:r>
      <w:ins w:id="1049" w:author="Tiago Segabinazzi Dotto" w:date="2024-11-05T15:23:00Z" w16du:dateUtc="2024-11-05T15:23:00Z">
        <w:r w:rsidR="00FE6914" w:rsidRPr="00F36284">
          <w:rPr>
            <w:i/>
            <w:iCs/>
          </w:rPr>
          <w:t>.</w:t>
        </w:r>
      </w:ins>
      <w:r w:rsidRPr="00F36284">
        <w:rPr>
          <w:i/>
          <w:rPrChange w:id="1050" w:author="Tiago Segabinazzi Dotto" w:date="2024-11-05T15:23:00Z" w16du:dateUtc="2024-11-05T15:23:00Z">
            <w:rPr/>
          </w:rPrChange>
        </w:rPr>
        <w:t>mat</w:t>
      </w:r>
      <w:r>
        <w:t xml:space="preserve"> file in </w:t>
      </w:r>
      <w:del w:id="1051" w:author="Tiago Segabinazzi Dotto" w:date="2024-11-05T15:23:00Z" w16du:dateUtc="2024-11-05T15:23:00Z">
        <w:r>
          <w:delText xml:space="preserve"> </w:delText>
        </w:r>
      </w:del>
      <w:r w:rsidRPr="000C47BC">
        <w:rPr>
          <w:i/>
          <w:iCs/>
          <w:color w:val="00B050"/>
        </w:rPr>
        <w:t>~\</w:t>
      </w:r>
      <w:proofErr w:type="spellStart"/>
      <w:r w:rsidRPr="000C47BC">
        <w:rPr>
          <w:i/>
          <w:iCs/>
          <w:color w:val="00B050"/>
        </w:rPr>
        <w:t>osnap</w:t>
      </w:r>
      <w:proofErr w:type="spellEnd"/>
      <w:r w:rsidRPr="000C47BC">
        <w:rPr>
          <w:i/>
          <w:iCs/>
          <w:color w:val="00B050"/>
        </w:rPr>
        <w:t>\data\moor\proc\</w:t>
      </w:r>
      <w:proofErr w:type="spellStart"/>
      <w:r w:rsidRPr="000C47BC">
        <w:rPr>
          <w:i/>
          <w:iCs/>
          <w:color w:val="00B050"/>
        </w:rPr>
        <w:t>hydro_grid</w:t>
      </w:r>
      <w:proofErr w:type="spellEnd"/>
      <w:r w:rsidRPr="000C47BC">
        <w:rPr>
          <w:i/>
          <w:iCs/>
          <w:color w:val="00B050"/>
        </w:rPr>
        <w:t>\</w:t>
      </w:r>
      <w:r w:rsidR="0046023D" w:rsidRPr="00F36284">
        <w:rPr>
          <w:color w:val="000000" w:themeColor="text1"/>
          <w:rPrChange w:id="1052" w:author="Tiago Segabinazzi Dotto" w:date="2024-11-05T15:23:00Z" w16du:dateUtc="2024-11-05T15:23:00Z">
            <w:rPr>
              <w:i/>
              <w:color w:val="00B050"/>
            </w:rPr>
          </w:rPrChange>
        </w:rPr>
        <w:t>.</w:t>
      </w:r>
      <w:r w:rsidR="0046023D" w:rsidRPr="00F36284">
        <w:rPr>
          <w:rPrChange w:id="1053" w:author="Tiago Segabinazzi Dotto" w:date="2024-11-05T15:23:00Z" w16du:dateUtc="2024-11-05T15:23:00Z">
            <w:rPr>
              <w:i/>
              <w:color w:val="00B050"/>
            </w:rPr>
          </w:rPrChange>
        </w:rPr>
        <w:t xml:space="preserve"> </w:t>
      </w:r>
      <w:r>
        <w:t xml:space="preserve">The gridded </w:t>
      </w:r>
      <w:r w:rsidRPr="00F36284">
        <w:rPr>
          <w:i/>
          <w:rPrChange w:id="1054" w:author="Tiago Segabinazzi Dotto" w:date="2024-11-05T15:23:00Z" w16du:dateUtc="2024-11-05T15:23:00Z">
            <w:rPr/>
          </w:rPrChange>
        </w:rPr>
        <w:t>.mat</w:t>
      </w:r>
      <w:r>
        <w:t xml:space="preserve"> files have the variable naming conventions </w:t>
      </w:r>
      <w:r w:rsidR="0046023D">
        <w:t>listed in Table 1</w:t>
      </w:r>
      <w:ins w:id="1055" w:author="Tiago Segabinazzi Dotto" w:date="2024-11-05T15:23:00Z" w16du:dateUtc="2024-11-05T15:23:00Z">
        <w:r w:rsidR="00FE6914">
          <w:t>.</w:t>
        </w:r>
      </w:ins>
    </w:p>
    <w:p w14:paraId="12BDC21A" w14:textId="77777777" w:rsidR="004E5A3D" w:rsidRDefault="004E5A3D" w:rsidP="004E5A3D">
      <w:pPr>
        <w:pStyle w:val="BodyText"/>
      </w:pPr>
    </w:p>
    <w:p w14:paraId="7485D353" w14:textId="1EF43BE3" w:rsidR="004E5A3D" w:rsidRDefault="004E5A3D" w:rsidP="004E5A3D">
      <w:pPr>
        <w:pStyle w:val="Heading3"/>
      </w:pPr>
      <w:bookmarkStart w:id="1056" w:name="_Hlk48134907"/>
      <w:r>
        <w:t xml:space="preserve"> </w:t>
      </w:r>
      <w:bookmarkStart w:id="1057" w:name="_Toc108243101"/>
      <w:r>
        <w:t xml:space="preserve">merging of the several years of deployment (and if </w:t>
      </w:r>
      <w:proofErr w:type="gramStart"/>
      <w:r>
        <w:t>necessary</w:t>
      </w:r>
      <w:proofErr w:type="gramEnd"/>
      <w:r>
        <w:t xml:space="preserve"> moorings)</w:t>
      </w:r>
      <w:bookmarkEnd w:id="1057"/>
      <w:r>
        <w:t xml:space="preserve"> </w:t>
      </w:r>
      <w:bookmarkEnd w:id="1056"/>
    </w:p>
    <w:p w14:paraId="42AE9BE2" w14:textId="77777777" w:rsidR="001B7BFA" w:rsidRDefault="001B7BFA" w:rsidP="004E5A3D">
      <w:pPr>
        <w:pStyle w:val="BodyText"/>
        <w:rPr>
          <w:ins w:id="1058" w:author="Tiago Segabinazzi Dotto" w:date="2024-11-05T15:23:00Z" w16du:dateUtc="2024-11-05T15:23:00Z"/>
        </w:rPr>
      </w:pPr>
    </w:p>
    <w:p w14:paraId="4F9B88D2" w14:textId="0ED7C8AA" w:rsidR="001B7BFA" w:rsidRDefault="004E5A3D" w:rsidP="004E5A3D">
      <w:pPr>
        <w:pStyle w:val="BodyText"/>
        <w:rPr>
          <w:ins w:id="1059" w:author="Tiago Segabinazzi Dotto" w:date="2024-11-05T15:23:00Z" w16du:dateUtc="2024-11-05T15:23:00Z"/>
        </w:rPr>
      </w:pPr>
      <w:r>
        <w:t xml:space="preserve">First, we </w:t>
      </w:r>
      <w:proofErr w:type="gramStart"/>
      <w:r>
        <w:t>have to</w:t>
      </w:r>
      <w:proofErr w:type="gramEnd"/>
      <w:r>
        <w:t xml:space="preserve"> create </w:t>
      </w:r>
      <w:del w:id="1060" w:author="Tiago Segabinazzi Dotto" w:date="2024-11-05T15:23:00Z" w16du:dateUtc="2024-11-05T15:23:00Z">
        <w:r>
          <w:delText>2</w:delText>
        </w:r>
      </w:del>
      <w:ins w:id="1061" w:author="Tiago Segabinazzi Dotto" w:date="2024-11-05T15:23:00Z" w16du:dateUtc="2024-11-05T15:23:00Z">
        <w:r w:rsidR="001B7BFA">
          <w:t>two</w:t>
        </w:r>
      </w:ins>
      <w:r w:rsidR="001B7BFA">
        <w:t xml:space="preserve"> </w:t>
      </w:r>
      <w:r w:rsidRPr="00F36284">
        <w:rPr>
          <w:i/>
          <w:rPrChange w:id="1062" w:author="Tiago Segabinazzi Dotto" w:date="2024-11-05T15:23:00Z" w16du:dateUtc="2024-11-05T15:23:00Z">
            <w:rPr/>
          </w:rPrChange>
        </w:rPr>
        <w:t>.</w:t>
      </w:r>
      <w:proofErr w:type="spellStart"/>
      <w:r w:rsidRPr="00F36284">
        <w:rPr>
          <w:i/>
          <w:rPrChange w:id="1063" w:author="Tiago Segabinazzi Dotto" w:date="2024-11-05T15:23:00Z" w16du:dateUtc="2024-11-05T15:23:00Z">
            <w:rPr/>
          </w:rPrChange>
        </w:rPr>
        <w:t>dat</w:t>
      </w:r>
      <w:proofErr w:type="spellEnd"/>
      <w:r>
        <w:t xml:space="preserve"> files with instrument data from </w:t>
      </w:r>
      <w:del w:id="1064" w:author="Tiago Segabinazzi Dotto" w:date="2024-11-05T15:23:00Z" w16du:dateUtc="2024-11-05T15:23:00Z">
        <w:r>
          <w:delText>EB1</w:delText>
        </w:r>
      </w:del>
      <w:ins w:id="1065" w:author="Tiago Segabinazzi Dotto" w:date="2024-11-05T15:23:00Z" w16du:dateUtc="2024-11-05T15:23:00Z">
        <w:r w:rsidR="001B7BFA">
          <w:t>each mooring (e.g., rteb1)</w:t>
        </w:r>
      </w:ins>
      <w:r w:rsidR="001B7BFA">
        <w:t xml:space="preserve"> </w:t>
      </w:r>
      <w:r>
        <w:t xml:space="preserve">in one file. The same for </w:t>
      </w:r>
      <w:del w:id="1066" w:author="Tiago Segabinazzi Dotto" w:date="2024-11-05T15:23:00Z" w16du:dateUtc="2024-11-05T15:23:00Z">
        <w:r>
          <w:delText>WB1</w:delText>
        </w:r>
      </w:del>
      <w:ins w:id="1067" w:author="Tiago Segabinazzi Dotto" w:date="2024-11-05T15:23:00Z" w16du:dateUtc="2024-11-05T15:23:00Z">
        <w:r w:rsidR="001B7BFA">
          <w:t>the other moorings. RT</w:t>
        </w:r>
        <w:r>
          <w:t>WB1</w:t>
        </w:r>
      </w:ins>
      <w:r>
        <w:t xml:space="preserve"> and </w:t>
      </w:r>
      <w:del w:id="1068" w:author="Tiago Segabinazzi Dotto" w:date="2024-11-05T15:23:00Z" w16du:dateUtc="2024-11-05T15:23:00Z">
        <w:r>
          <w:delText>WB2</w:delText>
        </w:r>
      </w:del>
      <w:ins w:id="1069" w:author="Tiago Segabinazzi Dotto" w:date="2024-11-05T15:23:00Z" w16du:dateUtc="2024-11-05T15:23:00Z">
        <w:r w:rsidR="001B7BFA">
          <w:t>RT</w:t>
        </w:r>
        <w:r>
          <w:t xml:space="preserve">WB2 </w:t>
        </w:r>
        <w:r w:rsidR="001B7BFA">
          <w:t>can be</w:t>
        </w:r>
      </w:ins>
      <w:r w:rsidR="001B7BFA">
        <w:t xml:space="preserve"> </w:t>
      </w:r>
      <w:r>
        <w:t xml:space="preserve">combined in the same file. </w:t>
      </w:r>
    </w:p>
    <w:p w14:paraId="1D385C6F" w14:textId="77777777" w:rsidR="001B7BFA" w:rsidRDefault="001B7BFA" w:rsidP="004E5A3D">
      <w:pPr>
        <w:pStyle w:val="BodyText"/>
        <w:rPr>
          <w:ins w:id="1070" w:author="Tiago Segabinazzi Dotto" w:date="2024-11-05T15:23:00Z" w16du:dateUtc="2024-11-05T15:23:00Z"/>
        </w:rPr>
      </w:pPr>
    </w:p>
    <w:p w14:paraId="054AB1F8" w14:textId="0739DC5B" w:rsidR="001B7BFA" w:rsidRDefault="004E5A3D" w:rsidP="004E5A3D">
      <w:pPr>
        <w:pStyle w:val="BodyText"/>
        <w:rPr>
          <w:ins w:id="1071" w:author="Tiago Segabinazzi Dotto" w:date="2024-11-05T15:23:00Z" w16du:dateUtc="2024-11-05T15:23:00Z"/>
        </w:rPr>
      </w:pPr>
      <w:r>
        <w:t>Note</w:t>
      </w:r>
      <w:del w:id="1072" w:author="Tiago Segabinazzi Dotto" w:date="2024-11-05T15:23:00Z" w16du:dateUtc="2024-11-05T15:23:00Z">
        <w:r>
          <w:delText>,</w:delText>
        </w:r>
      </w:del>
      <w:ins w:id="1073" w:author="Tiago Segabinazzi Dotto" w:date="2024-11-05T15:23:00Z" w16du:dateUtc="2024-11-05T15:23:00Z">
        <w:r w:rsidR="001B7BFA">
          <w:t xml:space="preserve"> 1:</w:t>
        </w:r>
      </w:ins>
      <w:r w:rsidR="001B7BFA">
        <w:t xml:space="preserve"> </w:t>
      </w:r>
      <w:r>
        <w:t xml:space="preserve">only instruments on </w:t>
      </w:r>
      <w:del w:id="1074" w:author="Tiago Segabinazzi Dotto" w:date="2024-11-05T15:23:00Z" w16du:dateUtc="2024-11-05T15:23:00Z">
        <w:r>
          <w:delText>WB2</w:delText>
        </w:r>
      </w:del>
      <w:ins w:id="1075" w:author="Tiago Segabinazzi Dotto" w:date="2024-11-05T15:23:00Z" w16du:dateUtc="2024-11-05T15:23:00Z">
        <w:r w:rsidR="001B7BFA">
          <w:t>RT</w:t>
        </w:r>
        <w:r>
          <w:t>WB2</w:t>
        </w:r>
      </w:ins>
      <w:r>
        <w:t xml:space="preserve"> that are at unique depth should be </w:t>
      </w:r>
      <w:r w:rsidRPr="00E14019">
        <w:t xml:space="preserve">included. </w:t>
      </w:r>
    </w:p>
    <w:p w14:paraId="4D091508" w14:textId="648F9098" w:rsidR="004E5A3D" w:rsidRPr="000C47BC" w:rsidRDefault="004E5A3D" w:rsidP="004E5A3D">
      <w:pPr>
        <w:pStyle w:val="BodyText"/>
        <w:rPr>
          <w:i/>
          <w:iCs/>
          <w:color w:val="0070C0"/>
        </w:rPr>
      </w:pPr>
      <w:r w:rsidRPr="00E14019">
        <w:t xml:space="preserve">Note 2: in the </w:t>
      </w:r>
      <w:r w:rsidRPr="00F36284">
        <w:rPr>
          <w:i/>
          <w:rPrChange w:id="1076" w:author="Tiago Segabinazzi Dotto" w:date="2024-11-05T15:23:00Z" w16du:dateUtc="2024-11-05T15:23:00Z">
            <w:rPr/>
          </w:rPrChange>
        </w:rPr>
        <w:t>.</w:t>
      </w:r>
      <w:proofErr w:type="spellStart"/>
      <w:r w:rsidRPr="00F36284">
        <w:rPr>
          <w:i/>
          <w:rPrChange w:id="1077" w:author="Tiago Segabinazzi Dotto" w:date="2024-11-05T15:23:00Z" w16du:dateUtc="2024-11-05T15:23:00Z">
            <w:rPr/>
          </w:rPrChange>
        </w:rPr>
        <w:t>dat</w:t>
      </w:r>
      <w:proofErr w:type="spellEnd"/>
      <w:r w:rsidRPr="00E14019">
        <w:t xml:space="preserve"> file, the 3rd </w:t>
      </w:r>
      <w:del w:id="1078" w:author="Tiago Segabinazzi Dotto" w:date="2024-11-05T15:23:00Z" w16du:dateUtc="2024-11-05T15:23:00Z">
        <w:r w:rsidRPr="00E14019">
          <w:delText>columns</w:delText>
        </w:r>
      </w:del>
      <w:ins w:id="1079" w:author="Tiago Segabinazzi Dotto" w:date="2024-11-05T15:23:00Z" w16du:dateUtc="2024-11-05T15:23:00Z">
        <w:r w:rsidRPr="00E14019">
          <w:t>column</w:t>
        </w:r>
      </w:ins>
      <w:r w:rsidRPr="00E14019">
        <w:t xml:space="preserve"> correspond to the position of the </w:t>
      </w:r>
      <w:proofErr w:type="spellStart"/>
      <w:r w:rsidRPr="00E14019">
        <w:t>mcat</w:t>
      </w:r>
      <w:proofErr w:type="spellEnd"/>
      <w:r w:rsidRPr="00E14019">
        <w:t xml:space="preserve"> in the grid file created in </w:t>
      </w:r>
      <w:commentRangeStart w:id="1080"/>
      <w:ins w:id="1081" w:author="Tiago Segabinazzi Dotto" w:date="2024-11-05T15:23:00Z" w16du:dateUtc="2024-11-05T15:23:00Z">
        <w:r w:rsidR="001B7BFA">
          <w:t>5.</w:t>
        </w:r>
      </w:ins>
      <w:r w:rsidRPr="00E14019">
        <w:t>4</w:t>
      </w:r>
      <w:commentRangeEnd w:id="1080"/>
      <w:del w:id="1082" w:author="Tiago Segabinazzi Dotto" w:date="2024-11-05T15:23:00Z" w16du:dateUtc="2024-11-05T15:23:00Z">
        <w:r w:rsidRPr="00E14019">
          <w:delText>)</w:delText>
        </w:r>
      </w:del>
      <w:r w:rsidR="001B7BFA">
        <w:rPr>
          <w:rStyle w:val="CommentReference"/>
          <w:rFonts w:cs="Mangal"/>
        </w:rPr>
        <w:commentReference w:id="1080"/>
      </w:r>
      <w:r w:rsidRPr="00E14019">
        <w:t xml:space="preserve"> (can be found under </w:t>
      </w:r>
      <w:r w:rsidRPr="00E14019">
        <w:rPr>
          <w:i/>
          <w:iCs/>
          <w:color w:val="0070C0"/>
        </w:rPr>
        <w:t>~/</w:t>
      </w:r>
      <w:proofErr w:type="spellStart"/>
      <w:r w:rsidRPr="00E14019">
        <w:rPr>
          <w:i/>
          <w:iCs/>
          <w:color w:val="0070C0"/>
        </w:rPr>
        <w:t>osnap</w:t>
      </w:r>
      <w:proofErr w:type="spellEnd"/>
      <w:r w:rsidRPr="00E14019">
        <w:rPr>
          <w:i/>
          <w:iCs/>
          <w:color w:val="0070C0"/>
        </w:rPr>
        <w:t>/data/moor/proc/</w:t>
      </w:r>
      <w:proofErr w:type="spellStart"/>
      <w:r w:rsidRPr="00E14019">
        <w:rPr>
          <w:i/>
          <w:iCs/>
          <w:color w:val="0070C0"/>
        </w:rPr>
        <w:t>hydro_grid</w:t>
      </w:r>
      <w:proofErr w:type="spellEnd"/>
      <w:r w:rsidRPr="00E14019">
        <w:rPr>
          <w:i/>
          <w:iCs/>
          <w:color w:val="0070C0"/>
        </w:rPr>
        <w:t>/</w:t>
      </w:r>
    </w:p>
    <w:p w14:paraId="7078B3BD" w14:textId="77777777" w:rsidR="004E5A3D" w:rsidRDefault="004E5A3D" w:rsidP="004E5A3D">
      <w:pPr>
        <w:pStyle w:val="BodyText"/>
      </w:pPr>
      <w:r>
        <w:t xml:space="preserve">E.g.: </w:t>
      </w:r>
      <w:r w:rsidRPr="000C47BC">
        <w:rPr>
          <w:i/>
          <w:iCs/>
          <w:color w:val="FF0000"/>
        </w:rPr>
        <w:t>~\</w:t>
      </w:r>
      <w:proofErr w:type="spellStart"/>
      <w:r w:rsidRPr="000C47BC">
        <w:rPr>
          <w:i/>
          <w:iCs/>
          <w:color w:val="FF0000"/>
        </w:rPr>
        <w:t>osnap</w:t>
      </w:r>
      <w:proofErr w:type="spellEnd"/>
      <w:r w:rsidRPr="000C47BC">
        <w:rPr>
          <w:i/>
          <w:iCs/>
          <w:color w:val="FF0000"/>
        </w:rPr>
        <w:t>\exec\</w:t>
      </w:r>
      <w:r>
        <w:rPr>
          <w:i/>
          <w:iCs/>
          <w:color w:val="FF0000"/>
        </w:rPr>
        <w:t>$cruise</w:t>
      </w:r>
      <w:r w:rsidRPr="000C47BC">
        <w:rPr>
          <w:i/>
          <w:iCs/>
          <w:color w:val="FF0000"/>
        </w:rPr>
        <w:t>\stage3\gridding\MCAT\ rtwb_osnap_03_2016.dat</w:t>
      </w:r>
    </w:p>
    <w:p w14:paraId="52F79859" w14:textId="77777777" w:rsidR="001B7BFA" w:rsidRDefault="001B7BFA" w:rsidP="004E5A3D">
      <w:pPr>
        <w:pStyle w:val="BodyText"/>
        <w:rPr>
          <w:ins w:id="1083" w:author="Tiago Segabinazzi Dotto" w:date="2024-11-05T15:23:00Z" w16du:dateUtc="2024-11-05T15:23:00Z"/>
        </w:rPr>
      </w:pPr>
    </w:p>
    <w:p w14:paraId="61943FB6" w14:textId="18C91395" w:rsidR="004E5A3D" w:rsidRDefault="004E5A3D" w:rsidP="004E5A3D">
      <w:pPr>
        <w:pStyle w:val="BodyText"/>
      </w:pPr>
      <w:r>
        <w:t>Info</w:t>
      </w:r>
      <w:r w:rsidR="001B7BFA">
        <w:t xml:space="preserve"> </w:t>
      </w:r>
      <w:ins w:id="1084" w:author="Tiago Segabinazzi Dotto" w:date="2024-11-05T15:23:00Z" w16du:dateUtc="2024-11-05T15:23:00Z">
        <w:r w:rsidR="001B7BFA">
          <w:t>file</w:t>
        </w:r>
        <w:r>
          <w:t xml:space="preserve"> </w:t>
        </w:r>
      </w:ins>
      <w:r>
        <w:t>can be found in:</w:t>
      </w:r>
    </w:p>
    <w:p w14:paraId="0F5D123F" w14:textId="77777777" w:rsidR="004E5A3D" w:rsidRPr="000C47BC" w:rsidRDefault="004E5A3D" w:rsidP="004E5A3D">
      <w:pPr>
        <w:pStyle w:val="BodyText"/>
        <w:rPr>
          <w:i/>
          <w:iCs/>
          <w:color w:val="0070C0"/>
        </w:rPr>
      </w:pPr>
      <w:r w:rsidRPr="000C47BC">
        <w:rPr>
          <w:i/>
          <w:iCs/>
          <w:color w:val="0070C0"/>
        </w:rPr>
        <w:lastRenderedPageBreak/>
        <w:t>~\</w:t>
      </w:r>
      <w:proofErr w:type="spellStart"/>
      <w:r w:rsidRPr="000C47BC">
        <w:rPr>
          <w:i/>
          <w:iCs/>
          <w:color w:val="0070C0"/>
        </w:rPr>
        <w:t>osnap</w:t>
      </w:r>
      <w:proofErr w:type="spellEnd"/>
      <w:r w:rsidRPr="000C47BC">
        <w:rPr>
          <w:i/>
          <w:iCs/>
          <w:color w:val="0070C0"/>
        </w:rPr>
        <w:t>\data\moor\proc\rtwb1_03_2016\rtwb1_03_2016info.dat</w:t>
      </w:r>
    </w:p>
    <w:p w14:paraId="3A31F948" w14:textId="77777777" w:rsidR="001B7BFA" w:rsidRDefault="001B7BFA" w:rsidP="004E5A3D">
      <w:pPr>
        <w:pStyle w:val="BodyText"/>
        <w:rPr>
          <w:ins w:id="1085" w:author="Tiago Segabinazzi Dotto" w:date="2024-11-05T15:23:00Z" w16du:dateUtc="2024-11-05T15:23:00Z"/>
        </w:rPr>
      </w:pPr>
    </w:p>
    <w:p w14:paraId="0091A84C" w14:textId="268674BD" w:rsidR="004E5A3D" w:rsidRPr="00144BE1" w:rsidRDefault="004E5A3D" w:rsidP="00F36284">
      <w:pPr>
        <w:pStyle w:val="BodyText"/>
        <w:spacing w:before="0" w:after="0" w:line="240" w:lineRule="auto"/>
        <w:pPrChange w:id="1086" w:author="Tiago Segabinazzi Dotto" w:date="2024-11-05T15:23:00Z" w16du:dateUtc="2024-11-05T15:23:00Z">
          <w:pPr>
            <w:pStyle w:val="BodyText"/>
          </w:pPr>
        </w:pPrChange>
      </w:pPr>
      <w:r>
        <w:t xml:space="preserve">Second, check and update paths and parameters under </w:t>
      </w:r>
      <w:r w:rsidRPr="00F36284">
        <w:rPr>
          <w:i/>
          <w:rPrChange w:id="1087" w:author="Tiago Segabinazzi Dotto" w:date="2024-11-05T15:23:00Z" w16du:dateUtc="2024-11-05T15:23:00Z">
            <w:rPr/>
          </w:rPrChange>
        </w:rPr>
        <w:t>SET DIRECTORIES FOR MERGE</w:t>
      </w:r>
      <w:r>
        <w:t xml:space="preserve"> and </w:t>
      </w:r>
      <w:r w:rsidRPr="00F36284">
        <w:rPr>
          <w:i/>
          <w:rPrChange w:id="1088" w:author="Tiago Segabinazzi Dotto" w:date="2024-11-05T15:23:00Z" w16du:dateUtc="2024-11-05T15:23:00Z">
            <w:rPr/>
          </w:rPrChange>
        </w:rPr>
        <w:t>MERGE INITIALISATION</w:t>
      </w:r>
      <w:r>
        <w:t xml:space="preserve"> (e</w:t>
      </w:r>
      <w:del w:id="1089" w:author="Tiago Segabinazzi Dotto" w:date="2024-11-05T15:23:00Z" w16du:dateUtc="2024-11-05T15:23:00Z">
        <w:r>
          <w:delText>,</w:delText>
        </w:r>
      </w:del>
      <w:ins w:id="1090" w:author="Tiago Segabinazzi Dotto" w:date="2024-11-05T15:23:00Z" w16du:dateUtc="2024-11-05T15:23:00Z">
        <w:r w:rsidR="00144BE1">
          <w:t>.</w:t>
        </w:r>
      </w:ins>
      <w:r>
        <w:t>g</w:t>
      </w:r>
      <w:del w:id="1091" w:author="Tiago Segabinazzi Dotto" w:date="2024-11-05T15:23:00Z" w16du:dateUtc="2024-11-05T15:23:00Z">
        <w:r>
          <w:delText>,</w:delText>
        </w:r>
      </w:del>
      <w:ins w:id="1092" w:author="Tiago Segabinazzi Dotto" w:date="2024-11-05T15:23:00Z" w16du:dateUtc="2024-11-05T15:23:00Z">
        <w:r w:rsidR="00144BE1">
          <w:t>.,</w:t>
        </w:r>
      </w:ins>
      <w:r w:rsidR="00144BE1">
        <w:t xml:space="preserve"> </w:t>
      </w:r>
      <w:proofErr w:type="spellStart"/>
      <w:r w:rsidRPr="00F36284">
        <w:rPr>
          <w:i/>
          <w:rPrChange w:id="1093" w:author="Tiago Segabinazzi Dotto" w:date="2024-11-05T15:23:00Z" w16du:dateUtc="2024-11-05T15:23:00Z">
            <w:rPr/>
          </w:rPrChange>
        </w:rPr>
        <w:t>jg_end</w:t>
      </w:r>
      <w:proofErr w:type="spellEnd"/>
      <w:r>
        <w:t xml:space="preserve"> and </w:t>
      </w:r>
      <w:proofErr w:type="spellStart"/>
      <w:r w:rsidRPr="00F36284">
        <w:rPr>
          <w:i/>
          <w:rPrChange w:id="1094" w:author="Tiago Segabinazzi Dotto" w:date="2024-11-05T15:23:00Z" w16du:dateUtc="2024-11-05T15:23:00Z">
            <w:rPr/>
          </w:rPrChange>
        </w:rPr>
        <w:t>lastyeardata</w:t>
      </w:r>
      <w:proofErr w:type="spellEnd"/>
      <w:r>
        <w:t xml:space="preserve">) headers in </w:t>
      </w:r>
      <w:proofErr w:type="spellStart"/>
      <w:r w:rsidRPr="00F36284">
        <w:rPr>
          <w:b/>
          <w:i/>
          <w:color w:val="FF0000"/>
          <w:rPrChange w:id="1095" w:author="Tiago Segabinazzi Dotto" w:date="2024-11-05T15:23:00Z" w16du:dateUtc="2024-11-05T15:23:00Z">
            <w:rPr>
              <w:i/>
              <w:color w:val="FF0000"/>
            </w:rPr>
          </w:rPrChange>
        </w:rPr>
        <w:t>grid_osnap_mcat_data.m</w:t>
      </w:r>
      <w:proofErr w:type="spellEnd"/>
      <w:ins w:id="1096" w:author="Tiago Segabinazzi Dotto" w:date="2024-11-05T15:23:00Z" w16du:dateUtc="2024-11-05T15:23:00Z">
        <w:r w:rsidR="00144BE1" w:rsidRPr="00F36284">
          <w:rPr>
            <w:color w:val="000000" w:themeColor="text1"/>
          </w:rPr>
          <w:t>.</w:t>
        </w:r>
      </w:ins>
    </w:p>
    <w:p w14:paraId="12EF4841" w14:textId="77777777" w:rsidR="00144BE1" w:rsidRDefault="004E5A3D" w:rsidP="00144BE1">
      <w:pPr>
        <w:pStyle w:val="BodyText"/>
        <w:spacing w:before="0" w:after="0" w:line="240" w:lineRule="auto"/>
        <w:rPr>
          <w:ins w:id="1097" w:author="Tiago Segabinazzi Dotto" w:date="2024-11-05T15:23:00Z" w16du:dateUtc="2024-11-05T15:23:00Z"/>
        </w:rPr>
      </w:pPr>
      <w:del w:id="1098" w:author="Tiago Segabinazzi Dotto" w:date="2024-11-05T15:23:00Z" w16du:dateUtc="2024-11-05T15:23:00Z">
        <w:r>
          <w:delText>Last</w:delText>
        </w:r>
      </w:del>
    </w:p>
    <w:p w14:paraId="5461120B" w14:textId="061E1600" w:rsidR="004E5A3D" w:rsidRDefault="00144BE1" w:rsidP="00F36284">
      <w:pPr>
        <w:pStyle w:val="BodyText"/>
        <w:spacing w:before="0" w:after="0" w:line="240" w:lineRule="auto"/>
        <w:pPrChange w:id="1099" w:author="Tiago Segabinazzi Dotto" w:date="2024-11-05T15:23:00Z" w16du:dateUtc="2024-11-05T15:23:00Z">
          <w:pPr>
            <w:pStyle w:val="BodyText"/>
          </w:pPr>
        </w:pPrChange>
      </w:pPr>
      <w:ins w:id="1100" w:author="Tiago Segabinazzi Dotto" w:date="2024-11-05T15:23:00Z" w16du:dateUtc="2024-11-05T15:23:00Z">
        <w:r>
          <w:t>Third</w:t>
        </w:r>
      </w:ins>
      <w:r w:rsidR="004E5A3D">
        <w:t xml:space="preserve">, update the scripts </w:t>
      </w:r>
      <w:proofErr w:type="spellStart"/>
      <w:r w:rsidR="004E5A3D" w:rsidRPr="00F36284">
        <w:rPr>
          <w:b/>
          <w:i/>
          <w:color w:val="FF0000"/>
          <w:rPrChange w:id="1101" w:author="Tiago Segabinazzi Dotto" w:date="2024-11-05T15:23:00Z" w16du:dateUtc="2024-11-05T15:23:00Z">
            <w:rPr>
              <w:i/>
              <w:color w:val="FF0000"/>
            </w:rPr>
          </w:rPrChange>
        </w:rPr>
        <w:t>merge_osnap_data_west.m</w:t>
      </w:r>
      <w:proofErr w:type="spellEnd"/>
      <w:r w:rsidR="004E5A3D" w:rsidRPr="007E185A">
        <w:rPr>
          <w:color w:val="FF0000"/>
        </w:rPr>
        <w:t xml:space="preserve"> </w:t>
      </w:r>
      <w:r w:rsidR="004E5A3D">
        <w:t xml:space="preserve">and </w:t>
      </w:r>
      <w:proofErr w:type="spellStart"/>
      <w:r w:rsidR="004E5A3D" w:rsidRPr="00F36284">
        <w:rPr>
          <w:b/>
          <w:i/>
          <w:color w:val="FF0000"/>
          <w:rPrChange w:id="1102" w:author="Tiago Segabinazzi Dotto" w:date="2024-11-05T15:23:00Z" w16du:dateUtc="2024-11-05T15:23:00Z">
            <w:rPr>
              <w:i/>
              <w:color w:val="FF0000"/>
            </w:rPr>
          </w:rPrChange>
        </w:rPr>
        <w:t>merge_osnap_data_east.m</w:t>
      </w:r>
      <w:proofErr w:type="spellEnd"/>
      <w:r w:rsidR="004E5A3D" w:rsidRPr="007E185A">
        <w:rPr>
          <w:color w:val="FF0000"/>
        </w:rPr>
        <w:t xml:space="preserve"> </w:t>
      </w:r>
      <w:r w:rsidR="004E5A3D">
        <w:t xml:space="preserve">by </w:t>
      </w:r>
      <w:del w:id="1103" w:author="Tiago Segabinazzi Dotto" w:date="2024-11-05T15:23:00Z" w16du:dateUtc="2024-11-05T15:23:00Z">
        <w:r w:rsidR="004E5A3D">
          <w:delText>copy</w:delText>
        </w:r>
      </w:del>
      <w:ins w:id="1104" w:author="Tiago Segabinazzi Dotto" w:date="2024-11-05T15:23:00Z" w16du:dateUtc="2024-11-05T15:23:00Z">
        <w:r w:rsidR="004E5A3D">
          <w:t>copy</w:t>
        </w:r>
        <w:r>
          <w:t>ing</w:t>
        </w:r>
      </w:ins>
      <w:r w:rsidR="004E5A3D">
        <w:t xml:space="preserve"> and pasting the last merge block section. In particular</w:t>
      </w:r>
      <w:del w:id="1105" w:author="Tiago Segabinazzi Dotto" w:date="2024-11-05T15:23:00Z" w16du:dateUtc="2024-11-05T15:23:00Z">
        <w:r w:rsidR="004E5A3D">
          <w:delText>:</w:delText>
        </w:r>
      </w:del>
      <w:ins w:id="1106" w:author="Tiago Segabinazzi Dotto" w:date="2024-11-05T15:23:00Z" w16du:dateUtc="2024-11-05T15:23:00Z">
        <w:r>
          <w:t>,</w:t>
        </w:r>
      </w:ins>
      <w:r>
        <w:t xml:space="preserve"> </w:t>
      </w:r>
      <w:r w:rsidR="004E5A3D">
        <w:t>create a new deployment by copying a previous one</w:t>
      </w:r>
      <w:del w:id="1107" w:author="Tiago Segabinazzi Dotto" w:date="2024-11-05T15:23:00Z" w16du:dateUtc="2024-11-05T15:23:00Z">
        <w:r w:rsidR="004E5A3D">
          <w:delText>; change</w:delText>
        </w:r>
      </w:del>
      <w:ins w:id="1108" w:author="Tiago Segabinazzi Dotto" w:date="2024-11-05T15:23:00Z" w16du:dateUtc="2024-11-05T15:23:00Z">
        <w:r>
          <w:t>. Change</w:t>
        </w:r>
      </w:ins>
      <w:r>
        <w:t xml:space="preserve"> </w:t>
      </w:r>
      <w:r w:rsidR="004E5A3D">
        <w:t>all the variable name (</w:t>
      </w:r>
      <w:proofErr w:type="gramStart"/>
      <w:r w:rsidR="004E5A3D">
        <w:t>e.g</w:t>
      </w:r>
      <w:proofErr w:type="gramEnd"/>
      <w:del w:id="1109" w:author="Tiago Segabinazzi Dotto" w:date="2024-11-05T15:23:00Z" w16du:dateUtc="2024-11-05T15:23:00Z">
        <w:r w:rsidR="004E5A3D">
          <w:delText>.</w:delText>
        </w:r>
      </w:del>
      <w:ins w:id="1110" w:author="Tiago Segabinazzi Dotto" w:date="2024-11-05T15:23:00Z" w16du:dateUtc="2024-11-05T15:23:00Z">
        <w:r w:rsidR="004E5A3D">
          <w:t>.</w:t>
        </w:r>
        <w:r>
          <w:t>,</w:t>
        </w:r>
      </w:ins>
      <w:r w:rsidR="004E5A3D">
        <w:t xml:space="preserve"> for osnap3, changes fileID2 </w:t>
      </w:r>
      <w:del w:id="1111" w:author="Tiago Segabinazzi Dotto" w:date="2024-11-05T15:23:00Z" w16du:dateUtc="2024-11-05T15:23:00Z">
        <w:r w:rsidR="004E5A3D">
          <w:delText>-&gt;</w:delText>
        </w:r>
      </w:del>
      <w:ins w:id="1112" w:author="Tiago Segabinazzi Dotto" w:date="2024-11-05T15:23:00Z" w16du:dateUtc="2024-11-05T15:23:00Z">
        <w:r>
          <w:sym w:font="Wingdings" w:char="F0E0"/>
        </w:r>
      </w:ins>
      <w:r>
        <w:t xml:space="preserve"> </w:t>
      </w:r>
      <w:r w:rsidR="004E5A3D">
        <w:t xml:space="preserve">fileID3, T2 </w:t>
      </w:r>
      <w:del w:id="1113" w:author="Tiago Segabinazzi Dotto" w:date="2024-11-05T15:23:00Z" w16du:dateUtc="2024-11-05T15:23:00Z">
        <w:r w:rsidR="004E5A3D">
          <w:delText>-&gt;</w:delText>
        </w:r>
      </w:del>
      <w:ins w:id="1114" w:author="Tiago Segabinazzi Dotto" w:date="2024-11-05T15:23:00Z" w16du:dateUtc="2024-11-05T15:23:00Z">
        <w:r>
          <w:sym w:font="Wingdings" w:char="F0E0"/>
        </w:r>
      </w:ins>
      <w:r>
        <w:t xml:space="preserve"> </w:t>
      </w:r>
      <w:r w:rsidR="004E5A3D">
        <w:t>T3, etc</w:t>
      </w:r>
      <w:del w:id="1115" w:author="Tiago Segabinazzi Dotto" w:date="2024-11-05T15:23:00Z" w16du:dateUtc="2024-11-05T15:23:00Z">
        <w:r w:rsidR="004E5A3D">
          <w:delText>…); change</w:delText>
        </w:r>
      </w:del>
      <w:ins w:id="1116" w:author="Tiago Segabinazzi Dotto" w:date="2024-11-05T15:23:00Z" w16du:dateUtc="2024-11-05T15:23:00Z">
        <w:r>
          <w:t>…). Change</w:t>
        </w:r>
      </w:ins>
      <w:r>
        <w:t xml:space="preserve"> </w:t>
      </w:r>
      <w:r w:rsidR="004E5A3D">
        <w:t>the figure and titles (l326-331-336-341</w:t>
      </w:r>
      <w:del w:id="1117" w:author="Tiago Segabinazzi Dotto" w:date="2024-11-05T15:23:00Z" w16du:dateUtc="2024-11-05T15:23:00Z">
        <w:r w:rsidR="004E5A3D">
          <w:delText>); and</w:delText>
        </w:r>
      </w:del>
      <w:ins w:id="1118" w:author="Tiago Segabinazzi Dotto" w:date="2024-11-05T15:23:00Z" w16du:dateUtc="2024-11-05T15:23:00Z">
        <w:r>
          <w:t xml:space="preserve">). </w:t>
        </w:r>
        <w:proofErr w:type="gramStart"/>
        <w:r>
          <w:t>And,</w:t>
        </w:r>
      </w:ins>
      <w:proofErr w:type="gramEnd"/>
      <w:r>
        <w:t xml:space="preserve"> </w:t>
      </w:r>
      <w:r w:rsidR="004E5A3D">
        <w:t>change concatenation.</w:t>
      </w:r>
    </w:p>
    <w:p w14:paraId="3374977E" w14:textId="77777777" w:rsidR="00144BE1" w:rsidRDefault="00A77F9D" w:rsidP="00144BE1">
      <w:pPr>
        <w:pStyle w:val="BodyText"/>
        <w:spacing w:before="0" w:after="0" w:line="240" w:lineRule="auto"/>
        <w:rPr>
          <w:ins w:id="1119" w:author="Tiago Segabinazzi Dotto" w:date="2024-11-05T15:23:00Z" w16du:dateUtc="2024-11-05T15:23:00Z"/>
        </w:rPr>
      </w:pPr>
      <w:del w:id="1120" w:author="Tiago Segabinazzi Dotto" w:date="2024-11-05T15:23:00Z" w16du:dateUtc="2024-11-05T15:23:00Z">
        <w:r>
          <w:delText>-</w:delText>
        </w:r>
      </w:del>
    </w:p>
    <w:p w14:paraId="421AF30B" w14:textId="48266E61" w:rsidR="00A77F9D" w:rsidRPr="0046023D" w:rsidRDefault="00A77F9D" w:rsidP="00F36284">
      <w:pPr>
        <w:pStyle w:val="BodyText"/>
        <w:numPr>
          <w:ilvl w:val="0"/>
          <w:numId w:val="6"/>
        </w:numPr>
        <w:spacing w:before="0" w:after="0" w:line="240" w:lineRule="auto"/>
        <w:pPrChange w:id="1121" w:author="Tiago Segabinazzi Dotto" w:date="2024-11-05T15:23:00Z" w16du:dateUtc="2024-11-05T15:23:00Z">
          <w:pPr>
            <w:pStyle w:val="BodyText"/>
          </w:pPr>
        </w:pPrChange>
      </w:pPr>
      <w:r>
        <w:t xml:space="preserve">Run </w:t>
      </w:r>
      <w:ins w:id="1122" w:author="Tiago Segabinazzi Dotto" w:date="2024-11-05T15:23:00Z" w16du:dateUtc="2024-11-05T15:23:00Z">
        <w:r w:rsidR="00144BE1">
          <w:t>the script</w:t>
        </w:r>
      </w:ins>
      <w:r>
        <w:t xml:space="preserve"> </w:t>
      </w:r>
      <w:proofErr w:type="spellStart"/>
      <w:r w:rsidRPr="00F36284">
        <w:rPr>
          <w:b/>
          <w:i/>
          <w:color w:val="FF0000"/>
          <w:rPrChange w:id="1123" w:author="Tiago Segabinazzi Dotto" w:date="2024-11-05T15:23:00Z" w16du:dateUtc="2024-11-05T15:23:00Z">
            <w:rPr>
              <w:i/>
              <w:color w:val="FF0000"/>
            </w:rPr>
          </w:rPrChange>
        </w:rPr>
        <w:t>grid_osnap_mcat_data.m</w:t>
      </w:r>
      <w:proofErr w:type="spellEnd"/>
      <w:del w:id="1124" w:author="Tiago Segabinazzi Dotto" w:date="2024-11-05T15:23:00Z" w16du:dateUtc="2024-11-05T15:23:00Z">
        <w:r>
          <w:delText xml:space="preserve"> </w:delText>
        </w:r>
      </w:del>
      <w:r>
        <w:t xml:space="preserve">. This calls </w:t>
      </w:r>
      <w:proofErr w:type="spellStart"/>
      <w:r w:rsidRPr="007E185A">
        <w:rPr>
          <w:i/>
          <w:iCs/>
          <w:color w:val="FF0000"/>
        </w:rPr>
        <w:t>merge_osnap_data_west.m</w:t>
      </w:r>
      <w:proofErr w:type="spellEnd"/>
      <w:r w:rsidRPr="007E185A">
        <w:rPr>
          <w:color w:val="FF0000"/>
        </w:rPr>
        <w:t xml:space="preserve"> </w:t>
      </w:r>
      <w:r>
        <w:t xml:space="preserve">or </w:t>
      </w:r>
      <w:proofErr w:type="spellStart"/>
      <w:r w:rsidRPr="007E185A">
        <w:rPr>
          <w:i/>
          <w:iCs/>
          <w:color w:val="FF0000"/>
        </w:rPr>
        <w:t>merge_osnap_data_east.m</w:t>
      </w:r>
      <w:proofErr w:type="spellEnd"/>
      <w:r>
        <w:rPr>
          <w:i/>
          <w:iCs/>
          <w:color w:val="FF0000"/>
        </w:rPr>
        <w:t xml:space="preserve"> </w:t>
      </w:r>
      <w:r>
        <w:t xml:space="preserve">depending on the mooring option you select. </w:t>
      </w:r>
      <w:del w:id="1125" w:author="Tiago Segabinazzi Dotto" w:date="2024-11-05T15:23:00Z" w16du:dateUtc="2024-11-05T15:23:00Z">
        <w:r>
          <w:delText xml:space="preserve"> </w:delText>
        </w:r>
      </w:del>
      <w:r>
        <w:t>You are prompted to select the individual deployments to concatenate.</w:t>
      </w:r>
    </w:p>
    <w:p w14:paraId="1727B76F" w14:textId="77777777" w:rsidR="00144BE1" w:rsidRDefault="00144BE1" w:rsidP="00144BE1">
      <w:pPr>
        <w:pStyle w:val="BodyText"/>
        <w:spacing w:before="0" w:after="0" w:line="240" w:lineRule="auto"/>
        <w:rPr>
          <w:ins w:id="1126" w:author="Tiago Segabinazzi Dotto" w:date="2024-11-05T15:23:00Z" w16du:dateUtc="2024-11-05T15:23:00Z"/>
        </w:rPr>
      </w:pPr>
    </w:p>
    <w:p w14:paraId="6E422E9F" w14:textId="61B27B0E" w:rsidR="004E5A3D" w:rsidRPr="0046023D" w:rsidRDefault="004E5A3D" w:rsidP="00F36284">
      <w:pPr>
        <w:pStyle w:val="BodyText"/>
        <w:spacing w:before="0" w:after="0" w:line="240" w:lineRule="auto"/>
        <w:rPr>
          <w:i/>
          <w:iCs/>
          <w:color w:val="00B050"/>
        </w:rPr>
        <w:pPrChange w:id="1127" w:author="Tiago Segabinazzi Dotto" w:date="2024-11-05T15:23:00Z" w16du:dateUtc="2024-11-05T15:23:00Z">
          <w:pPr>
            <w:pStyle w:val="BodyText"/>
          </w:pPr>
        </w:pPrChange>
      </w:pPr>
      <w:r>
        <w:t xml:space="preserve">Output files are saved in: </w:t>
      </w:r>
      <w:r w:rsidRPr="000C47BC">
        <w:rPr>
          <w:i/>
          <w:iCs/>
          <w:color w:val="00B050"/>
        </w:rPr>
        <w:t>~\</w:t>
      </w:r>
      <w:proofErr w:type="spellStart"/>
      <w:r w:rsidRPr="000C47BC">
        <w:rPr>
          <w:i/>
          <w:iCs/>
          <w:color w:val="00B050"/>
        </w:rPr>
        <w:t>osnap</w:t>
      </w:r>
      <w:proofErr w:type="spellEnd"/>
      <w:r w:rsidRPr="000C47BC">
        <w:rPr>
          <w:i/>
          <w:iCs/>
          <w:color w:val="00B050"/>
        </w:rPr>
        <w:t>\data\moor\proc\</w:t>
      </w:r>
      <w:proofErr w:type="spellStart"/>
      <w:r w:rsidRPr="000C47BC">
        <w:rPr>
          <w:i/>
          <w:iCs/>
          <w:color w:val="00B050"/>
        </w:rPr>
        <w:t>hydro_grid</w:t>
      </w:r>
      <w:r>
        <w:rPr>
          <w:i/>
          <w:iCs/>
          <w:color w:val="00B050"/>
        </w:rPr>
        <w:t>_merged</w:t>
      </w:r>
      <w:proofErr w:type="spellEnd"/>
      <w:r w:rsidRPr="000C47BC">
        <w:rPr>
          <w:i/>
          <w:iCs/>
          <w:color w:val="00B050"/>
        </w:rPr>
        <w:t>\</w:t>
      </w:r>
      <w:r>
        <w:rPr>
          <w:i/>
          <w:iCs/>
          <w:color w:val="00B050"/>
        </w:rPr>
        <w:t>.</w:t>
      </w:r>
    </w:p>
    <w:p w14:paraId="7C036924" w14:textId="423F3F63" w:rsidR="004E5A3D" w:rsidRDefault="0054381D" w:rsidP="004E5A3D">
      <w:pPr>
        <w:pStyle w:val="BodyText"/>
        <w:rPr>
          <w:del w:id="1128" w:author="Tiago Segabinazzi Dotto" w:date="2024-11-05T15:23:00Z" w16du:dateUtc="2024-11-05T15:23:00Z"/>
        </w:rPr>
      </w:pPr>
      <w:del w:id="1129" w:author="Tiago Segabinazzi Dotto" w:date="2024-11-05T15:23:00Z" w16du:dateUtc="2024-11-05T15:23:00Z">
        <w:r>
          <w:delText xml:space="preserve">Table 1. </w:delText>
        </w:r>
        <w:r w:rsidR="004E5A3D">
          <w:delText>The gridded and merged .mat files have the following variable naming conventions using temperature data as an example:</w:delText>
        </w:r>
      </w:del>
    </w:p>
    <w:p w14:paraId="31EF33BD" w14:textId="77777777" w:rsidR="00C53897" w:rsidRDefault="00C53897" w:rsidP="004E5A3D">
      <w:pPr>
        <w:pStyle w:val="BodyText"/>
      </w:pPr>
    </w:p>
    <w:tbl>
      <w:tblPr>
        <w:tblStyle w:val="TableGrid"/>
        <w:tblW w:w="9579" w:type="dxa"/>
        <w:tblLook w:val="04A0" w:firstRow="1" w:lastRow="0" w:firstColumn="1" w:lastColumn="0" w:noHBand="0" w:noVBand="1"/>
      </w:tblPr>
      <w:tblGrid>
        <w:gridCol w:w="1838"/>
        <w:gridCol w:w="7741"/>
      </w:tblGrid>
      <w:tr w:rsidR="0054381D" w14:paraId="43CD99EE" w14:textId="77777777" w:rsidTr="0046023D">
        <w:trPr>
          <w:trHeight w:val="535"/>
        </w:trPr>
        <w:tc>
          <w:tcPr>
            <w:tcW w:w="9579" w:type="dxa"/>
            <w:gridSpan w:val="2"/>
          </w:tcPr>
          <w:p w14:paraId="5F3D0AA1" w14:textId="74823E1E" w:rsidR="0054381D" w:rsidRPr="002D164E" w:rsidRDefault="0054381D" w:rsidP="0046023D">
            <w:pPr>
              <w:jc w:val="center"/>
              <w:rPr>
                <w:b/>
                <w:bCs/>
              </w:rPr>
            </w:pPr>
            <w:ins w:id="1130" w:author="Tiago Segabinazzi Dotto" w:date="2024-11-05T15:23:00Z" w16du:dateUtc="2024-11-05T15:23:00Z">
              <w:r w:rsidRPr="00F36284">
                <w:rPr>
                  <w:b/>
                  <w:rPrChange w:id="1131" w:author="Tiago Segabinazzi Dotto" w:date="2024-11-05T15:23:00Z" w16du:dateUtc="2024-11-05T15:23:00Z">
                    <w:rPr/>
                  </w:rPrChange>
                </w:rPr>
                <w:t xml:space="preserve">Table 1. </w:t>
              </w:r>
              <w:r w:rsidR="004E5A3D" w:rsidRPr="00C53897">
                <w:t xml:space="preserve">The gridded and merged </w:t>
              </w:r>
              <w:r w:rsidR="004E5A3D" w:rsidRPr="00F36284">
                <w:rPr>
                  <w:i/>
                  <w:rPrChange w:id="1132" w:author="Tiago Segabinazzi Dotto" w:date="2024-11-05T15:23:00Z" w16du:dateUtc="2024-11-05T15:23:00Z">
                    <w:rPr/>
                  </w:rPrChange>
                </w:rPr>
                <w:t>.mat</w:t>
              </w:r>
              <w:r w:rsidR="004E5A3D" w:rsidRPr="00C53897">
                <w:t xml:space="preserve"> files have the following variable naming conventions using temperature data as an </w:t>
              </w:r>
              <w:proofErr w:type="spellStart"/>
              <w:r w:rsidR="004E5A3D" w:rsidRPr="00C53897">
                <w:t>example</w:t>
              </w:r>
            </w:ins>
            <w:del w:id="1133" w:author="Tiago Segabinazzi Dotto" w:date="2024-11-05T15:23:00Z" w16du:dateUtc="2024-11-05T15:23:00Z">
              <w:r>
                <w:rPr>
                  <w:b/>
                  <w:bCs/>
                </w:rPr>
                <w:delText>Time</w:delText>
              </w:r>
              <w:r w:rsidRPr="002D164E">
                <w:rPr>
                  <w:b/>
                  <w:bCs/>
                </w:rPr>
                <w:delText xml:space="preserve"> grid</w:delText>
              </w:r>
            </w:del>
            <w:ins w:id="1134" w:author="Tiago Segabinazzi Dotto" w:date="2024-11-05T15:23:00Z" w16du:dateUtc="2024-11-05T15:23:00Z">
              <w:r w:rsidR="00C53897">
                <w:t>.</w:t>
              </w:r>
              <w:r>
                <w:rPr>
                  <w:b/>
                  <w:bCs/>
                </w:rPr>
                <w:t>Time</w:t>
              </w:r>
              <w:proofErr w:type="spellEnd"/>
              <w:r w:rsidRPr="002D164E">
                <w:rPr>
                  <w:b/>
                  <w:bCs/>
                </w:rPr>
                <w:t xml:space="preserve"> grid</w:t>
              </w:r>
            </w:ins>
          </w:p>
        </w:tc>
      </w:tr>
      <w:tr w:rsidR="0046023D" w14:paraId="016B2081" w14:textId="77777777" w:rsidTr="0054381D">
        <w:trPr>
          <w:trHeight w:val="535"/>
        </w:trPr>
        <w:tc>
          <w:tcPr>
            <w:tcW w:w="1838" w:type="dxa"/>
          </w:tcPr>
          <w:p w14:paraId="32C96459" w14:textId="1158A52E" w:rsidR="0046023D" w:rsidRDefault="0046023D" w:rsidP="0046023D">
            <w:proofErr w:type="spellStart"/>
            <w:r>
              <w:t>Jd_grid</w:t>
            </w:r>
            <w:proofErr w:type="spellEnd"/>
          </w:p>
        </w:tc>
        <w:tc>
          <w:tcPr>
            <w:tcW w:w="7741" w:type="dxa"/>
          </w:tcPr>
          <w:p w14:paraId="4CAE4C00" w14:textId="10C58033" w:rsidR="0046023D" w:rsidRPr="00E14019" w:rsidRDefault="0046023D" w:rsidP="0046023D">
            <w:pPr>
              <w:pStyle w:val="BodyText"/>
            </w:pPr>
            <w:proofErr w:type="spellStart"/>
            <w:r>
              <w:t>julian</w:t>
            </w:r>
            <w:proofErr w:type="spellEnd"/>
            <w:r>
              <w:t xml:space="preserve"> day </w:t>
            </w:r>
            <w:r w:rsidRPr="00E14019">
              <w:t xml:space="preserve">for </w:t>
            </w:r>
            <w:proofErr w:type="spellStart"/>
            <w:r w:rsidRPr="00E14019">
              <w:t>ungridded</w:t>
            </w:r>
            <w:proofErr w:type="spellEnd"/>
            <w:r w:rsidRPr="00E14019">
              <w:t xml:space="preserve"> data – </w:t>
            </w:r>
            <w:proofErr w:type="gramStart"/>
            <w:r w:rsidRPr="00E14019">
              <w:t>2 hour</w:t>
            </w:r>
            <w:proofErr w:type="gramEnd"/>
            <w:r w:rsidRPr="00E14019">
              <w:t xml:space="preserve"> timesteps.  NOTE the JD naming convention – currently the wrong way round!</w:t>
            </w:r>
          </w:p>
          <w:p w14:paraId="731B8285" w14:textId="77777777" w:rsidR="0046023D" w:rsidRDefault="0046023D" w:rsidP="0046023D"/>
        </w:tc>
      </w:tr>
      <w:tr w:rsidR="0046023D" w14:paraId="73ABD9AB" w14:textId="77777777" w:rsidTr="0054381D">
        <w:trPr>
          <w:trHeight w:val="535"/>
        </w:trPr>
        <w:tc>
          <w:tcPr>
            <w:tcW w:w="1838" w:type="dxa"/>
          </w:tcPr>
          <w:p w14:paraId="4400D135" w14:textId="33DD65BB" w:rsidR="0046023D" w:rsidRDefault="0046023D" w:rsidP="0046023D">
            <w:proofErr w:type="spellStart"/>
            <w:r>
              <w:t>jd</w:t>
            </w:r>
            <w:proofErr w:type="spellEnd"/>
          </w:p>
        </w:tc>
        <w:tc>
          <w:tcPr>
            <w:tcW w:w="7741" w:type="dxa"/>
          </w:tcPr>
          <w:p w14:paraId="4826EF63" w14:textId="4395EE06" w:rsidR="0046023D" w:rsidRDefault="0046023D" w:rsidP="0046023D">
            <w:pPr>
              <w:pStyle w:val="BodyText"/>
            </w:pPr>
            <w:proofErr w:type="spellStart"/>
            <w:r w:rsidRPr="00E14019">
              <w:t>julian</w:t>
            </w:r>
            <w:proofErr w:type="spellEnd"/>
            <w:r w:rsidRPr="00E14019">
              <w:t xml:space="preserve"> day for gridded data –</w:t>
            </w:r>
            <w:r>
              <w:t xml:space="preserve"> interpolated onto </w:t>
            </w:r>
            <w:del w:id="1135" w:author="Tiago Segabinazzi Dotto" w:date="2024-11-05T15:23:00Z" w16du:dateUtc="2024-11-05T15:23:00Z">
              <w:r>
                <w:delText>1/2-day</w:delText>
              </w:r>
            </w:del>
            <w:ins w:id="1136" w:author="Tiago Segabinazzi Dotto" w:date="2024-11-05T15:23:00Z" w16du:dateUtc="2024-11-05T15:23:00Z">
              <w:r w:rsidR="005E552D">
                <w:t>12h</w:t>
              </w:r>
            </w:ins>
            <w:r>
              <w:t xml:space="preserve"> timesteps</w:t>
            </w:r>
          </w:p>
          <w:p w14:paraId="6E66AA9A" w14:textId="77777777" w:rsidR="0046023D" w:rsidRDefault="0046023D" w:rsidP="0046023D">
            <w:pPr>
              <w:pStyle w:val="BodyText"/>
            </w:pPr>
          </w:p>
        </w:tc>
      </w:tr>
      <w:tr w:rsidR="0054381D" w14:paraId="6DDEC3B2" w14:textId="77777777" w:rsidTr="0054381D">
        <w:trPr>
          <w:trHeight w:val="535"/>
        </w:trPr>
        <w:tc>
          <w:tcPr>
            <w:tcW w:w="1838" w:type="dxa"/>
          </w:tcPr>
          <w:p w14:paraId="72A20F4D" w14:textId="654F4A49" w:rsidR="0054381D" w:rsidRDefault="0054381D" w:rsidP="0046023D">
            <w:r>
              <w:t>JG</w:t>
            </w:r>
          </w:p>
        </w:tc>
        <w:tc>
          <w:tcPr>
            <w:tcW w:w="7741" w:type="dxa"/>
          </w:tcPr>
          <w:p w14:paraId="4E31F708" w14:textId="246F0F3A" w:rsidR="0054381D" w:rsidRDefault="0054381D" w:rsidP="0046023D">
            <w:r>
              <w:t>Julian day</w:t>
            </w:r>
          </w:p>
        </w:tc>
      </w:tr>
      <w:tr w:rsidR="0054381D" w14:paraId="50F0F4E2" w14:textId="77777777" w:rsidTr="0054381D">
        <w:trPr>
          <w:trHeight w:val="535"/>
        </w:trPr>
        <w:tc>
          <w:tcPr>
            <w:tcW w:w="9579" w:type="dxa"/>
            <w:gridSpan w:val="2"/>
            <w:vAlign w:val="center"/>
          </w:tcPr>
          <w:p w14:paraId="5F581380" w14:textId="1810C951" w:rsidR="0054381D" w:rsidRDefault="0054381D" w:rsidP="0054381D">
            <w:pPr>
              <w:jc w:val="center"/>
            </w:pPr>
            <w:r>
              <w:rPr>
                <w:b/>
                <w:bCs/>
              </w:rPr>
              <w:t>Time</w:t>
            </w:r>
            <w:r w:rsidRPr="002D164E">
              <w:rPr>
                <w:b/>
                <w:bCs/>
              </w:rPr>
              <w:t xml:space="preserve"> grid</w:t>
            </w:r>
          </w:p>
        </w:tc>
      </w:tr>
      <w:tr w:rsidR="0054381D" w14:paraId="2B04E2C1" w14:textId="77777777" w:rsidTr="0054381D">
        <w:trPr>
          <w:trHeight w:val="535"/>
        </w:trPr>
        <w:tc>
          <w:tcPr>
            <w:tcW w:w="1838" w:type="dxa"/>
          </w:tcPr>
          <w:p w14:paraId="41971853" w14:textId="77777777" w:rsidR="0054381D" w:rsidRDefault="0054381D" w:rsidP="0046023D">
            <w:proofErr w:type="gramStart"/>
            <w:r>
              <w:t>T,C</w:t>
            </w:r>
            <w:proofErr w:type="gramEnd"/>
            <w:r>
              <w:t>,S,P</w:t>
            </w:r>
          </w:p>
        </w:tc>
        <w:tc>
          <w:tcPr>
            <w:tcW w:w="7741" w:type="dxa"/>
          </w:tcPr>
          <w:p w14:paraId="5C8D1253" w14:textId="69D93006" w:rsidR="0054381D" w:rsidRDefault="0054381D" w:rsidP="0046023D">
            <w:del w:id="1137" w:author="Tiago Segabinazzi Dotto" w:date="2024-11-05T15:23:00Z" w16du:dateUtc="2024-11-05T15:23:00Z">
              <w:r>
                <w:delText>Temporal</w:delText>
              </w:r>
            </w:del>
            <w:ins w:id="1138" w:author="Tiago Segabinazzi Dotto" w:date="2024-11-05T15:23:00Z" w16du:dateUtc="2024-11-05T15:23:00Z">
              <w:r>
                <w:t>Temporal</w:t>
              </w:r>
              <w:r w:rsidR="007F01D1">
                <w:t>ly</w:t>
              </w:r>
            </w:ins>
            <w:r>
              <w:t xml:space="preserve"> interpolated data</w:t>
            </w:r>
            <w:r w:rsidR="007F01D1">
              <w:t xml:space="preserve"> </w:t>
            </w:r>
            <w:del w:id="1139" w:author="Tiago Segabinazzi Dotto" w:date="2024-11-05T15:23:00Z" w16du:dateUtc="2024-11-05T15:23:00Z">
              <w:r>
                <w:delText>(1/12 day)</w:delText>
              </w:r>
            </w:del>
            <w:ins w:id="1140" w:author="Tiago Segabinazzi Dotto" w:date="2024-11-05T15:23:00Z" w16du:dateUtc="2024-11-05T15:23:00Z">
              <w:r w:rsidR="007F01D1">
                <w:t>into 2h resolution</w:t>
              </w:r>
            </w:ins>
          </w:p>
        </w:tc>
      </w:tr>
      <w:tr w:rsidR="0054381D" w14:paraId="1EF787A9" w14:textId="77777777" w:rsidTr="0054381D">
        <w:trPr>
          <w:trHeight w:val="559"/>
        </w:trPr>
        <w:tc>
          <w:tcPr>
            <w:tcW w:w="1838" w:type="dxa"/>
          </w:tcPr>
          <w:p w14:paraId="757BCF77" w14:textId="77777777" w:rsidR="0054381D" w:rsidRDefault="0054381D" w:rsidP="0046023D">
            <w:proofErr w:type="spellStart"/>
            <w:proofErr w:type="gramStart"/>
            <w:r>
              <w:t>T,S</w:t>
            </w:r>
            <w:proofErr w:type="gramEnd"/>
            <w:r>
              <w:t>,Pf</w:t>
            </w:r>
            <w:proofErr w:type="spellEnd"/>
          </w:p>
        </w:tc>
        <w:tc>
          <w:tcPr>
            <w:tcW w:w="7741" w:type="dxa"/>
          </w:tcPr>
          <w:p w14:paraId="29D301C4" w14:textId="3EFB908C" w:rsidR="0054381D" w:rsidRDefault="0054381D" w:rsidP="0046023D">
            <w:r>
              <w:t xml:space="preserve">Low pass filtered </w:t>
            </w:r>
            <w:del w:id="1141" w:author="Tiago Segabinazzi Dotto" w:date="2024-11-05T15:23:00Z" w16du:dateUtc="2024-11-05T15:23:00Z">
              <w:r>
                <w:delText>(</w:delText>
              </w:r>
            </w:del>
            <w:r>
              <w:t xml:space="preserve">on </w:t>
            </w:r>
            <w:del w:id="1142" w:author="Tiago Segabinazzi Dotto" w:date="2024-11-05T15:23:00Z" w16du:dateUtc="2024-11-05T15:23:00Z">
              <w:r>
                <w:delText>1/12 day)</w:delText>
              </w:r>
            </w:del>
            <w:ins w:id="1143" w:author="Tiago Segabinazzi Dotto" w:date="2024-11-05T15:23:00Z" w16du:dateUtc="2024-11-05T15:23:00Z">
              <w:r w:rsidR="007F01D1">
                <w:t>2-h resolution</w:t>
              </w:r>
            </w:ins>
          </w:p>
        </w:tc>
      </w:tr>
      <w:tr w:rsidR="0054381D" w14:paraId="14109AE3" w14:textId="77777777" w:rsidTr="0054381D">
        <w:trPr>
          <w:trHeight w:val="535"/>
        </w:trPr>
        <w:tc>
          <w:tcPr>
            <w:tcW w:w="1838" w:type="dxa"/>
          </w:tcPr>
          <w:p w14:paraId="191C0E80" w14:textId="77777777" w:rsidR="0054381D" w:rsidRDefault="0054381D" w:rsidP="0046023D">
            <w:proofErr w:type="spellStart"/>
            <w:proofErr w:type="gramStart"/>
            <w:r>
              <w:t>T,S</w:t>
            </w:r>
            <w:proofErr w:type="gramEnd"/>
            <w:r>
              <w:t>,Pfs</w:t>
            </w:r>
            <w:proofErr w:type="spellEnd"/>
          </w:p>
        </w:tc>
        <w:tc>
          <w:tcPr>
            <w:tcW w:w="7741" w:type="dxa"/>
          </w:tcPr>
          <w:p w14:paraId="64650F80" w14:textId="18421E43" w:rsidR="0054381D" w:rsidRDefault="0054381D" w:rsidP="0046023D">
            <w:r>
              <w:t xml:space="preserve">Temporal interpolated filtered </w:t>
            </w:r>
            <w:del w:id="1144" w:author="Tiago Segabinazzi Dotto" w:date="2024-11-05T15:23:00Z" w16du:dateUtc="2024-11-05T15:23:00Z">
              <w:r>
                <w:delText>(1/2 day)</w:delText>
              </w:r>
            </w:del>
            <w:ins w:id="1145" w:author="Tiago Segabinazzi Dotto" w:date="2024-11-05T15:23:00Z" w16du:dateUtc="2024-11-05T15:23:00Z">
              <w:r w:rsidR="007F01D1">
                <w:t>into 12h resolution</w:t>
              </w:r>
            </w:ins>
          </w:p>
        </w:tc>
      </w:tr>
      <w:tr w:rsidR="0054381D" w14:paraId="441081AA" w14:textId="77777777" w:rsidTr="0054381D">
        <w:trPr>
          <w:trHeight w:val="535"/>
        </w:trPr>
        <w:tc>
          <w:tcPr>
            <w:tcW w:w="1838" w:type="dxa"/>
          </w:tcPr>
          <w:p w14:paraId="5C12B3D4" w14:textId="77777777" w:rsidR="0054381D" w:rsidRDefault="0054381D" w:rsidP="0046023D">
            <w:proofErr w:type="spellStart"/>
            <w:proofErr w:type="gramStart"/>
            <w:r>
              <w:t>T,S</w:t>
            </w:r>
            <w:proofErr w:type="gramEnd"/>
            <w:r>
              <w:t>,PGfs</w:t>
            </w:r>
            <w:proofErr w:type="spellEnd"/>
          </w:p>
        </w:tc>
        <w:tc>
          <w:tcPr>
            <w:tcW w:w="7741" w:type="dxa"/>
          </w:tcPr>
          <w:p w14:paraId="5489C327" w14:textId="6B071CF7" w:rsidR="0054381D" w:rsidRDefault="0054381D" w:rsidP="0046023D">
            <w:del w:id="1146" w:author="Tiago Segabinazzi Dotto" w:date="2024-11-05T15:23:00Z" w16du:dateUtc="2024-11-05T15:23:00Z">
              <w:r>
                <w:delText>Temporal</w:delText>
              </w:r>
            </w:del>
            <w:ins w:id="1147" w:author="Tiago Segabinazzi Dotto" w:date="2024-11-05T15:23:00Z" w16du:dateUtc="2024-11-05T15:23:00Z">
              <w:r>
                <w:t>Temporal</w:t>
              </w:r>
              <w:r w:rsidR="007F01D1">
                <w:t>ly</w:t>
              </w:r>
            </w:ins>
            <w:r>
              <w:t xml:space="preserve"> interpolated</w:t>
            </w:r>
            <w:r w:rsidR="007F01D1">
              <w:t xml:space="preserve"> </w:t>
            </w:r>
            <w:del w:id="1148" w:author="Tiago Segabinazzi Dotto" w:date="2024-11-05T15:23:00Z" w16du:dateUtc="2024-11-05T15:23:00Z">
              <w:r>
                <w:delText>(1/2 day)</w:delText>
              </w:r>
            </w:del>
            <w:ins w:id="1149" w:author="Tiago Segabinazzi Dotto" w:date="2024-11-05T15:23:00Z" w16du:dateUtc="2024-11-05T15:23:00Z">
              <w:r w:rsidR="007F01D1">
                <w:t>into 12</w:t>
              </w:r>
              <w:proofErr w:type="gramStart"/>
              <w:r w:rsidR="007F01D1">
                <w:t>h,</w:t>
              </w:r>
              <w:r>
                <w:t xml:space="preserve"> </w:t>
              </w:r>
            </w:ins>
            <w:r>
              <w:t xml:space="preserve"> filtered</w:t>
            </w:r>
            <w:proofErr w:type="gramEnd"/>
            <w:r w:rsidR="007F01D1">
              <w:t xml:space="preserve"> </w:t>
            </w:r>
            <w:ins w:id="1150" w:author="Tiago Segabinazzi Dotto" w:date="2024-11-05T15:23:00Z" w16du:dateUtc="2024-11-05T15:23:00Z">
              <w:r w:rsidR="007F01D1">
                <w:t>and</w:t>
              </w:r>
              <w:r>
                <w:t xml:space="preserve"> </w:t>
              </w:r>
            </w:ins>
            <w:r>
              <w:t>gridded</w:t>
            </w:r>
            <w:r w:rsidR="007F01D1">
              <w:t xml:space="preserve"> </w:t>
            </w:r>
            <w:del w:id="1151" w:author="Tiago Segabinazzi Dotto" w:date="2024-11-05T15:23:00Z" w16du:dateUtc="2024-11-05T15:23:00Z">
              <w:r>
                <w:delText>(</w:delText>
              </w:r>
            </w:del>
            <w:ins w:id="1152" w:author="Tiago Segabinazzi Dotto" w:date="2024-11-05T15:23:00Z" w16du:dateUtc="2024-11-05T15:23:00Z">
              <w:r w:rsidR="007F01D1">
                <w:t>at</w:t>
              </w:r>
              <w:r>
                <w:t xml:space="preserve"> </w:t>
              </w:r>
            </w:ins>
            <w:r>
              <w:t>20 m</w:t>
            </w:r>
            <w:del w:id="1153" w:author="Tiago Segabinazzi Dotto" w:date="2024-11-05T15:23:00Z" w16du:dateUtc="2024-11-05T15:23:00Z">
              <w:r>
                <w:delText>)</w:delText>
              </w:r>
            </w:del>
            <w:ins w:id="1154" w:author="Tiago Segabinazzi Dotto" w:date="2024-11-05T15:23:00Z" w16du:dateUtc="2024-11-05T15:23:00Z">
              <w:r w:rsidR="007F01D1">
                <w:t xml:space="preserve"> averaged bins</w:t>
              </w:r>
            </w:ins>
          </w:p>
        </w:tc>
      </w:tr>
      <w:tr w:rsidR="0054381D" w14:paraId="0780102A" w14:textId="77777777" w:rsidTr="0046023D">
        <w:trPr>
          <w:trHeight w:val="535"/>
        </w:trPr>
        <w:tc>
          <w:tcPr>
            <w:tcW w:w="9579" w:type="dxa"/>
            <w:gridSpan w:val="2"/>
          </w:tcPr>
          <w:p w14:paraId="484B3012" w14:textId="77777777" w:rsidR="0054381D" w:rsidRPr="002D164E" w:rsidRDefault="0054381D" w:rsidP="0046023D">
            <w:pPr>
              <w:jc w:val="center"/>
              <w:rPr>
                <w:b/>
                <w:bCs/>
              </w:rPr>
            </w:pPr>
            <w:r w:rsidRPr="002D164E">
              <w:rPr>
                <w:b/>
                <w:bCs/>
              </w:rPr>
              <w:t>Merge</w:t>
            </w:r>
          </w:p>
        </w:tc>
      </w:tr>
      <w:tr w:rsidR="0054381D" w14:paraId="6F7EA706" w14:textId="77777777" w:rsidTr="0054381D">
        <w:trPr>
          <w:trHeight w:val="559"/>
        </w:trPr>
        <w:tc>
          <w:tcPr>
            <w:tcW w:w="1838" w:type="dxa"/>
          </w:tcPr>
          <w:p w14:paraId="56F8C4C4" w14:textId="77777777" w:rsidR="0054381D" w:rsidRDefault="0054381D" w:rsidP="0046023D">
            <w:proofErr w:type="spellStart"/>
            <w:proofErr w:type="gramStart"/>
            <w:r>
              <w:t>T,S</w:t>
            </w:r>
            <w:proofErr w:type="gramEnd"/>
            <w:r>
              <w:t>,Pfs</w:t>
            </w:r>
            <w:proofErr w:type="spellEnd"/>
          </w:p>
        </w:tc>
        <w:tc>
          <w:tcPr>
            <w:tcW w:w="7741" w:type="dxa"/>
          </w:tcPr>
          <w:p w14:paraId="20A1852C" w14:textId="0AEF25BF" w:rsidR="0054381D" w:rsidRDefault="0054381D" w:rsidP="0046023D">
            <w:r>
              <w:t xml:space="preserve">Temporal interpolated filtered </w:t>
            </w:r>
            <w:del w:id="1155" w:author="Tiago Segabinazzi Dotto" w:date="2024-11-05T15:23:00Z" w16du:dateUtc="2024-11-05T15:23:00Z">
              <w:r>
                <w:delText>(1/2 day)</w:delText>
              </w:r>
            </w:del>
            <w:ins w:id="1156" w:author="Tiago Segabinazzi Dotto" w:date="2024-11-05T15:23:00Z" w16du:dateUtc="2024-11-05T15:23:00Z">
              <w:r w:rsidR="007F01D1">
                <w:t>into 12h resolution</w:t>
              </w:r>
            </w:ins>
          </w:p>
        </w:tc>
      </w:tr>
      <w:tr w:rsidR="0054381D" w14:paraId="3C2F865E" w14:textId="77777777" w:rsidTr="0054381D">
        <w:trPr>
          <w:trHeight w:val="535"/>
        </w:trPr>
        <w:tc>
          <w:tcPr>
            <w:tcW w:w="1838" w:type="dxa"/>
          </w:tcPr>
          <w:p w14:paraId="68DA7A4D" w14:textId="77777777" w:rsidR="0054381D" w:rsidRDefault="0054381D" w:rsidP="0046023D">
            <w:proofErr w:type="spellStart"/>
            <w:proofErr w:type="gramStart"/>
            <w:r>
              <w:t>T,S</w:t>
            </w:r>
            <w:proofErr w:type="gramEnd"/>
            <w:r>
              <w:t>,PGfs</w:t>
            </w:r>
            <w:proofErr w:type="spellEnd"/>
          </w:p>
        </w:tc>
        <w:tc>
          <w:tcPr>
            <w:tcW w:w="7741" w:type="dxa"/>
          </w:tcPr>
          <w:p w14:paraId="2092D62F" w14:textId="4E04B195" w:rsidR="0054381D" w:rsidRDefault="0054381D" w:rsidP="0046023D">
            <w:r>
              <w:t xml:space="preserve">Merged temporal interpolated </w:t>
            </w:r>
            <w:del w:id="1157" w:author="Tiago Segabinazzi Dotto" w:date="2024-11-05T15:23:00Z" w16du:dateUtc="2024-11-05T15:23:00Z">
              <w:r>
                <w:delText>(1/2 day)</w:delText>
              </w:r>
            </w:del>
            <w:ins w:id="1158" w:author="Tiago Segabinazzi Dotto" w:date="2024-11-05T15:23:00Z" w16du:dateUtc="2024-11-05T15:23:00Z">
              <w:r w:rsidR="007F01D1">
                <w:t>into 12h,</w:t>
              </w:r>
            </w:ins>
            <w:r>
              <w:t xml:space="preserve"> filtered </w:t>
            </w:r>
            <w:ins w:id="1159" w:author="Tiago Segabinazzi Dotto" w:date="2024-11-05T15:23:00Z" w16du:dateUtc="2024-11-05T15:23:00Z">
              <w:r w:rsidR="007F01D1">
                <w:t xml:space="preserve">and </w:t>
              </w:r>
            </w:ins>
            <w:r>
              <w:t>gridded</w:t>
            </w:r>
            <w:r w:rsidR="007F01D1">
              <w:t xml:space="preserve"> </w:t>
            </w:r>
            <w:del w:id="1160" w:author="Tiago Segabinazzi Dotto" w:date="2024-11-05T15:23:00Z" w16du:dateUtc="2024-11-05T15:23:00Z">
              <w:r>
                <w:delText>(</w:delText>
              </w:r>
            </w:del>
            <w:ins w:id="1161" w:author="Tiago Segabinazzi Dotto" w:date="2024-11-05T15:23:00Z" w16du:dateUtc="2024-11-05T15:23:00Z">
              <w:r w:rsidR="007F01D1">
                <w:t>at</w:t>
              </w:r>
              <w:r>
                <w:t xml:space="preserve"> </w:t>
              </w:r>
            </w:ins>
            <w:r>
              <w:t>20 m</w:t>
            </w:r>
            <w:del w:id="1162" w:author="Tiago Segabinazzi Dotto" w:date="2024-11-05T15:23:00Z" w16du:dateUtc="2024-11-05T15:23:00Z">
              <w:r>
                <w:delText>)</w:delText>
              </w:r>
            </w:del>
            <w:ins w:id="1163" w:author="Tiago Segabinazzi Dotto" w:date="2024-11-05T15:23:00Z" w16du:dateUtc="2024-11-05T15:23:00Z">
              <w:r w:rsidR="007F01D1">
                <w:t xml:space="preserve"> averaged bins</w:t>
              </w:r>
            </w:ins>
          </w:p>
        </w:tc>
      </w:tr>
      <w:tr w:rsidR="0054381D" w14:paraId="10ACDCEB" w14:textId="77777777" w:rsidTr="0054381D">
        <w:trPr>
          <w:trHeight w:val="1070"/>
        </w:trPr>
        <w:tc>
          <w:tcPr>
            <w:tcW w:w="1838" w:type="dxa"/>
          </w:tcPr>
          <w:p w14:paraId="06428DF5" w14:textId="77777777" w:rsidR="0054381D" w:rsidRDefault="0054381D" w:rsidP="0046023D">
            <w:proofErr w:type="gramStart"/>
            <w:r>
              <w:t>T,SGfs</w:t>
            </w:r>
            <w:proofErr w:type="gramEnd"/>
            <w:r>
              <w:t>2</w:t>
            </w:r>
          </w:p>
        </w:tc>
        <w:tc>
          <w:tcPr>
            <w:tcW w:w="7741" w:type="dxa"/>
          </w:tcPr>
          <w:p w14:paraId="424CA042" w14:textId="77BE255B" w:rsidR="0054381D" w:rsidRDefault="0054381D" w:rsidP="0046023D">
            <w:r>
              <w:t xml:space="preserve">Merged de-spiked temporal interpolated </w:t>
            </w:r>
            <w:del w:id="1164" w:author="Tiago Segabinazzi Dotto" w:date="2024-11-05T15:23:00Z" w16du:dateUtc="2024-11-05T15:23:00Z">
              <w:r>
                <w:delText>(1/2 day)</w:delText>
              </w:r>
            </w:del>
            <w:ins w:id="1165" w:author="Tiago Segabinazzi Dotto" w:date="2024-11-05T15:23:00Z" w16du:dateUtc="2024-11-05T15:23:00Z">
              <w:r w:rsidR="007F01D1">
                <w:t>into 12h,</w:t>
              </w:r>
            </w:ins>
            <w:r w:rsidR="007F01D1">
              <w:t xml:space="preserve"> filtered </w:t>
            </w:r>
            <w:ins w:id="1166" w:author="Tiago Segabinazzi Dotto" w:date="2024-11-05T15:23:00Z" w16du:dateUtc="2024-11-05T15:23:00Z">
              <w:r w:rsidR="007F01D1">
                <w:t xml:space="preserve">and </w:t>
              </w:r>
            </w:ins>
            <w:r w:rsidR="007F01D1">
              <w:t xml:space="preserve">gridded </w:t>
            </w:r>
            <w:del w:id="1167" w:author="Tiago Segabinazzi Dotto" w:date="2024-11-05T15:23:00Z" w16du:dateUtc="2024-11-05T15:23:00Z">
              <w:r>
                <w:delText>(</w:delText>
              </w:r>
            </w:del>
            <w:ins w:id="1168" w:author="Tiago Segabinazzi Dotto" w:date="2024-11-05T15:23:00Z" w16du:dateUtc="2024-11-05T15:23:00Z">
              <w:r w:rsidR="007F01D1">
                <w:t xml:space="preserve">at </w:t>
              </w:r>
            </w:ins>
            <w:r w:rsidR="007F01D1">
              <w:t>20 m</w:t>
            </w:r>
            <w:del w:id="1169" w:author="Tiago Segabinazzi Dotto" w:date="2024-11-05T15:23:00Z" w16du:dateUtc="2024-11-05T15:23:00Z">
              <w:r>
                <w:delText>) horizontal interpolation</w:delText>
              </w:r>
            </w:del>
            <w:ins w:id="1170" w:author="Tiago Segabinazzi Dotto" w:date="2024-11-05T15:23:00Z" w16du:dateUtc="2024-11-05T15:23:00Z">
              <w:r w:rsidR="007F01D1">
                <w:t xml:space="preserve"> averaged bins</w:t>
              </w:r>
              <w:r>
                <w:t xml:space="preserve"> </w:t>
              </w:r>
            </w:ins>
          </w:p>
        </w:tc>
      </w:tr>
    </w:tbl>
    <w:p w14:paraId="487C90D3" w14:textId="77777777" w:rsidR="004E5A3D" w:rsidRDefault="004E5A3D" w:rsidP="004E5A3D">
      <w:pPr>
        <w:pStyle w:val="BodyText"/>
      </w:pPr>
    </w:p>
    <w:p w14:paraId="4A28C408" w14:textId="77777777" w:rsidR="0054381D" w:rsidRDefault="0054381D">
      <w:pPr>
        <w:widowControl/>
        <w:suppressAutoHyphens w:val="0"/>
        <w:spacing w:after="160" w:line="259" w:lineRule="auto"/>
        <w:rPr>
          <w:rStyle w:val="Emphasis"/>
          <w:rFonts w:ascii="Liberation Sans" w:hAnsi="Liberation Sans"/>
          <w:b/>
          <w:bCs/>
          <w:i w:val="0"/>
          <w:iCs w:val="0"/>
          <w:sz w:val="36"/>
          <w:szCs w:val="36"/>
        </w:rPr>
      </w:pPr>
      <w:r>
        <w:rPr>
          <w:rStyle w:val="Emphasis"/>
          <w:i w:val="0"/>
          <w:iCs w:val="0"/>
        </w:rPr>
        <w:br w:type="page"/>
      </w:r>
    </w:p>
    <w:p w14:paraId="651FB1F2" w14:textId="69D92336" w:rsidR="004E5A3D" w:rsidRPr="004E5A3D" w:rsidRDefault="004E5A3D" w:rsidP="004E5A3D">
      <w:pPr>
        <w:pStyle w:val="Heading1"/>
      </w:pPr>
      <w:bookmarkStart w:id="1171" w:name="_Toc108243102"/>
      <w:r w:rsidRPr="004E5A3D">
        <w:rPr>
          <w:rStyle w:val="Emphasis"/>
          <w:i w:val="0"/>
          <w:iCs w:val="0"/>
        </w:rPr>
        <w:lastRenderedPageBreak/>
        <w:t>Processing of moored current meter and ADCP data</w:t>
      </w:r>
      <w:bookmarkEnd w:id="1171"/>
    </w:p>
    <w:p w14:paraId="1E18A60A" w14:textId="77777777" w:rsidR="003A4163" w:rsidRDefault="003A4163" w:rsidP="00F36284">
      <w:pPr>
        <w:pStyle w:val="Heading2"/>
        <w:numPr>
          <w:ilvl w:val="0"/>
          <w:numId w:val="0"/>
        </w:numPr>
        <w:rPr>
          <w:ins w:id="1172" w:author="Tiago Segabinazzi Dotto" w:date="2024-11-05T15:23:00Z" w16du:dateUtc="2024-11-05T15:23:00Z"/>
        </w:rPr>
      </w:pPr>
      <w:bookmarkStart w:id="1173" w:name="_Toc108243103"/>
    </w:p>
    <w:p w14:paraId="0BFA87FB" w14:textId="45B3CEFD" w:rsidR="004E5A3D" w:rsidRDefault="004E5A3D" w:rsidP="004E5A3D">
      <w:pPr>
        <w:pStyle w:val="Heading2"/>
      </w:pPr>
      <w:r>
        <w:t>Introduction</w:t>
      </w:r>
      <w:bookmarkEnd w:id="1173"/>
    </w:p>
    <w:p w14:paraId="45116203" w14:textId="77777777" w:rsidR="003A4163" w:rsidRDefault="003A4163" w:rsidP="004E5A3D">
      <w:pPr>
        <w:pStyle w:val="BodyText"/>
        <w:rPr>
          <w:ins w:id="1174" w:author="Tiago Segabinazzi Dotto" w:date="2024-11-05T15:23:00Z" w16du:dateUtc="2024-11-05T15:23:00Z"/>
        </w:rPr>
      </w:pPr>
    </w:p>
    <w:p w14:paraId="253F4D5A" w14:textId="0952F4EA" w:rsidR="004E5A3D" w:rsidRDefault="004E5A3D" w:rsidP="004E5A3D">
      <w:pPr>
        <w:pStyle w:val="BodyText"/>
      </w:pPr>
      <w:r>
        <w:t>The purpose of this document is to describe the data processing applied to all current meter records</w:t>
      </w:r>
      <w:ins w:id="1175" w:author="Tiago Segabinazzi Dotto" w:date="2024-11-05T15:23:00Z" w16du:dateUtc="2024-11-05T15:23:00Z">
        <w:r w:rsidR="00541448">
          <w:t xml:space="preserve">, including Nortek </w:t>
        </w:r>
        <w:proofErr w:type="spellStart"/>
        <w:r w:rsidR="00541448">
          <w:t>Aquadopps</w:t>
        </w:r>
        <w:proofErr w:type="spellEnd"/>
        <w:r w:rsidR="00541448">
          <w:t xml:space="preserve"> and Nortek ADCPs,</w:t>
        </w:r>
      </w:ins>
      <w:r w:rsidR="00541448">
        <w:t xml:space="preserve"> </w:t>
      </w:r>
      <w:r>
        <w:t xml:space="preserve">collected from the </w:t>
      </w:r>
      <w:commentRangeStart w:id="1176"/>
      <w:r>
        <w:t>SAMS contribution of the UK-OSNAP project</w:t>
      </w:r>
      <w:commentRangeEnd w:id="1176"/>
      <w:r w:rsidR="0080663F">
        <w:rPr>
          <w:rStyle w:val="CommentReference"/>
          <w:rFonts w:cs="Mangal"/>
        </w:rPr>
        <w:commentReference w:id="1176"/>
      </w:r>
      <w:r>
        <w:t>, including initial quality control of the data, data editing, corrections applied, and filtering.</w:t>
      </w:r>
    </w:p>
    <w:p w14:paraId="6A955081" w14:textId="77777777" w:rsidR="00B11FA2" w:rsidRDefault="00B11FA2" w:rsidP="004E5A3D">
      <w:pPr>
        <w:pStyle w:val="BodyText"/>
        <w:rPr>
          <w:ins w:id="1177" w:author="Tiago Segabinazzi Dotto" w:date="2024-11-05T15:23:00Z" w16du:dateUtc="2024-11-05T15:23:00Z"/>
        </w:rPr>
      </w:pPr>
    </w:p>
    <w:p w14:paraId="08872CC5" w14:textId="2DF13911" w:rsidR="004E5A3D" w:rsidRDefault="004E5A3D" w:rsidP="004E5A3D">
      <w:pPr>
        <w:pStyle w:val="BodyText"/>
      </w:pPr>
      <w:r>
        <w:t xml:space="preserve">The current meters used on the 4 SAMS-OSNAP moorings for the period 2014-2015 consisted of Nortek </w:t>
      </w:r>
      <w:proofErr w:type="spellStart"/>
      <w:r>
        <w:t>Aquadopps</w:t>
      </w:r>
      <w:proofErr w:type="spellEnd"/>
      <w:r>
        <w:t xml:space="preserve"> for 3 moorings (RTEB1, RTWB1 and RTWB2) and </w:t>
      </w:r>
      <w:del w:id="1178" w:author="Tiago Segabinazzi Dotto" w:date="2024-11-05T15:23:00Z" w16du:dateUtc="2024-11-05T15:23:00Z">
        <w:r>
          <w:delText>a</w:delText>
        </w:r>
      </w:del>
      <w:ins w:id="1179" w:author="Tiago Segabinazzi Dotto" w:date="2024-11-05T15:23:00Z" w16du:dateUtc="2024-11-05T15:23:00Z">
        <w:r>
          <w:t>a</w:t>
        </w:r>
        <w:r w:rsidR="0080663F">
          <w:t>n</w:t>
        </w:r>
      </w:ins>
      <w:r>
        <w:t xml:space="preserve"> </w:t>
      </w:r>
      <w:commentRangeStart w:id="1180"/>
      <w:r>
        <w:t xml:space="preserve">RDI-ADCP 75kHz </w:t>
      </w:r>
      <w:commentRangeEnd w:id="1180"/>
      <w:r w:rsidR="00AE142D">
        <w:rPr>
          <w:rStyle w:val="CommentReference"/>
          <w:rFonts w:cs="Mangal"/>
        </w:rPr>
        <w:commentReference w:id="1180"/>
      </w:r>
      <w:r>
        <w:t xml:space="preserve">on </w:t>
      </w:r>
      <w:del w:id="1181" w:author="Tiago Segabinazzi Dotto" w:date="2024-11-05T15:23:00Z" w16du:dateUtc="2024-11-05T15:23:00Z">
        <w:r>
          <w:delText>RTADCP1</w:delText>
        </w:r>
      </w:del>
      <w:ins w:id="1182" w:author="Tiago Segabinazzi Dotto" w:date="2024-11-05T15:23:00Z" w16du:dateUtc="2024-11-05T15:23:00Z">
        <w:r w:rsidR="00AE142D">
          <w:t>RHADCP1</w:t>
        </w:r>
      </w:ins>
      <w:r>
        <w:t xml:space="preserve">. The Nortek </w:t>
      </w:r>
      <w:proofErr w:type="spellStart"/>
      <w:r>
        <w:t>Aquadopps</w:t>
      </w:r>
      <w:proofErr w:type="spellEnd"/>
      <w:r>
        <w:t xml:space="preserve"> had recording intervals of 20 minutes, while the ADCP </w:t>
      </w:r>
      <w:del w:id="1183" w:author="Tiago Segabinazzi Dotto" w:date="2024-11-05T15:23:00Z" w16du:dateUtc="2024-11-05T15:23:00Z">
        <w:r>
          <w:delText>has</w:delText>
        </w:r>
      </w:del>
      <w:ins w:id="1184" w:author="Tiago Segabinazzi Dotto" w:date="2024-11-05T15:23:00Z" w16du:dateUtc="2024-11-05T15:23:00Z">
        <w:r w:rsidR="00AE142D">
          <w:t>had</w:t>
        </w:r>
      </w:ins>
      <w:r w:rsidR="00AE142D">
        <w:t xml:space="preserve"> </w:t>
      </w:r>
      <w:r>
        <w:t xml:space="preserve">a recording interval of 1 hour. </w:t>
      </w:r>
    </w:p>
    <w:p w14:paraId="41BF98BE" w14:textId="77777777" w:rsidR="00B11FA2" w:rsidRDefault="00B11FA2" w:rsidP="004E5A3D">
      <w:pPr>
        <w:pStyle w:val="BodyText"/>
        <w:rPr>
          <w:ins w:id="1185" w:author="Tiago Segabinazzi Dotto" w:date="2024-11-05T15:23:00Z" w16du:dateUtc="2024-11-05T15:23:00Z"/>
        </w:rPr>
      </w:pPr>
    </w:p>
    <w:p w14:paraId="44CD4873" w14:textId="068667BD" w:rsidR="004E5A3D" w:rsidRDefault="004E5A3D" w:rsidP="004E5A3D">
      <w:pPr>
        <w:pStyle w:val="BodyText"/>
        <w:rPr>
          <w:i/>
          <w:iCs/>
        </w:rPr>
      </w:pPr>
      <w:r>
        <w:t>Note</w:t>
      </w:r>
      <w:ins w:id="1186" w:author="Tiago Segabinazzi Dotto" w:date="2024-11-05T15:23:00Z" w16du:dateUtc="2024-11-05T15:23:00Z">
        <w:r w:rsidR="0080663F">
          <w:t xml:space="preserve"> 1</w:t>
        </w:r>
      </w:ins>
      <w:r>
        <w:t xml:space="preserve">: ~ refers to </w:t>
      </w:r>
      <w:r>
        <w:rPr>
          <w:i/>
          <w:iCs/>
        </w:rPr>
        <w:t>~\</w:t>
      </w:r>
      <w:proofErr w:type="spellStart"/>
      <w:r>
        <w:rPr>
          <w:i/>
          <w:iCs/>
        </w:rPr>
        <w:t>OSNAP_mooring_data_processing</w:t>
      </w:r>
      <w:proofErr w:type="spellEnd"/>
    </w:p>
    <w:p w14:paraId="3D462ABD" w14:textId="77777777" w:rsidR="00B11FA2" w:rsidRDefault="00B11FA2" w:rsidP="004E5A3D">
      <w:pPr>
        <w:spacing w:line="264" w:lineRule="auto"/>
        <w:rPr>
          <w:ins w:id="1187" w:author="Tiago Segabinazzi Dotto" w:date="2024-11-05T15:23:00Z" w16du:dateUtc="2024-11-05T15:23:00Z"/>
          <w:i/>
          <w:iCs/>
        </w:rPr>
      </w:pPr>
    </w:p>
    <w:p w14:paraId="1261372D" w14:textId="4A9A326A" w:rsidR="004E5A3D" w:rsidRPr="00F36284" w:rsidRDefault="004E5A3D" w:rsidP="004E5A3D">
      <w:pPr>
        <w:spacing w:line="264" w:lineRule="auto"/>
        <w:rPr>
          <w:rPrChange w:id="1188" w:author="Tiago Segabinazzi Dotto" w:date="2024-11-05T15:23:00Z" w16du:dateUtc="2024-11-05T15:23:00Z">
            <w:rPr>
              <w:i/>
            </w:rPr>
          </w:rPrChange>
        </w:rPr>
      </w:pPr>
      <w:r w:rsidRPr="00F36284">
        <w:rPr>
          <w:rPrChange w:id="1189" w:author="Tiago Segabinazzi Dotto" w:date="2024-11-05T15:23:00Z" w16du:dateUtc="2024-11-05T15:23:00Z">
            <w:rPr>
              <w:i/>
            </w:rPr>
          </w:rPrChange>
        </w:rPr>
        <w:t>Note 2: the OSNAP data structure separates executable scripts (</w:t>
      </w:r>
      <w:proofErr w:type="spellStart"/>
      <w:r w:rsidRPr="00F36284">
        <w:rPr>
          <w:rPrChange w:id="1190" w:author="Tiago Segabinazzi Dotto" w:date="2024-11-05T15:23:00Z" w16du:dateUtc="2024-11-05T15:23:00Z">
            <w:rPr>
              <w:i/>
            </w:rPr>
          </w:rPrChange>
        </w:rPr>
        <w:t>osnap</w:t>
      </w:r>
      <w:proofErr w:type="spellEnd"/>
      <w:r w:rsidRPr="00F36284">
        <w:rPr>
          <w:rPrChange w:id="1191" w:author="Tiago Segabinazzi Dotto" w:date="2024-11-05T15:23:00Z" w16du:dateUtc="2024-11-05T15:23:00Z">
            <w:rPr>
              <w:i/>
            </w:rPr>
          </w:rPrChange>
        </w:rPr>
        <w:t>/exec/…) from output files (</w:t>
      </w:r>
      <w:proofErr w:type="spellStart"/>
      <w:r w:rsidRPr="00F36284">
        <w:rPr>
          <w:rPrChange w:id="1192" w:author="Tiago Segabinazzi Dotto" w:date="2024-11-05T15:23:00Z" w16du:dateUtc="2024-11-05T15:23:00Z">
            <w:rPr>
              <w:i/>
            </w:rPr>
          </w:rPrChange>
        </w:rPr>
        <w:t>osnap</w:t>
      </w:r>
      <w:proofErr w:type="spellEnd"/>
      <w:r w:rsidRPr="00F36284">
        <w:rPr>
          <w:rPrChange w:id="1193" w:author="Tiago Segabinazzi Dotto" w:date="2024-11-05T15:23:00Z" w16du:dateUtc="2024-11-05T15:23:00Z">
            <w:rPr>
              <w:i/>
            </w:rPr>
          </w:rPrChange>
        </w:rPr>
        <w:t xml:space="preserve">/data/moor/…). </w:t>
      </w:r>
      <w:del w:id="1194" w:author="Tiago Segabinazzi Dotto" w:date="2024-11-05T15:23:00Z" w16du:dateUtc="2024-11-05T15:23:00Z">
        <w:r w:rsidRPr="00B64469">
          <w:rPr>
            <w:i/>
            <w:iCs/>
          </w:rPr>
          <w:delText xml:space="preserve"> </w:delText>
        </w:r>
      </w:del>
      <w:r w:rsidRPr="00F36284">
        <w:rPr>
          <w:rPrChange w:id="1195" w:author="Tiago Segabinazzi Dotto" w:date="2024-11-05T15:23:00Z" w16du:dateUtc="2024-11-05T15:23:00Z">
            <w:rPr>
              <w:i/>
            </w:rPr>
          </w:rPrChange>
        </w:rPr>
        <w:t xml:space="preserve">For clarity, file extensions for scripts are coloured </w:t>
      </w:r>
      <w:r w:rsidRPr="00F36284">
        <w:rPr>
          <w:color w:val="FF0000"/>
          <w:rPrChange w:id="1196" w:author="Tiago Segabinazzi Dotto" w:date="2024-11-05T15:23:00Z" w16du:dateUtc="2024-11-05T15:23:00Z">
            <w:rPr>
              <w:i/>
              <w:color w:val="FF0000"/>
            </w:rPr>
          </w:rPrChange>
        </w:rPr>
        <w:t>red</w:t>
      </w:r>
      <w:r w:rsidRPr="00F36284">
        <w:rPr>
          <w:rPrChange w:id="1197" w:author="Tiago Segabinazzi Dotto" w:date="2024-11-05T15:23:00Z" w16du:dateUtc="2024-11-05T15:23:00Z">
            <w:rPr>
              <w:i/>
            </w:rPr>
          </w:rPrChange>
        </w:rPr>
        <w:t xml:space="preserve">, input files are coloured </w:t>
      </w:r>
      <w:r w:rsidRPr="00F36284">
        <w:rPr>
          <w:color w:val="0070C0"/>
          <w:rPrChange w:id="1198" w:author="Tiago Segabinazzi Dotto" w:date="2024-11-05T15:23:00Z" w16du:dateUtc="2024-11-05T15:23:00Z">
            <w:rPr>
              <w:i/>
              <w:color w:val="0070C0"/>
            </w:rPr>
          </w:rPrChange>
        </w:rPr>
        <w:t>blue</w:t>
      </w:r>
      <w:r w:rsidRPr="00F36284">
        <w:rPr>
          <w:rPrChange w:id="1199" w:author="Tiago Segabinazzi Dotto" w:date="2024-11-05T15:23:00Z" w16du:dateUtc="2024-11-05T15:23:00Z">
            <w:rPr>
              <w:i/>
            </w:rPr>
          </w:rPrChange>
        </w:rPr>
        <w:t xml:space="preserve">, and output files are coloured </w:t>
      </w:r>
      <w:r w:rsidRPr="00F36284">
        <w:rPr>
          <w:color w:val="00B050"/>
          <w:rPrChange w:id="1200" w:author="Tiago Segabinazzi Dotto" w:date="2024-11-05T15:23:00Z" w16du:dateUtc="2024-11-05T15:23:00Z">
            <w:rPr>
              <w:i/>
              <w:color w:val="00B050"/>
            </w:rPr>
          </w:rPrChange>
        </w:rPr>
        <w:t>green</w:t>
      </w:r>
      <w:r w:rsidRPr="00F36284">
        <w:rPr>
          <w:rPrChange w:id="1201" w:author="Tiago Segabinazzi Dotto" w:date="2024-11-05T15:23:00Z" w16du:dateUtc="2024-11-05T15:23:00Z">
            <w:rPr>
              <w:i/>
            </w:rPr>
          </w:rPrChange>
        </w:rPr>
        <w:t xml:space="preserve">. </w:t>
      </w:r>
      <w:del w:id="1202" w:author="Tiago Segabinazzi Dotto" w:date="2024-11-05T15:23:00Z" w16du:dateUtc="2024-11-05T15:23:00Z">
        <w:r w:rsidRPr="00B64469">
          <w:rPr>
            <w:i/>
            <w:iCs/>
          </w:rPr>
          <w:delText xml:space="preserve"> </w:delText>
        </w:r>
      </w:del>
      <w:r w:rsidRPr="00F36284">
        <w:rPr>
          <w:rPrChange w:id="1203" w:author="Tiago Segabinazzi Dotto" w:date="2024-11-05T15:23:00Z" w16du:dateUtc="2024-11-05T15:23:00Z">
            <w:rPr>
              <w:i/>
            </w:rPr>
          </w:rPrChange>
        </w:rPr>
        <w:t xml:space="preserve">The output files of some scripts may become the input of a later script. </w:t>
      </w:r>
      <w:del w:id="1204" w:author="Tiago Segabinazzi Dotto" w:date="2024-11-05T15:23:00Z" w16du:dateUtc="2024-11-05T15:23:00Z">
        <w:r w:rsidRPr="00B64469">
          <w:rPr>
            <w:i/>
            <w:iCs/>
          </w:rPr>
          <w:delText xml:space="preserve"> </w:delText>
        </w:r>
      </w:del>
      <w:r w:rsidRPr="00F36284">
        <w:rPr>
          <w:rPrChange w:id="1205" w:author="Tiago Segabinazzi Dotto" w:date="2024-11-05T15:23:00Z" w16du:dateUtc="2024-11-05T15:23:00Z">
            <w:rPr>
              <w:i/>
            </w:rPr>
          </w:rPrChange>
        </w:rPr>
        <w:t>Hopefully</w:t>
      </w:r>
      <w:ins w:id="1206" w:author="Tiago Segabinazzi Dotto" w:date="2024-11-05T15:23:00Z" w16du:dateUtc="2024-11-05T15:23:00Z">
        <w:r w:rsidR="0054606A">
          <w:t>,</w:t>
        </w:r>
      </w:ins>
      <w:r w:rsidRPr="00F36284">
        <w:rPr>
          <w:rPrChange w:id="1207" w:author="Tiago Segabinazzi Dotto" w:date="2024-11-05T15:23:00Z" w16du:dateUtc="2024-11-05T15:23:00Z">
            <w:rPr>
              <w:i/>
            </w:rPr>
          </w:rPrChange>
        </w:rPr>
        <w:t xml:space="preserve"> this will make navigation of this document a little easier.</w:t>
      </w:r>
    </w:p>
    <w:p w14:paraId="368E7331" w14:textId="77777777" w:rsidR="004E5A3D" w:rsidRPr="00DF691F" w:rsidRDefault="004E5A3D" w:rsidP="004E5A3D">
      <w:pPr>
        <w:spacing w:line="264" w:lineRule="auto"/>
        <w:rPr>
          <w:i/>
          <w:iCs/>
        </w:rPr>
      </w:pPr>
    </w:p>
    <w:p w14:paraId="3D83A9AE" w14:textId="77777777" w:rsidR="003A4163" w:rsidRDefault="003A4163" w:rsidP="00F36284">
      <w:pPr>
        <w:pStyle w:val="Heading2"/>
        <w:numPr>
          <w:ilvl w:val="0"/>
          <w:numId w:val="0"/>
        </w:numPr>
        <w:rPr>
          <w:ins w:id="1208" w:author="Tiago Segabinazzi Dotto" w:date="2024-11-05T15:23:00Z" w16du:dateUtc="2024-11-05T15:23:00Z"/>
        </w:rPr>
      </w:pPr>
      <w:bookmarkStart w:id="1209" w:name="_Toc108243104"/>
    </w:p>
    <w:p w14:paraId="11E60156" w14:textId="401EF3CC" w:rsidR="004E5A3D" w:rsidRDefault="004E5A3D" w:rsidP="004E5A3D">
      <w:pPr>
        <w:pStyle w:val="Heading2"/>
      </w:pPr>
      <w:r>
        <w:t>Nortek</w:t>
      </w:r>
      <w:r w:rsidR="00ED0312">
        <w:t xml:space="preserve"> </w:t>
      </w:r>
      <w:proofErr w:type="spellStart"/>
      <w:ins w:id="1210" w:author="Tiago Segabinazzi Dotto" w:date="2024-11-05T15:23:00Z" w16du:dateUtc="2024-11-05T15:23:00Z">
        <w:r w:rsidR="00ED0312">
          <w:t>Aquadopp</w:t>
        </w:r>
        <w:proofErr w:type="spellEnd"/>
        <w:r>
          <w:t xml:space="preserve"> </w:t>
        </w:r>
      </w:ins>
      <w:r>
        <w:t>current meter data processing</w:t>
      </w:r>
      <w:bookmarkEnd w:id="1209"/>
    </w:p>
    <w:p w14:paraId="66454BA7" w14:textId="77777777" w:rsidR="003A4163" w:rsidRDefault="004E5A3D" w:rsidP="00F36284">
      <w:pPr>
        <w:pStyle w:val="Heading3"/>
        <w:numPr>
          <w:ilvl w:val="0"/>
          <w:numId w:val="0"/>
        </w:numPr>
        <w:rPr>
          <w:ins w:id="1211" w:author="Tiago Segabinazzi Dotto" w:date="2024-11-05T15:23:00Z" w16du:dateUtc="2024-11-05T15:23:00Z"/>
        </w:rPr>
      </w:pPr>
      <w:bookmarkStart w:id="1212" w:name="__DdeLink__622_259069805"/>
      <w:bookmarkStart w:id="1213" w:name="_Toc108243105"/>
      <w:del w:id="1214" w:author="Tiago Segabinazzi Dotto" w:date="2024-11-05T15:23:00Z" w16du:dateUtc="2024-11-05T15:23:00Z">
        <w:r>
          <w:delText>Stage0</w:delText>
        </w:r>
      </w:del>
    </w:p>
    <w:p w14:paraId="3FCDEE40" w14:textId="52719DF9" w:rsidR="004E5A3D" w:rsidRDefault="004E5A3D" w:rsidP="004E5A3D">
      <w:pPr>
        <w:pStyle w:val="Heading3"/>
      </w:pPr>
      <w:ins w:id="1215" w:author="Tiago Segabinazzi Dotto" w:date="2024-11-05T15:23:00Z" w16du:dateUtc="2024-11-05T15:23:00Z">
        <w:r>
          <w:t>Stage</w:t>
        </w:r>
        <w:r w:rsidR="000805BD">
          <w:t xml:space="preserve"> </w:t>
        </w:r>
        <w:r>
          <w:t>0</w:t>
        </w:r>
      </w:ins>
      <w:r>
        <w:t xml:space="preserve"> – Data Download </w:t>
      </w:r>
      <w:bookmarkEnd w:id="1212"/>
      <w:r>
        <w:t>(done during the cruise $CRUISE)</w:t>
      </w:r>
      <w:bookmarkEnd w:id="1213"/>
    </w:p>
    <w:p w14:paraId="544AF5B7" w14:textId="77777777" w:rsidR="003A4163" w:rsidRDefault="003A4163" w:rsidP="004E5A3D">
      <w:pPr>
        <w:pStyle w:val="BodyText"/>
        <w:rPr>
          <w:ins w:id="1216" w:author="Tiago Segabinazzi Dotto" w:date="2024-11-05T15:23:00Z" w16du:dateUtc="2024-11-05T15:23:00Z"/>
        </w:rPr>
      </w:pPr>
    </w:p>
    <w:p w14:paraId="5A39D4F5" w14:textId="03FA971C" w:rsidR="004E5A3D" w:rsidRDefault="004E5A3D" w:rsidP="004E5A3D">
      <w:pPr>
        <w:pStyle w:val="BodyText"/>
      </w:pPr>
      <w:r>
        <w:t xml:space="preserve">Raw instrument data are downloaded from </w:t>
      </w:r>
      <w:del w:id="1217" w:author="Tiago Segabinazzi Dotto" w:date="2024-11-05T15:23:00Z" w16du:dateUtc="2024-11-05T15:23:00Z">
        <w:r>
          <w:delText>the</w:delText>
        </w:r>
      </w:del>
      <w:ins w:id="1218" w:author="Tiago Segabinazzi Dotto" w:date="2024-11-05T15:23:00Z" w16du:dateUtc="2024-11-05T15:23:00Z">
        <w:r w:rsidR="008B5B30">
          <w:t>each</w:t>
        </w:r>
      </w:ins>
      <w:r w:rsidR="008B5B30">
        <w:t xml:space="preserve"> </w:t>
      </w:r>
      <w:r>
        <w:t xml:space="preserve">instrument after the recovery of the mooring. Record keeping of the download is done on paper and </w:t>
      </w:r>
      <w:del w:id="1219" w:author="Tiago Segabinazzi Dotto" w:date="2024-11-05T15:23:00Z" w16du:dateUtc="2024-11-05T15:23:00Z">
        <w:r>
          <w:delText xml:space="preserve">for each instrument </w:delText>
        </w:r>
      </w:del>
      <w:r w:rsidR="008B5B30">
        <w:t>a download sheet is completed</w:t>
      </w:r>
      <w:del w:id="1220" w:author="Tiago Segabinazzi Dotto" w:date="2024-11-05T15:23:00Z" w16du:dateUtc="2024-11-05T15:23:00Z">
        <w:r>
          <w:delText>.</w:delText>
        </w:r>
      </w:del>
      <w:ins w:id="1221" w:author="Tiago Segabinazzi Dotto" w:date="2024-11-05T15:23:00Z" w16du:dateUtc="2024-11-05T15:23:00Z">
        <w:r w:rsidR="008B5B30">
          <w:t xml:space="preserve"> </w:t>
        </w:r>
        <w:r>
          <w:t>for each instrument.</w:t>
        </w:r>
      </w:ins>
      <w:r>
        <w:t xml:space="preserve"> After the download, the data are backup and transferred to the network drive on the cruise directory </w:t>
      </w:r>
      <w:r>
        <w:rPr>
          <w:i/>
          <w:iCs/>
        </w:rPr>
        <w:t>$cruise/</w:t>
      </w:r>
      <w:del w:id="1222" w:author="Tiago Segabinazzi Dotto" w:date="2024-11-05T15:23:00Z" w16du:dateUtc="2024-11-05T15:23:00Z">
        <w:r>
          <w:rPr>
            <w:i/>
            <w:iCs/>
          </w:rPr>
          <w:delText>SAMS_moorings/nortek .</w:delText>
        </w:r>
      </w:del>
      <w:ins w:id="1223" w:author="Tiago Segabinazzi Dotto" w:date="2024-11-05T15:23:00Z" w16du:dateUtc="2024-11-05T15:23:00Z">
        <w:r w:rsidR="00ED0312" w:rsidDel="00ED0312">
          <w:rPr>
            <w:i/>
            <w:iCs/>
          </w:rPr>
          <w:t xml:space="preserve"> </w:t>
        </w:r>
        <w:r>
          <w:rPr>
            <w:i/>
            <w:iCs/>
          </w:rPr>
          <w:t>nor</w:t>
        </w:r>
        <w:r w:rsidRPr="00F36284">
          <w:t>.</w:t>
        </w:r>
      </w:ins>
      <w:r w:rsidRPr="00F36284">
        <w:rPr>
          <w:rPrChange w:id="1224" w:author="Tiago Segabinazzi Dotto" w:date="2024-11-05T15:23:00Z" w16du:dateUtc="2024-11-05T15:23:00Z">
            <w:rPr>
              <w:i/>
            </w:rPr>
          </w:rPrChange>
        </w:rPr>
        <w:t xml:space="preserve"> </w:t>
      </w:r>
      <w:r>
        <w:t xml:space="preserve">Instrument setup details and data are sorted in different directory by mooring name. </w:t>
      </w:r>
    </w:p>
    <w:p w14:paraId="06651F6F" w14:textId="77777777" w:rsidR="008B5B30" w:rsidRDefault="008B5B30" w:rsidP="004E5A3D">
      <w:pPr>
        <w:pStyle w:val="BodyText"/>
        <w:rPr>
          <w:ins w:id="1225" w:author="Tiago Segabinazzi Dotto" w:date="2024-11-05T15:23:00Z" w16du:dateUtc="2024-11-05T15:23:00Z"/>
        </w:rPr>
      </w:pPr>
    </w:p>
    <w:p w14:paraId="77AB8E52" w14:textId="01A48284" w:rsidR="004E5A3D" w:rsidRDefault="004E5A3D" w:rsidP="004E5A3D">
      <w:pPr>
        <w:pStyle w:val="BodyText"/>
      </w:pPr>
      <w:r>
        <w:t xml:space="preserve">Then the </w:t>
      </w:r>
      <w:del w:id="1226" w:author="Tiago Segabinazzi Dotto" w:date="2024-11-05T15:23:00Z" w16du:dateUtc="2024-11-05T15:23:00Z">
        <w:r>
          <w:delText>data (.</w:delText>
        </w:r>
      </w:del>
      <w:ins w:id="1227" w:author="Tiago Segabinazzi Dotto" w:date="2024-11-05T15:23:00Z" w16du:dateUtc="2024-11-05T15:23:00Z">
        <w:r w:rsidR="00ED0312">
          <w:t xml:space="preserve">files </w:t>
        </w:r>
        <w:r w:rsidRPr="00F36284">
          <w:rPr>
            <w:i/>
            <w:iCs/>
          </w:rPr>
          <w:t>.</w:t>
        </w:r>
      </w:ins>
      <w:proofErr w:type="spellStart"/>
      <w:r w:rsidRPr="00F36284">
        <w:rPr>
          <w:i/>
          <w:rPrChange w:id="1228" w:author="Tiago Segabinazzi Dotto" w:date="2024-11-05T15:23:00Z" w16du:dateUtc="2024-11-05T15:23:00Z">
            <w:rPr/>
          </w:rPrChange>
        </w:rPr>
        <w:t>dat</w:t>
      </w:r>
      <w:proofErr w:type="spellEnd"/>
      <w:proofErr w:type="gramStart"/>
      <w:r>
        <w:t xml:space="preserve">, </w:t>
      </w:r>
      <w:r w:rsidRPr="00F36284">
        <w:rPr>
          <w:i/>
          <w:rPrChange w:id="1229" w:author="Tiago Segabinazzi Dotto" w:date="2024-11-05T15:23:00Z" w16du:dateUtc="2024-11-05T15:23:00Z">
            <w:rPr/>
          </w:rPrChange>
        </w:rPr>
        <w:t>.</w:t>
      </w:r>
      <w:proofErr w:type="spellStart"/>
      <w:r w:rsidRPr="00F36284">
        <w:rPr>
          <w:i/>
          <w:rPrChange w:id="1230" w:author="Tiago Segabinazzi Dotto" w:date="2024-11-05T15:23:00Z" w16du:dateUtc="2024-11-05T15:23:00Z">
            <w:rPr/>
          </w:rPrChange>
        </w:rPr>
        <w:t>aqd</w:t>
      </w:r>
      <w:proofErr w:type="spellEnd"/>
      <w:proofErr w:type="gramEnd"/>
      <w:r>
        <w:t xml:space="preserve"> and </w:t>
      </w:r>
      <w:r w:rsidRPr="00F36284">
        <w:rPr>
          <w:i/>
          <w:rPrChange w:id="1231" w:author="Tiago Segabinazzi Dotto" w:date="2024-11-05T15:23:00Z" w16du:dateUtc="2024-11-05T15:23:00Z">
            <w:rPr/>
          </w:rPrChange>
        </w:rPr>
        <w:t>.</w:t>
      </w:r>
      <w:proofErr w:type="spellStart"/>
      <w:r w:rsidRPr="00F36284">
        <w:rPr>
          <w:i/>
          <w:rPrChange w:id="1232" w:author="Tiago Segabinazzi Dotto" w:date="2024-11-05T15:23:00Z" w16du:dateUtc="2024-11-05T15:23:00Z">
            <w:rPr/>
          </w:rPrChange>
        </w:rPr>
        <w:t>hdr</w:t>
      </w:r>
      <w:proofErr w:type="spellEnd"/>
      <w:r>
        <w:t xml:space="preserve"> </w:t>
      </w:r>
      <w:del w:id="1233" w:author="Tiago Segabinazzi Dotto" w:date="2024-11-05T15:23:00Z" w16du:dateUtc="2024-11-05T15:23:00Z">
        <w:r>
          <w:delText xml:space="preserve">files) </w:delText>
        </w:r>
      </w:del>
      <w:r>
        <w:t>are copied on the processing computer in the directory e.g</w:t>
      </w:r>
      <w:ins w:id="1234" w:author="Tiago Segabinazzi Dotto" w:date="2024-11-05T15:23:00Z" w16du:dateUtc="2024-11-05T15:23:00Z">
        <w:r w:rsidR="00ED0312">
          <w:t>.,</w:t>
        </w:r>
      </w:ins>
      <w:r>
        <w:t xml:space="preserve"> </w:t>
      </w:r>
      <w:r w:rsidRPr="004E4D97">
        <w:rPr>
          <w:color w:val="0070C0"/>
        </w:rPr>
        <w:t>~\</w:t>
      </w:r>
      <w:proofErr w:type="spellStart"/>
      <w:r w:rsidRPr="004E4D97">
        <w:rPr>
          <w:i/>
          <w:iCs/>
          <w:color w:val="0070C0"/>
        </w:rPr>
        <w:t>osnap</w:t>
      </w:r>
      <w:proofErr w:type="spellEnd"/>
      <w:r w:rsidRPr="004E4D97">
        <w:rPr>
          <w:i/>
          <w:iCs/>
          <w:color w:val="0070C0"/>
        </w:rPr>
        <w:t>\data\moor\raw\</w:t>
      </w:r>
      <w:r>
        <w:rPr>
          <w:i/>
          <w:iCs/>
          <w:color w:val="0070C0"/>
        </w:rPr>
        <w:t>$cruise</w:t>
      </w:r>
      <w:r w:rsidRPr="004E4D97">
        <w:rPr>
          <w:i/>
          <w:iCs/>
          <w:color w:val="0070C0"/>
        </w:rPr>
        <w:t>\</w:t>
      </w:r>
      <w:del w:id="1235" w:author="Tiago Segabinazzi Dotto" w:date="2024-11-05T15:23:00Z" w16du:dateUtc="2024-11-05T15:23:00Z">
        <w:r w:rsidRPr="004E4D97">
          <w:rPr>
            <w:i/>
            <w:iCs/>
            <w:color w:val="0070C0"/>
          </w:rPr>
          <w:delText>nortek</w:delText>
        </w:r>
      </w:del>
      <w:ins w:id="1236" w:author="Tiago Segabinazzi Dotto" w:date="2024-11-05T15:23:00Z" w16du:dateUtc="2024-11-05T15:23:00Z">
        <w:r w:rsidRPr="004E4D97">
          <w:rPr>
            <w:i/>
            <w:iCs/>
            <w:color w:val="0070C0"/>
          </w:rPr>
          <w:t>nor</w:t>
        </w:r>
      </w:ins>
    </w:p>
    <w:p w14:paraId="39C79F13" w14:textId="77777777" w:rsidR="008B5B30" w:rsidRDefault="004E5A3D" w:rsidP="00F36284">
      <w:pPr>
        <w:pStyle w:val="Heading3"/>
        <w:numPr>
          <w:ilvl w:val="0"/>
          <w:numId w:val="0"/>
        </w:numPr>
        <w:rPr>
          <w:ins w:id="1237" w:author="Tiago Segabinazzi Dotto" w:date="2024-11-05T15:23:00Z" w16du:dateUtc="2024-11-05T15:23:00Z"/>
        </w:rPr>
      </w:pPr>
      <w:bookmarkStart w:id="1238" w:name="_Toc108243106"/>
      <w:del w:id="1239" w:author="Tiago Segabinazzi Dotto" w:date="2024-11-05T15:23:00Z" w16du:dateUtc="2024-11-05T15:23:00Z">
        <w:r>
          <w:delText>Stage1</w:delText>
        </w:r>
      </w:del>
    </w:p>
    <w:p w14:paraId="0B7FDF65" w14:textId="633AB204" w:rsidR="004E5A3D" w:rsidRDefault="004E5A3D" w:rsidP="004E5A3D">
      <w:pPr>
        <w:pStyle w:val="Heading3"/>
      </w:pPr>
      <w:ins w:id="1240" w:author="Tiago Segabinazzi Dotto" w:date="2024-11-05T15:23:00Z" w16du:dateUtc="2024-11-05T15:23:00Z">
        <w:r>
          <w:t>Stage</w:t>
        </w:r>
        <w:r w:rsidR="008B5B30">
          <w:t xml:space="preserve"> </w:t>
        </w:r>
        <w:r>
          <w:t>1</w:t>
        </w:r>
      </w:ins>
      <w:r>
        <w:t xml:space="preserve"> – Conversion to standard RDB format and basic statistics</w:t>
      </w:r>
      <w:bookmarkEnd w:id="1238"/>
    </w:p>
    <w:p w14:paraId="239CAB89" w14:textId="77777777" w:rsidR="008B5B30" w:rsidRDefault="004E5A3D" w:rsidP="004E5A3D">
      <w:pPr>
        <w:pStyle w:val="BodyText"/>
        <w:rPr>
          <w:ins w:id="1241" w:author="Tiago Segabinazzi Dotto" w:date="2024-11-05T15:23:00Z" w16du:dateUtc="2024-11-05T15:23:00Z"/>
        </w:rPr>
      </w:pPr>
      <w:del w:id="1242" w:author="Tiago Segabinazzi Dotto" w:date="2024-11-05T15:23:00Z" w16du:dateUtc="2024-11-05T15:23:00Z">
        <w:r>
          <w:delText>You must start</w:delText>
        </w:r>
      </w:del>
    </w:p>
    <w:p w14:paraId="43A9E60E" w14:textId="4BF7FE26" w:rsidR="004E5A3D" w:rsidRDefault="00ED0312" w:rsidP="004E5A3D">
      <w:pPr>
        <w:pStyle w:val="BodyText"/>
      </w:pPr>
      <w:ins w:id="1243" w:author="Tiago Segabinazzi Dotto" w:date="2024-11-05T15:23:00Z" w16du:dateUtc="2024-11-05T15:23:00Z">
        <w:r>
          <w:t>S</w:t>
        </w:r>
        <w:r w:rsidR="004E5A3D">
          <w:t>tart</w:t>
        </w:r>
      </w:ins>
      <w:r w:rsidR="004E5A3D">
        <w:t xml:space="preserve"> by running </w:t>
      </w:r>
      <w:r w:rsidR="004E5A3D">
        <w:rPr>
          <w:i/>
          <w:color w:val="FF0000"/>
        </w:rPr>
        <w:t>~</w:t>
      </w:r>
      <w:r w:rsidR="004E5A3D" w:rsidRPr="004E4D97">
        <w:rPr>
          <w:i/>
          <w:color w:val="FF0000"/>
        </w:rPr>
        <w:t>\</w:t>
      </w:r>
      <w:proofErr w:type="spellStart"/>
      <w:r w:rsidR="004E5A3D" w:rsidRPr="004E4D97">
        <w:rPr>
          <w:i/>
          <w:color w:val="FF0000"/>
        </w:rPr>
        <w:t>OSNAP_mooring_data_processing</w:t>
      </w:r>
      <w:proofErr w:type="spellEnd"/>
      <w:r w:rsidR="004E5A3D" w:rsidRPr="004E4D97">
        <w:rPr>
          <w:i/>
          <w:color w:val="FF0000"/>
        </w:rPr>
        <w:t>\</w:t>
      </w:r>
      <w:proofErr w:type="spellStart"/>
      <w:r w:rsidR="004E5A3D" w:rsidRPr="004E4D97">
        <w:rPr>
          <w:i/>
          <w:color w:val="FF0000"/>
        </w:rPr>
        <w:t>osnap</w:t>
      </w:r>
      <w:proofErr w:type="spellEnd"/>
      <w:r w:rsidR="004E5A3D" w:rsidRPr="004E4D97">
        <w:rPr>
          <w:i/>
          <w:color w:val="FF0000"/>
        </w:rPr>
        <w:t>\</w:t>
      </w:r>
      <w:proofErr w:type="spellStart"/>
      <w:del w:id="1244" w:author="Tiago Segabinazzi Dotto" w:date="2024-11-05T15:23:00Z" w16du:dateUtc="2024-11-05T15:23:00Z">
        <w:r w:rsidR="004E5A3D">
          <w:rPr>
            <w:i/>
            <w:color w:val="FF0000"/>
          </w:rPr>
          <w:delText xml:space="preserve"> </w:delText>
        </w:r>
      </w:del>
      <w:commentRangeStart w:id="1245"/>
      <w:r w:rsidR="004E5A3D" w:rsidRPr="00F36284">
        <w:rPr>
          <w:b/>
          <w:i/>
          <w:color w:val="FF0000"/>
          <w:rPrChange w:id="1246" w:author="Tiago Segabinazzi Dotto" w:date="2024-11-05T15:23:00Z" w16du:dateUtc="2024-11-05T15:23:00Z">
            <w:rPr>
              <w:i/>
              <w:color w:val="FF0000"/>
            </w:rPr>
          </w:rPrChange>
        </w:rPr>
        <w:t>startup</w:t>
      </w:r>
      <w:del w:id="1247" w:author="Tiago Segabinazzi Dotto" w:date="2024-11-05T15:23:00Z" w16du:dateUtc="2024-11-05T15:23:00Z">
        <w:r w:rsidR="004E5A3D" w:rsidRPr="004E4D97">
          <w:rPr>
            <w:i/>
            <w:color w:val="FF0000"/>
          </w:rPr>
          <w:delText>_$cruise</w:delText>
        </w:r>
      </w:del>
      <w:r w:rsidR="004E5A3D" w:rsidRPr="00F36284">
        <w:rPr>
          <w:b/>
          <w:i/>
          <w:color w:val="FF0000"/>
          <w:rPrChange w:id="1248" w:author="Tiago Segabinazzi Dotto" w:date="2024-11-05T15:23:00Z" w16du:dateUtc="2024-11-05T15:23:00Z">
            <w:rPr>
              <w:i/>
              <w:color w:val="FF0000"/>
            </w:rPr>
          </w:rPrChange>
        </w:rPr>
        <w:t>.m</w:t>
      </w:r>
      <w:proofErr w:type="spellEnd"/>
      <w:r w:rsidR="004E5A3D">
        <w:rPr>
          <w:i/>
        </w:rPr>
        <w:t xml:space="preserve"> </w:t>
      </w:r>
      <w:commentRangeEnd w:id="1245"/>
      <w:r w:rsidR="002516B4">
        <w:rPr>
          <w:rStyle w:val="CommentReference"/>
          <w:rFonts w:cs="Mangal"/>
        </w:rPr>
        <w:commentReference w:id="1245"/>
      </w:r>
    </w:p>
    <w:p w14:paraId="19E44109" w14:textId="77777777" w:rsidR="00ED0312" w:rsidRDefault="00ED0312" w:rsidP="004E5A3D">
      <w:pPr>
        <w:pStyle w:val="BodyText"/>
        <w:rPr>
          <w:ins w:id="1249" w:author="Tiago Segabinazzi Dotto" w:date="2024-11-05T15:23:00Z" w16du:dateUtc="2024-11-05T15:23:00Z"/>
        </w:rPr>
      </w:pPr>
    </w:p>
    <w:p w14:paraId="67EB820C" w14:textId="4FA57772" w:rsidR="004E5A3D" w:rsidRDefault="004E5A3D" w:rsidP="004E5A3D">
      <w:pPr>
        <w:pStyle w:val="BodyText"/>
      </w:pPr>
      <w:r>
        <w:t xml:space="preserve">A text file containing the serial numbers of the Nortek on the mooring and the filenames containing the data </w:t>
      </w:r>
      <w:proofErr w:type="gramStart"/>
      <w:r>
        <w:t>has to</w:t>
      </w:r>
      <w:proofErr w:type="gramEnd"/>
      <w:r>
        <w:t xml:space="preserve"> be created as follows:</w:t>
      </w:r>
    </w:p>
    <w:p w14:paraId="50E8F3D4" w14:textId="03DDCD4D" w:rsidR="004E5A3D" w:rsidRPr="004E4D97" w:rsidRDefault="004E5A3D" w:rsidP="004E5A3D">
      <w:pPr>
        <w:pStyle w:val="BodyText"/>
        <w:rPr>
          <w:color w:val="0070C0"/>
        </w:rPr>
      </w:pPr>
      <w:r w:rsidRPr="004E4D97">
        <w:rPr>
          <w:i/>
          <w:color w:val="0070C0"/>
        </w:rPr>
        <w:t>~\</w:t>
      </w:r>
      <w:proofErr w:type="spellStart"/>
      <w:r w:rsidRPr="004E4D97">
        <w:rPr>
          <w:i/>
          <w:color w:val="0070C0"/>
        </w:rPr>
        <w:t>osnap</w:t>
      </w:r>
      <w:proofErr w:type="spellEnd"/>
      <w:r w:rsidRPr="004E4D97">
        <w:rPr>
          <w:i/>
          <w:color w:val="0070C0"/>
        </w:rPr>
        <w:t>\data\moor\raw\</w:t>
      </w:r>
      <w:r>
        <w:rPr>
          <w:i/>
          <w:color w:val="0070C0"/>
        </w:rPr>
        <w:t>$cruise</w:t>
      </w:r>
      <w:r w:rsidRPr="004E4D97">
        <w:rPr>
          <w:i/>
          <w:color w:val="0070C0"/>
        </w:rPr>
        <w:t>\</w:t>
      </w:r>
      <w:proofErr w:type="spellStart"/>
      <w:r w:rsidRPr="004E4D97">
        <w:rPr>
          <w:i/>
          <w:color w:val="0070C0"/>
        </w:rPr>
        <w:t>nortek</w:t>
      </w:r>
      <w:proofErr w:type="spellEnd"/>
      <w:r w:rsidRPr="004E4D97">
        <w:rPr>
          <w:i/>
          <w:color w:val="0070C0"/>
        </w:rPr>
        <w:t>/rteb1_03_2016_filenames.txt</w:t>
      </w:r>
      <w:del w:id="1250" w:author="Tiago Segabinazzi Dotto" w:date="2024-11-05T15:23:00Z" w16du:dateUtc="2024-11-05T15:23:00Z">
        <w:r w:rsidRPr="004E4D97">
          <w:rPr>
            <w:i/>
            <w:color w:val="0070C0"/>
          </w:rPr>
          <w:delText>.</w:delText>
        </w:r>
      </w:del>
    </w:p>
    <w:p w14:paraId="2E2F93A7" w14:textId="77777777" w:rsidR="00ED0312" w:rsidRDefault="00ED0312" w:rsidP="004E5A3D">
      <w:pPr>
        <w:pStyle w:val="BodyText"/>
        <w:rPr>
          <w:ins w:id="1251" w:author="Tiago Segabinazzi Dotto" w:date="2024-11-05T15:23:00Z" w16du:dateUtc="2024-11-05T15:23:00Z"/>
        </w:rPr>
      </w:pPr>
    </w:p>
    <w:p w14:paraId="545D563B" w14:textId="7B110D9D" w:rsidR="00ED0312" w:rsidRPr="00F36284" w:rsidRDefault="00ED0312" w:rsidP="004E5A3D">
      <w:pPr>
        <w:pStyle w:val="BodyText"/>
        <w:rPr>
          <w:ins w:id="1252" w:author="Tiago Segabinazzi Dotto" w:date="2024-11-05T15:23:00Z" w16du:dateUtc="2024-11-05T15:23:00Z"/>
          <w:rFonts w:ascii="Times New Roman" w:hAnsi="Times New Roman" w:cs="Times New Roman"/>
        </w:rPr>
      </w:pPr>
      <w:ins w:id="1253" w:author="Tiago Segabinazzi Dotto" w:date="2024-11-05T15:23:00Z" w16du:dateUtc="2024-11-05T15:23:00Z">
        <w:r w:rsidRPr="00F36284">
          <w:rPr>
            <w:rFonts w:ascii="Times New Roman" w:hAnsi="Times New Roman" w:cs="Times New Roman"/>
          </w:rPr>
          <w:t xml:space="preserve">Example of </w:t>
        </w:r>
        <w:r w:rsidR="004E47FC" w:rsidRPr="00F36284">
          <w:rPr>
            <w:rFonts w:ascii="Times New Roman" w:hAnsi="Times New Roman" w:cs="Times New Roman"/>
          </w:rPr>
          <w:t>rteb1_07_2022_filenames.txt (at cruise DY181)</w:t>
        </w:r>
      </w:ins>
    </w:p>
    <w:p w14:paraId="31A57938" w14:textId="7D64E0F6" w:rsidR="00ED0312" w:rsidRPr="00F36284" w:rsidRDefault="00ED0312" w:rsidP="004E5A3D">
      <w:pPr>
        <w:pStyle w:val="BodyText"/>
        <w:rPr>
          <w:ins w:id="1254" w:author="Tiago Segabinazzi Dotto" w:date="2024-11-05T15:23:00Z" w16du:dateUtc="2024-11-05T15:23:00Z"/>
          <w:rFonts w:ascii="Courier New" w:hAnsi="Courier New" w:cs="Courier New"/>
        </w:rPr>
      </w:pPr>
      <w:ins w:id="1255" w:author="Tiago Segabinazzi Dotto" w:date="2024-11-05T15:23:00Z" w16du:dateUtc="2024-11-05T15:23:00Z">
        <w:r w:rsidRPr="00F36284">
          <w:rPr>
            <w:rFonts w:ascii="Courier New" w:hAnsi="Courier New" w:cs="Courier New"/>
          </w:rPr>
          <w:t>11034 11034_data.dat</w:t>
        </w:r>
      </w:ins>
    </w:p>
    <w:p w14:paraId="36172C6D" w14:textId="072ECE3A" w:rsidR="00ED0312" w:rsidRPr="00F36284" w:rsidRDefault="00ED0312" w:rsidP="00ED0312">
      <w:pPr>
        <w:pStyle w:val="BodyText"/>
        <w:rPr>
          <w:ins w:id="1256" w:author="Tiago Segabinazzi Dotto" w:date="2024-11-05T15:23:00Z" w16du:dateUtc="2024-11-05T15:23:00Z"/>
          <w:rFonts w:ascii="Courier New" w:hAnsi="Courier New" w:cs="Courier New"/>
        </w:rPr>
      </w:pPr>
      <w:ins w:id="1257" w:author="Tiago Segabinazzi Dotto" w:date="2024-11-05T15:23:00Z" w16du:dateUtc="2024-11-05T15:23:00Z">
        <w:r w:rsidRPr="00F36284">
          <w:rPr>
            <w:rFonts w:ascii="Courier New" w:hAnsi="Courier New" w:cs="Courier New"/>
          </w:rPr>
          <w:t>6242 6242_data.dat</w:t>
        </w:r>
      </w:ins>
    </w:p>
    <w:p w14:paraId="5127E247" w14:textId="1BE8A551" w:rsidR="004E47FC" w:rsidRPr="00F36284" w:rsidRDefault="004E47FC" w:rsidP="00ED0312">
      <w:pPr>
        <w:pStyle w:val="BodyText"/>
        <w:rPr>
          <w:ins w:id="1258" w:author="Tiago Segabinazzi Dotto" w:date="2024-11-05T15:23:00Z" w16du:dateUtc="2024-11-05T15:23:00Z"/>
          <w:rFonts w:ascii="Courier New" w:hAnsi="Courier New" w:cs="Courier New"/>
        </w:rPr>
      </w:pPr>
      <w:ins w:id="1259" w:author="Tiago Segabinazzi Dotto" w:date="2024-11-05T15:23:00Z" w16du:dateUtc="2024-11-05T15:23:00Z">
        <w:r w:rsidRPr="00F36284">
          <w:rPr>
            <w:rFonts w:ascii="Courier New" w:hAnsi="Courier New" w:cs="Courier New"/>
          </w:rPr>
          <w:t>6273 6273_data.dat</w:t>
        </w:r>
      </w:ins>
    </w:p>
    <w:p w14:paraId="395BB6CA" w14:textId="5CF23C89" w:rsidR="004E47FC" w:rsidRPr="00F36284" w:rsidRDefault="004E47FC" w:rsidP="00ED0312">
      <w:pPr>
        <w:pStyle w:val="BodyText"/>
        <w:rPr>
          <w:ins w:id="1260" w:author="Tiago Segabinazzi Dotto" w:date="2024-11-05T15:23:00Z" w16du:dateUtc="2024-11-05T15:23:00Z"/>
          <w:rFonts w:ascii="Courier New" w:hAnsi="Courier New" w:cs="Courier New"/>
        </w:rPr>
      </w:pPr>
      <w:ins w:id="1261" w:author="Tiago Segabinazzi Dotto" w:date="2024-11-05T15:23:00Z" w16du:dateUtc="2024-11-05T15:23:00Z">
        <w:r w:rsidRPr="00F36284">
          <w:rPr>
            <w:rFonts w:ascii="Courier New" w:hAnsi="Courier New" w:cs="Courier New"/>
          </w:rPr>
          <w:t>8364 8364_data.dat</w:t>
        </w:r>
      </w:ins>
    </w:p>
    <w:p w14:paraId="51EA18E3" w14:textId="0A8EA014" w:rsidR="004E47FC" w:rsidRPr="00F36284" w:rsidRDefault="004E47FC" w:rsidP="00ED0312">
      <w:pPr>
        <w:pStyle w:val="BodyText"/>
        <w:rPr>
          <w:ins w:id="1262" w:author="Tiago Segabinazzi Dotto" w:date="2024-11-05T15:23:00Z" w16du:dateUtc="2024-11-05T15:23:00Z"/>
          <w:rFonts w:ascii="Courier New" w:hAnsi="Courier New" w:cs="Courier New"/>
        </w:rPr>
      </w:pPr>
      <w:ins w:id="1263" w:author="Tiago Segabinazzi Dotto" w:date="2024-11-05T15:23:00Z" w16du:dateUtc="2024-11-05T15:23:00Z">
        <w:r w:rsidRPr="00F36284">
          <w:rPr>
            <w:rFonts w:ascii="Courier New" w:hAnsi="Courier New" w:cs="Courier New"/>
          </w:rPr>
          <w:t>9822 9822_data.dat</w:t>
        </w:r>
      </w:ins>
    </w:p>
    <w:p w14:paraId="6BA39369" w14:textId="1337E477" w:rsidR="004E47FC" w:rsidRPr="00F36284" w:rsidRDefault="004E47FC" w:rsidP="00ED0312">
      <w:pPr>
        <w:pStyle w:val="BodyText"/>
        <w:rPr>
          <w:ins w:id="1264" w:author="Tiago Segabinazzi Dotto" w:date="2024-11-05T15:23:00Z" w16du:dateUtc="2024-11-05T15:23:00Z"/>
          <w:rFonts w:ascii="Courier New" w:hAnsi="Courier New" w:cs="Courier New"/>
        </w:rPr>
      </w:pPr>
      <w:ins w:id="1265" w:author="Tiago Segabinazzi Dotto" w:date="2024-11-05T15:23:00Z" w16du:dateUtc="2024-11-05T15:23:00Z">
        <w:r w:rsidRPr="00F36284">
          <w:rPr>
            <w:rFonts w:ascii="Courier New" w:hAnsi="Courier New" w:cs="Courier New"/>
          </w:rPr>
          <w:t>9853 9853_data.dat</w:t>
        </w:r>
      </w:ins>
    </w:p>
    <w:p w14:paraId="12B15AEB" w14:textId="77777777" w:rsidR="00ED0312" w:rsidRDefault="00ED0312" w:rsidP="004E5A3D">
      <w:pPr>
        <w:pStyle w:val="BodyText"/>
        <w:rPr>
          <w:ins w:id="1266" w:author="Tiago Segabinazzi Dotto" w:date="2024-11-05T15:23:00Z" w16du:dateUtc="2024-11-05T15:23:00Z"/>
        </w:rPr>
      </w:pPr>
    </w:p>
    <w:p w14:paraId="13DEF452" w14:textId="3FF4C88D" w:rsidR="004E5A3D" w:rsidRDefault="004E5A3D" w:rsidP="004E5A3D">
      <w:pPr>
        <w:pStyle w:val="BodyText"/>
      </w:pPr>
      <w:r>
        <w:t>The script</w:t>
      </w:r>
      <w:r>
        <w:rPr>
          <w:i/>
          <w:iCs/>
        </w:rPr>
        <w:t xml:space="preserve"> </w:t>
      </w:r>
      <w:r w:rsidRPr="004E4D97">
        <w:rPr>
          <w:i/>
          <w:iCs/>
          <w:color w:val="FF0000"/>
        </w:rPr>
        <w:t>~\</w:t>
      </w:r>
      <w:proofErr w:type="spellStart"/>
      <w:r w:rsidRPr="004E4D97">
        <w:rPr>
          <w:i/>
          <w:iCs/>
          <w:color w:val="FF0000"/>
        </w:rPr>
        <w:t>osnap</w:t>
      </w:r>
      <w:proofErr w:type="spellEnd"/>
      <w:r w:rsidRPr="004E4D97">
        <w:rPr>
          <w:i/>
          <w:iCs/>
          <w:color w:val="FF0000"/>
        </w:rPr>
        <w:t>\exec\</w:t>
      </w:r>
      <w:r>
        <w:rPr>
          <w:i/>
          <w:iCs/>
          <w:color w:val="FF0000"/>
        </w:rPr>
        <w:t>$cruise</w:t>
      </w:r>
      <w:r w:rsidRPr="004E4D97">
        <w:rPr>
          <w:i/>
          <w:iCs/>
          <w:color w:val="FF0000"/>
        </w:rPr>
        <w:t>\stage1\nor</w:t>
      </w:r>
      <w:del w:id="1267" w:author="Tiago Segabinazzi Dotto" w:date="2024-11-05T15:23:00Z" w16du:dateUtc="2024-11-05T15:23:00Z">
        <w:r w:rsidRPr="004E4D97">
          <w:rPr>
            <w:i/>
            <w:iCs/>
            <w:color w:val="FF0000"/>
          </w:rPr>
          <w:delText>/</w:delText>
        </w:r>
      </w:del>
      <w:ins w:id="1268" w:author="Tiago Segabinazzi Dotto" w:date="2024-11-05T15:23:00Z" w16du:dateUtc="2024-11-05T15:23:00Z">
        <w:r w:rsidR="0092631C">
          <w:rPr>
            <w:i/>
            <w:iCs/>
            <w:color w:val="FF0000"/>
          </w:rPr>
          <w:t>\</w:t>
        </w:r>
      </w:ins>
      <w:proofErr w:type="spellStart"/>
      <w:r w:rsidRPr="00F36284">
        <w:rPr>
          <w:b/>
          <w:i/>
          <w:color w:val="FF0000"/>
          <w:rPrChange w:id="1269" w:author="Tiago Segabinazzi Dotto" w:date="2024-11-05T15:23:00Z" w16du:dateUtc="2024-11-05T15:23:00Z">
            <w:rPr>
              <w:i/>
              <w:color w:val="FF0000"/>
            </w:rPr>
          </w:rPrChange>
        </w:rPr>
        <w:t>process_nors</w:t>
      </w:r>
      <w:del w:id="1270" w:author="Tiago Segabinazzi Dotto" w:date="2024-11-05T15:23:00Z" w16du:dateUtc="2024-11-05T15:23:00Z">
        <w:r w:rsidRPr="004E4D97">
          <w:rPr>
            <w:i/>
            <w:iCs/>
            <w:color w:val="FF0000"/>
          </w:rPr>
          <w:delText>_</w:delText>
        </w:r>
        <w:r>
          <w:rPr>
            <w:i/>
            <w:iCs/>
            <w:color w:val="FF0000"/>
          </w:rPr>
          <w:delText>$cruise</w:delText>
        </w:r>
      </w:del>
      <w:r w:rsidRPr="00F36284">
        <w:rPr>
          <w:b/>
          <w:i/>
          <w:color w:val="FF0000"/>
          <w:rPrChange w:id="1271" w:author="Tiago Segabinazzi Dotto" w:date="2024-11-05T15:23:00Z" w16du:dateUtc="2024-11-05T15:23:00Z">
            <w:rPr>
              <w:i/>
              <w:color w:val="FF0000"/>
            </w:rPr>
          </w:rPrChange>
        </w:rPr>
        <w:t>.m</w:t>
      </w:r>
      <w:proofErr w:type="spellEnd"/>
      <w:r>
        <w:rPr>
          <w:i/>
          <w:iCs/>
        </w:rPr>
        <w:t xml:space="preserve"> </w:t>
      </w:r>
      <w:r>
        <w:t xml:space="preserve">performs </w:t>
      </w:r>
      <w:del w:id="1272" w:author="Tiago Segabinazzi Dotto" w:date="2024-11-05T15:23:00Z" w16du:dateUtc="2024-11-05T15:23:00Z">
        <w:r>
          <w:delText>stage1</w:delText>
        </w:r>
      </w:del>
      <w:ins w:id="1273" w:author="Tiago Segabinazzi Dotto" w:date="2024-11-05T15:23:00Z" w16du:dateUtc="2024-11-05T15:23:00Z">
        <w:r w:rsidR="00C8386A">
          <w:t xml:space="preserve">Stage </w:t>
        </w:r>
        <w:r>
          <w:t>1</w:t>
        </w:r>
      </w:ins>
      <w:r>
        <w:t xml:space="preserve"> and </w:t>
      </w:r>
      <w:del w:id="1274" w:author="Tiago Segabinazzi Dotto" w:date="2024-11-05T15:23:00Z" w16du:dateUtc="2024-11-05T15:23:00Z">
        <w:r>
          <w:delText>stage</w:delText>
        </w:r>
      </w:del>
      <w:ins w:id="1275" w:author="Tiago Segabinazzi Dotto" w:date="2024-11-05T15:23:00Z" w16du:dateUtc="2024-11-05T15:23:00Z">
        <w:r w:rsidR="00C8386A">
          <w:t>Stage</w:t>
        </w:r>
      </w:ins>
      <w:r w:rsidR="00C8386A">
        <w:t xml:space="preserve"> </w:t>
      </w:r>
      <w:r>
        <w:t xml:space="preserve">2 processing on </w:t>
      </w:r>
      <w:proofErr w:type="spellStart"/>
      <w:r w:rsidR="00C8386A">
        <w:t>nortek</w:t>
      </w:r>
      <w:proofErr w:type="spellEnd"/>
      <w:r w:rsidR="00C8386A">
        <w:t xml:space="preserve"> </w:t>
      </w:r>
      <w:r>
        <w:t xml:space="preserve">data. </w:t>
      </w:r>
      <w:del w:id="1276" w:author="Tiago Segabinazzi Dotto" w:date="2024-11-05T15:23:00Z" w16du:dateUtc="2024-11-05T15:23:00Z">
        <w:r>
          <w:delText xml:space="preserve"> </w:delText>
        </w:r>
      </w:del>
      <w:r>
        <w:t xml:space="preserve">It converts </w:t>
      </w:r>
      <w:proofErr w:type="spellStart"/>
      <w:r>
        <w:t>nortek</w:t>
      </w:r>
      <w:proofErr w:type="spellEnd"/>
      <w:r>
        <w:t xml:space="preserve"> data from raw to </w:t>
      </w:r>
      <w:proofErr w:type="spellStart"/>
      <w:r>
        <w:t>rodb</w:t>
      </w:r>
      <w:proofErr w:type="spellEnd"/>
      <w:r>
        <w:t xml:space="preserve"> format for an entire mooring. </w:t>
      </w:r>
      <w:commentRangeStart w:id="1277"/>
      <w:r>
        <w:t xml:space="preserve">The user needs to modify the following information </w:t>
      </w:r>
      <w:del w:id="1278" w:author="Tiago Segabinazzi Dotto" w:date="2024-11-05T15:23:00Z" w16du:dateUtc="2024-11-05T15:23:00Z">
        <w:r>
          <w:delText>in</w:delText>
        </w:r>
      </w:del>
      <w:ins w:id="1279" w:author="Tiago Segabinazzi Dotto" w:date="2024-11-05T15:23:00Z" w16du:dateUtc="2024-11-05T15:23:00Z">
        <w:r w:rsidR="00C8386A">
          <w:t>at</w:t>
        </w:r>
      </w:ins>
      <w:r>
        <w:t xml:space="preserve"> the beginning of the script: cruise, the mooring name and operator</w:t>
      </w:r>
      <w:commentRangeEnd w:id="1277"/>
      <w:r w:rsidR="00C8386A">
        <w:rPr>
          <w:rStyle w:val="CommentReference"/>
          <w:rFonts w:cs="Mangal"/>
        </w:rPr>
        <w:commentReference w:id="1277"/>
      </w:r>
      <w:r>
        <w:t xml:space="preserve">. </w:t>
      </w:r>
    </w:p>
    <w:p w14:paraId="6B4F9B45" w14:textId="2F0C88E8" w:rsidR="004E5A3D" w:rsidRDefault="004E5A3D" w:rsidP="004E5A3D">
      <w:pPr>
        <w:pStyle w:val="BodyText"/>
      </w:pPr>
      <w:proofErr w:type="spellStart"/>
      <w:r w:rsidRPr="004E4D97">
        <w:rPr>
          <w:i/>
          <w:iCs/>
          <w:color w:val="FF0000"/>
        </w:rPr>
        <w:t>process_nors</w:t>
      </w:r>
      <w:del w:id="1280" w:author="Tiago Segabinazzi Dotto" w:date="2024-11-05T15:23:00Z" w16du:dateUtc="2024-11-05T15:23:00Z">
        <w:r w:rsidRPr="004E4D97">
          <w:rPr>
            <w:i/>
            <w:iCs/>
            <w:color w:val="FF0000"/>
          </w:rPr>
          <w:delText>_</w:delText>
        </w:r>
        <w:r>
          <w:rPr>
            <w:i/>
            <w:iCs/>
            <w:color w:val="FF0000"/>
          </w:rPr>
          <w:delText>$cruise</w:delText>
        </w:r>
      </w:del>
      <w:ins w:id="1281" w:author="Tiago Segabinazzi Dotto" w:date="2024-11-05T15:23:00Z" w16du:dateUtc="2024-11-05T15:23:00Z">
        <w:r w:rsidR="00C8386A">
          <w:rPr>
            <w:i/>
            <w:iCs/>
            <w:color w:val="FF0000"/>
          </w:rPr>
          <w:t>.m</w:t>
        </w:r>
      </w:ins>
      <w:proofErr w:type="spellEnd"/>
      <w:r>
        <w:t xml:space="preserve"> calls </w:t>
      </w:r>
      <w:r w:rsidRPr="004E4D97">
        <w:rPr>
          <w:i/>
          <w:iCs/>
          <w:color w:val="FF0000"/>
        </w:rPr>
        <w:t>nortek2rodb_01</w:t>
      </w:r>
      <w:ins w:id="1282" w:author="Tiago Segabinazzi Dotto" w:date="2024-11-05T15:23:00Z" w16du:dateUtc="2024-11-05T15:23:00Z">
        <w:r w:rsidR="00C8386A">
          <w:rPr>
            <w:i/>
            <w:iCs/>
            <w:color w:val="FF0000"/>
          </w:rPr>
          <w:t>.m</w:t>
        </w:r>
      </w:ins>
      <w:r>
        <w:t>, which saves the files downloaded by the instrument software (</w:t>
      </w:r>
      <w:del w:id="1283" w:author="Tiago Segabinazzi Dotto" w:date="2024-11-05T15:23:00Z" w16du:dateUtc="2024-11-05T15:23:00Z">
        <w:r>
          <w:delText>stage</w:delText>
        </w:r>
      </w:del>
      <w:ins w:id="1284" w:author="Tiago Segabinazzi Dotto" w:date="2024-11-05T15:23:00Z" w16du:dateUtc="2024-11-05T15:23:00Z">
        <w:r w:rsidR="00C8386A">
          <w:t>S</w:t>
        </w:r>
        <w:r>
          <w:t>tage</w:t>
        </w:r>
      </w:ins>
      <w:r>
        <w:t xml:space="preserve"> 0) to the </w:t>
      </w:r>
      <w:del w:id="1285" w:author="Tiago Segabinazzi Dotto" w:date="2024-11-05T15:23:00Z" w16du:dateUtc="2024-11-05T15:23:00Z">
        <w:r>
          <w:delText>RDB</w:delText>
        </w:r>
      </w:del>
      <w:ins w:id="1286" w:author="Tiago Segabinazzi Dotto" w:date="2024-11-05T15:23:00Z" w16du:dateUtc="2024-11-05T15:23:00Z">
        <w:r w:rsidR="00C8386A" w:rsidRPr="00F36284">
          <w:rPr>
            <w:i/>
            <w:iCs/>
          </w:rPr>
          <w:t>.</w:t>
        </w:r>
        <w:proofErr w:type="spellStart"/>
        <w:r w:rsidR="00C8386A" w:rsidRPr="00F36284">
          <w:rPr>
            <w:i/>
            <w:iCs/>
          </w:rPr>
          <w:t>rodb</w:t>
        </w:r>
      </w:ins>
      <w:proofErr w:type="spellEnd"/>
      <w:r w:rsidR="00C8386A">
        <w:t xml:space="preserve"> </w:t>
      </w:r>
      <w:r>
        <w:t>formatted file</w:t>
      </w:r>
      <w:r>
        <w:rPr>
          <w:i/>
          <w:iCs/>
        </w:rPr>
        <w:t xml:space="preserve"> .raw (</w:t>
      </w:r>
      <w:r>
        <w:t xml:space="preserve">in </w:t>
      </w:r>
      <w:r w:rsidRPr="004E4D97">
        <w:rPr>
          <w:i/>
          <w:color w:val="00B050"/>
        </w:rPr>
        <w:t>/</w:t>
      </w:r>
      <w:proofErr w:type="spellStart"/>
      <w:r w:rsidRPr="004E4D97">
        <w:rPr>
          <w:i/>
          <w:color w:val="00B050"/>
        </w:rPr>
        <w:t>osnap</w:t>
      </w:r>
      <w:proofErr w:type="spellEnd"/>
      <w:r w:rsidRPr="004E4D97">
        <w:rPr>
          <w:i/>
          <w:color w:val="00B050"/>
        </w:rPr>
        <w:t>/data/moor/proc/rteb1_03_2016/nor</w:t>
      </w:r>
      <w:r>
        <w:rPr>
          <w:i/>
        </w:rPr>
        <w:t>.).</w:t>
      </w:r>
      <w:r>
        <w:t xml:space="preserve"> The script</w:t>
      </w:r>
      <w:r>
        <w:rPr>
          <w:i/>
          <w:iCs/>
        </w:rPr>
        <w:t xml:space="preserve"> </w:t>
      </w:r>
      <w:r w:rsidRPr="004E4D97">
        <w:rPr>
          <w:i/>
          <w:iCs/>
          <w:color w:val="FF0000"/>
        </w:rPr>
        <w:t>nortek2rodb_01</w:t>
      </w:r>
      <w:ins w:id="1287" w:author="Tiago Segabinazzi Dotto" w:date="2024-11-05T15:23:00Z" w16du:dateUtc="2024-11-05T15:23:00Z">
        <w:r w:rsidR="00C8386A">
          <w:rPr>
            <w:i/>
            <w:iCs/>
            <w:color w:val="FF0000"/>
          </w:rPr>
          <w:t>.m</w:t>
        </w:r>
      </w:ins>
      <w:r>
        <w:rPr>
          <w:i/>
          <w:iCs/>
        </w:rPr>
        <w:t xml:space="preserve"> </w:t>
      </w:r>
      <w:r>
        <w:t xml:space="preserve">also </w:t>
      </w:r>
      <w:del w:id="1288" w:author="Tiago Segabinazzi Dotto" w:date="2024-11-05T15:23:00Z" w16du:dateUtc="2024-11-05T15:23:00Z">
        <w:r>
          <w:delText>create</w:delText>
        </w:r>
      </w:del>
      <w:ins w:id="1289" w:author="Tiago Segabinazzi Dotto" w:date="2024-11-05T15:23:00Z" w16du:dateUtc="2024-11-05T15:23:00Z">
        <w:r>
          <w:t>create</w:t>
        </w:r>
        <w:r w:rsidR="00C8386A">
          <w:t>s</w:t>
        </w:r>
        <w:r>
          <w:t xml:space="preserve"> </w:t>
        </w:r>
        <w:r w:rsidR="00C8386A">
          <w:t>a</w:t>
        </w:r>
      </w:ins>
      <w:r w:rsidR="00C8386A">
        <w:t xml:space="preserve"> </w:t>
      </w:r>
      <w:r>
        <w:t>data overview sheet including basic statistics:</w:t>
      </w:r>
    </w:p>
    <w:p w14:paraId="680489B8" w14:textId="77777777" w:rsidR="004E5A3D" w:rsidRDefault="004E5A3D" w:rsidP="004E5A3D">
      <w:pPr>
        <w:pStyle w:val="BodyText"/>
        <w:rPr>
          <w:i/>
          <w:iCs/>
          <w:color w:val="00B050"/>
        </w:rPr>
      </w:pPr>
      <w:r w:rsidRPr="004E4D97">
        <w:rPr>
          <w:i/>
          <w:iCs/>
          <w:color w:val="00B050"/>
        </w:rPr>
        <w:t>~\osnap\data\moor\proc\rteb1_03_2016\nor\rteb1_03_2016_Nortek_stage1.log</w:t>
      </w:r>
    </w:p>
    <w:p w14:paraId="1D4048B2" w14:textId="77777777" w:rsidR="00C8386A" w:rsidRPr="004E4D97" w:rsidRDefault="004E5A3D" w:rsidP="004E5A3D">
      <w:pPr>
        <w:pStyle w:val="BodyText"/>
        <w:rPr>
          <w:ins w:id="1290" w:author="Tiago Segabinazzi Dotto" w:date="2024-11-05T15:23:00Z" w16du:dateUtc="2024-11-05T15:23:00Z"/>
          <w:i/>
          <w:iCs/>
          <w:color w:val="00B050"/>
        </w:rPr>
      </w:pPr>
      <w:del w:id="1291" w:author="Tiago Segabinazzi Dotto" w:date="2024-11-05T15:23:00Z" w16du:dateUtc="2024-11-05T15:23:00Z">
        <w:r>
          <w:delText>Stage2</w:delText>
        </w:r>
      </w:del>
    </w:p>
    <w:p w14:paraId="1124482A" w14:textId="1826900F" w:rsidR="004E5A3D" w:rsidRDefault="004E5A3D" w:rsidP="004E5A3D">
      <w:pPr>
        <w:pStyle w:val="Heading3"/>
      </w:pPr>
      <w:bookmarkStart w:id="1292" w:name="_Toc108243107"/>
      <w:ins w:id="1293" w:author="Tiago Segabinazzi Dotto" w:date="2024-11-05T15:23:00Z" w16du:dateUtc="2024-11-05T15:23:00Z">
        <w:r>
          <w:t>Stage</w:t>
        </w:r>
        <w:r w:rsidR="00C8386A">
          <w:t xml:space="preserve"> </w:t>
        </w:r>
        <w:r>
          <w:t>2</w:t>
        </w:r>
      </w:ins>
      <w:r>
        <w:t xml:space="preserve"> – Trimming of data, summary plots</w:t>
      </w:r>
      <w:bookmarkEnd w:id="1292"/>
    </w:p>
    <w:p w14:paraId="50E41FA7" w14:textId="77777777" w:rsidR="00C8386A" w:rsidRDefault="00C8386A" w:rsidP="004E5A3D">
      <w:pPr>
        <w:pStyle w:val="BodyText"/>
        <w:rPr>
          <w:ins w:id="1294" w:author="Tiago Segabinazzi Dotto" w:date="2024-11-05T15:23:00Z" w16du:dateUtc="2024-11-05T15:23:00Z"/>
        </w:rPr>
      </w:pPr>
    </w:p>
    <w:p w14:paraId="37F13173" w14:textId="7DF359D2" w:rsidR="004E5A3D" w:rsidRDefault="004E5A3D" w:rsidP="004E5A3D">
      <w:pPr>
        <w:pStyle w:val="BodyText"/>
      </w:pPr>
      <w:r>
        <w:t>The script</w:t>
      </w:r>
      <w:r>
        <w:rPr>
          <w:i/>
          <w:iCs/>
        </w:rPr>
        <w:t xml:space="preserve"> </w:t>
      </w:r>
      <w:proofErr w:type="spellStart"/>
      <w:r w:rsidRPr="00F36284">
        <w:rPr>
          <w:b/>
          <w:i/>
          <w:color w:val="FF0000"/>
          <w:rPrChange w:id="1295" w:author="Tiago Segabinazzi Dotto" w:date="2024-11-05T15:23:00Z" w16du:dateUtc="2024-11-05T15:23:00Z">
            <w:rPr>
              <w:i/>
              <w:color w:val="FF0000"/>
            </w:rPr>
          </w:rPrChange>
        </w:rPr>
        <w:t>process_nors</w:t>
      </w:r>
      <w:del w:id="1296" w:author="Tiago Segabinazzi Dotto" w:date="2024-11-05T15:23:00Z" w16du:dateUtc="2024-11-05T15:23:00Z">
        <w:r w:rsidRPr="00A61C6D">
          <w:rPr>
            <w:i/>
            <w:iCs/>
            <w:color w:val="FF0000"/>
          </w:rPr>
          <w:delText>_</w:delText>
        </w:r>
        <w:r>
          <w:rPr>
            <w:i/>
            <w:iCs/>
            <w:color w:val="FF0000"/>
          </w:rPr>
          <w:delText>$cruise</w:delText>
        </w:r>
        <w:r>
          <w:delText xml:space="preserve"> </w:delText>
        </w:r>
      </w:del>
      <w:commentRangeStart w:id="1297"/>
      <w:ins w:id="1298" w:author="Tiago Segabinazzi Dotto" w:date="2024-11-05T15:23:00Z" w16du:dateUtc="2024-11-05T15:23:00Z">
        <w:r w:rsidR="00C8386A">
          <w:rPr>
            <w:b/>
            <w:bCs/>
            <w:i/>
            <w:iCs/>
            <w:color w:val="FF0000"/>
          </w:rPr>
          <w:t>.m</w:t>
        </w:r>
        <w:proofErr w:type="spellEnd"/>
        <w:r>
          <w:t xml:space="preserve"> </w:t>
        </w:r>
        <w:commentRangeEnd w:id="1297"/>
        <w:r w:rsidR="004722BD">
          <w:rPr>
            <w:rStyle w:val="CommentReference"/>
            <w:rFonts w:cs="Mangal"/>
          </w:rPr>
          <w:commentReference w:id="1297"/>
        </w:r>
      </w:ins>
      <w:r>
        <w:t xml:space="preserve">also performs </w:t>
      </w:r>
      <w:del w:id="1299" w:author="Tiago Segabinazzi Dotto" w:date="2024-11-05T15:23:00Z" w16du:dateUtc="2024-11-05T15:23:00Z">
        <w:r>
          <w:delText>stage</w:delText>
        </w:r>
      </w:del>
      <w:ins w:id="1300" w:author="Tiago Segabinazzi Dotto" w:date="2024-11-05T15:23:00Z" w16du:dateUtc="2024-11-05T15:23:00Z">
        <w:r w:rsidR="00C8386A">
          <w:t>Stage</w:t>
        </w:r>
      </w:ins>
      <w:r w:rsidR="00C8386A">
        <w:t xml:space="preserve"> </w:t>
      </w:r>
      <w:r>
        <w:t xml:space="preserve">2 processing on </w:t>
      </w:r>
      <w:proofErr w:type="spellStart"/>
      <w:r>
        <w:t>nortek</w:t>
      </w:r>
      <w:proofErr w:type="spellEnd"/>
      <w:r>
        <w:t xml:space="preserve"> data by calling the script </w:t>
      </w:r>
      <w:r w:rsidRPr="00A61C6D">
        <w:rPr>
          <w:i/>
          <w:iCs/>
          <w:color w:val="FF0000"/>
        </w:rPr>
        <w:t>nortek_raw2use_</w:t>
      </w:r>
      <w:proofErr w:type="gramStart"/>
      <w:r w:rsidRPr="00A61C6D">
        <w:rPr>
          <w:i/>
          <w:iCs/>
          <w:color w:val="FF0000"/>
        </w:rPr>
        <w:t>02</w:t>
      </w:r>
      <w:r w:rsidR="00C8386A">
        <w:rPr>
          <w:i/>
          <w:color w:val="FF0000"/>
          <w:rPrChange w:id="1301" w:author="Tiago Segabinazzi Dotto" w:date="2024-11-05T15:23:00Z" w16du:dateUtc="2024-11-05T15:23:00Z">
            <w:rPr>
              <w:i/>
            </w:rPr>
          </w:rPrChange>
        </w:rPr>
        <w:t>.</w:t>
      </w:r>
      <w:ins w:id="1302" w:author="Tiago Segabinazzi Dotto" w:date="2024-11-05T15:23:00Z" w16du:dateUtc="2024-11-05T15:23:00Z">
        <w:r w:rsidR="00C8386A">
          <w:rPr>
            <w:i/>
            <w:iCs/>
            <w:color w:val="FF0000"/>
          </w:rPr>
          <w:t>m</w:t>
        </w:r>
        <w:r>
          <w:rPr>
            <w:i/>
            <w:iCs/>
          </w:rPr>
          <w:t>.</w:t>
        </w:r>
      </w:ins>
      <w:proofErr w:type="gramEnd"/>
      <w:r>
        <w:rPr>
          <w:i/>
          <w:iCs/>
        </w:rPr>
        <w:t xml:space="preserve"> </w:t>
      </w:r>
      <w:r>
        <w:t xml:space="preserve">This script uses the raw data file </w:t>
      </w:r>
      <w:proofErr w:type="spellStart"/>
      <w:r w:rsidRPr="00A61C6D">
        <w:rPr>
          <w:i/>
          <w:iCs/>
          <w:color w:val="0070C0"/>
        </w:rPr>
        <w:t>mooring_serialnum.raw</w:t>
      </w:r>
      <w:proofErr w:type="spellEnd"/>
      <w:r>
        <w:t xml:space="preserve"> generated by </w:t>
      </w:r>
      <w:del w:id="1303" w:author="Tiago Segabinazzi Dotto" w:date="2024-11-05T15:23:00Z" w16du:dateUtc="2024-11-05T15:23:00Z">
        <w:r>
          <w:delText>stage1</w:delText>
        </w:r>
      </w:del>
      <w:ins w:id="1304" w:author="Tiago Segabinazzi Dotto" w:date="2024-11-05T15:23:00Z" w16du:dateUtc="2024-11-05T15:23:00Z">
        <w:r w:rsidR="00C8386A">
          <w:t>Stage 1</w:t>
        </w:r>
      </w:ins>
      <w:r w:rsidR="00C8386A">
        <w:t xml:space="preserve"> </w:t>
      </w:r>
      <w:r>
        <w:t>and the &lt;</w:t>
      </w:r>
      <w:r>
        <w:rPr>
          <w:i/>
          <w:iCs/>
        </w:rPr>
        <w:t xml:space="preserve">mooring&gt;info.dat </w:t>
      </w:r>
      <w:r>
        <w:t>file:</w:t>
      </w:r>
    </w:p>
    <w:p w14:paraId="3B02D97A" w14:textId="7CD8B74A" w:rsidR="004E5A3D" w:rsidRPr="00A61C6D" w:rsidRDefault="004E5A3D" w:rsidP="004E5A3D">
      <w:pPr>
        <w:pStyle w:val="BodyText"/>
        <w:rPr>
          <w:i/>
          <w:iCs/>
          <w:color w:val="0070C0"/>
        </w:rPr>
      </w:pPr>
      <w:r w:rsidRPr="00A61C6D">
        <w:rPr>
          <w:i/>
          <w:iCs/>
          <w:color w:val="0070C0"/>
        </w:rPr>
        <w:t>~\</w:t>
      </w:r>
      <w:proofErr w:type="spellStart"/>
      <w:r w:rsidRPr="00A61C6D">
        <w:rPr>
          <w:i/>
          <w:iCs/>
          <w:color w:val="0070C0"/>
        </w:rPr>
        <w:t>osnap</w:t>
      </w:r>
      <w:proofErr w:type="spellEnd"/>
      <w:r w:rsidRPr="00A61C6D">
        <w:rPr>
          <w:i/>
          <w:iCs/>
          <w:color w:val="0070C0"/>
        </w:rPr>
        <w:t>\data\moor\proc\rteb1_03_2016</w:t>
      </w:r>
      <w:ins w:id="1305" w:author="Tiago Segabinazzi Dotto" w:date="2024-11-05T15:23:00Z" w16du:dateUtc="2024-11-05T15:23:00Z">
        <w:r w:rsidR="00C8386A" w:rsidRPr="00F36284">
          <w:rPr>
            <w:color w:val="0070C0"/>
          </w:rPr>
          <w:t xml:space="preserve"> </w:t>
        </w:r>
      </w:ins>
    </w:p>
    <w:p w14:paraId="775DE8D8" w14:textId="05C68494" w:rsidR="004E5A3D" w:rsidRDefault="004E5A3D" w:rsidP="004E5A3D">
      <w:pPr>
        <w:pStyle w:val="BodyText"/>
      </w:pPr>
      <w:del w:id="1306" w:author="Tiago Segabinazzi Dotto" w:date="2024-11-05T15:23:00Z" w16du:dateUtc="2024-11-05T15:23:00Z">
        <w:r>
          <w:delText xml:space="preserve"> </w:delText>
        </w:r>
      </w:del>
      <w:r>
        <w:t xml:space="preserve">and produces a </w:t>
      </w:r>
      <w:r>
        <w:rPr>
          <w:i/>
          <w:iCs/>
        </w:rPr>
        <w:t>.use</w:t>
      </w:r>
      <w:r>
        <w:t xml:space="preserve"> file. It removes the launching and recovery </w:t>
      </w:r>
      <w:del w:id="1307" w:author="Tiago Segabinazzi Dotto" w:date="2024-11-05T15:23:00Z" w16du:dateUtc="2024-11-05T15:23:00Z">
        <w:r>
          <w:delText>period</w:delText>
        </w:r>
      </w:del>
      <w:ins w:id="1308" w:author="Tiago Segabinazzi Dotto" w:date="2024-11-05T15:23:00Z" w16du:dateUtc="2024-11-05T15:23:00Z">
        <w:r>
          <w:t>period</w:t>
        </w:r>
        <w:r w:rsidR="00C8386A">
          <w:t>s</w:t>
        </w:r>
      </w:ins>
      <w:r w:rsidR="00C8386A">
        <w:t xml:space="preserve"> </w:t>
      </w:r>
      <w:r>
        <w:t xml:space="preserve">and </w:t>
      </w:r>
      <w:del w:id="1309" w:author="Tiago Segabinazzi Dotto" w:date="2024-11-05T15:23:00Z" w16du:dateUtc="2024-11-05T15:23:00Z">
        <w:r>
          <w:delText>produce</w:delText>
        </w:r>
      </w:del>
      <w:ins w:id="1310" w:author="Tiago Segabinazzi Dotto" w:date="2024-11-05T15:23:00Z" w16du:dateUtc="2024-11-05T15:23:00Z">
        <w:r>
          <w:t>produce</w:t>
        </w:r>
        <w:r w:rsidR="00C8386A">
          <w:t>s a</w:t>
        </w:r>
      </w:ins>
      <w:r>
        <w:t xml:space="preserve"> summary and diagnostic plots (</w:t>
      </w:r>
      <w:commentRangeStart w:id="1311"/>
      <w:r>
        <w:t>figure 1, 2</w:t>
      </w:r>
      <w:commentRangeEnd w:id="1311"/>
      <w:r w:rsidR="00F030A9">
        <w:rPr>
          <w:rStyle w:val="CommentReference"/>
          <w:rFonts w:cs="Mangal"/>
        </w:rPr>
        <w:commentReference w:id="1311"/>
      </w:r>
      <w:r>
        <w:t xml:space="preserve">), including filtered data for display and diagnostic purposes (figure3). </w:t>
      </w:r>
    </w:p>
    <w:p w14:paraId="68BAAA44" w14:textId="77777777" w:rsidR="004E5A3D" w:rsidRDefault="004E5A3D" w:rsidP="004E5A3D">
      <w:pPr>
        <w:rPr>
          <w:rFonts w:ascii="Calibri" w:hAnsi="Calibri" w:cs="Calibri"/>
          <w:i/>
          <w:sz w:val="22"/>
          <w:szCs w:val="22"/>
        </w:rPr>
      </w:pPr>
    </w:p>
    <w:p w14:paraId="5C22E006" w14:textId="43CEA11D" w:rsidR="004E5A3D" w:rsidRDefault="004E5A3D" w:rsidP="004E5A3D">
      <w:pPr>
        <w:pStyle w:val="Heading3"/>
      </w:pPr>
      <w:bookmarkStart w:id="1312" w:name="_Toc108243108"/>
      <w:del w:id="1313" w:author="Tiago Segabinazzi Dotto" w:date="2024-11-05T15:23:00Z" w16du:dateUtc="2024-11-05T15:23:00Z">
        <w:r>
          <w:delText>Stage3</w:delText>
        </w:r>
      </w:del>
      <w:ins w:id="1314" w:author="Tiago Segabinazzi Dotto" w:date="2024-11-05T15:23:00Z" w16du:dateUtc="2024-11-05T15:23:00Z">
        <w:r>
          <w:t>Stage</w:t>
        </w:r>
        <w:r w:rsidR="00C8386A">
          <w:t xml:space="preserve"> </w:t>
        </w:r>
        <w:r>
          <w:t>3</w:t>
        </w:r>
      </w:ins>
      <w:r>
        <w:t xml:space="preserve"> – Data editing, speed of sound correction, magnetic declination correction, data filtering</w:t>
      </w:r>
      <w:bookmarkEnd w:id="1312"/>
    </w:p>
    <w:p w14:paraId="7AC59E96" w14:textId="77777777" w:rsidR="00C8386A" w:rsidRDefault="00C8386A" w:rsidP="004E5A3D">
      <w:pPr>
        <w:pStyle w:val="BodyText"/>
        <w:jc w:val="left"/>
        <w:rPr>
          <w:ins w:id="1315" w:author="Tiago Segabinazzi Dotto" w:date="2024-11-05T15:23:00Z" w16du:dateUtc="2024-11-05T15:23:00Z"/>
        </w:rPr>
      </w:pPr>
    </w:p>
    <w:p w14:paraId="40F9208B" w14:textId="06341486" w:rsidR="004E5A3D" w:rsidRPr="00253D61" w:rsidRDefault="004E5A3D" w:rsidP="004E5A3D">
      <w:pPr>
        <w:pStyle w:val="BodyText"/>
        <w:jc w:val="left"/>
      </w:pPr>
      <w:r>
        <w:t xml:space="preserve">The script </w:t>
      </w:r>
      <w:r w:rsidRPr="00F36284">
        <w:rPr>
          <w:b/>
          <w:i/>
          <w:color w:val="FF0000"/>
          <w:rPrChange w:id="1316" w:author="Tiago Segabinazzi Dotto" w:date="2024-11-05T15:23:00Z" w16du:dateUtc="2024-11-05T15:23:00Z">
            <w:rPr>
              <w:i/>
              <w:color w:val="FF0000"/>
            </w:rPr>
          </w:rPrChange>
        </w:rPr>
        <w:t>proc_stage3_adcp_nortek</w:t>
      </w:r>
      <w:r>
        <w:rPr>
          <w:i/>
          <w:iCs/>
        </w:rPr>
        <w:t xml:space="preserve"> in</w:t>
      </w:r>
      <w:r>
        <w:t xml:space="preserve">: </w:t>
      </w:r>
      <w:del w:id="1317" w:author="Tiago Segabinazzi Dotto" w:date="2024-11-05T15:23:00Z" w16du:dateUtc="2024-11-05T15:23:00Z">
        <w:r w:rsidRPr="00A92C9F">
          <w:rPr>
            <w:i/>
            <w:iCs/>
            <w:color w:val="FF0000"/>
          </w:rPr>
          <w:delText>~\OSNAP_mooring_data_processing\osnap</w:delText>
        </w:r>
      </w:del>
      <w:ins w:id="1318" w:author="Tiago Segabinazzi Dotto" w:date="2024-11-05T15:23:00Z" w16du:dateUtc="2024-11-05T15:23:00Z">
        <w:r w:rsidR="00C8386A">
          <w:rPr>
            <w:i/>
            <w:iCs/>
            <w:color w:val="FF0000"/>
          </w:rPr>
          <w:t xml:space="preserve"> </w:t>
        </w:r>
        <w:r w:rsidR="00C8386A" w:rsidRPr="00A92C9F">
          <w:rPr>
            <w:i/>
            <w:iCs/>
            <w:color w:val="FF0000"/>
          </w:rPr>
          <w:t>~\</w:t>
        </w:r>
        <w:r w:rsidR="00C8386A">
          <w:rPr>
            <w:i/>
            <w:iCs/>
            <w:color w:val="FF0000"/>
          </w:rPr>
          <w:t>programs</w:t>
        </w:r>
        <w:r w:rsidR="00C8386A" w:rsidRPr="00A92C9F">
          <w:rPr>
            <w:i/>
            <w:iCs/>
            <w:color w:val="FF0000"/>
          </w:rPr>
          <w:t>\</w:t>
        </w:r>
        <w:r w:rsidR="00C8386A">
          <w:rPr>
            <w:i/>
            <w:iCs/>
            <w:color w:val="FF0000"/>
          </w:rPr>
          <w:t>gitvcd\m_mooproc_toolbox</w:t>
        </w:r>
      </w:ins>
      <w:r w:rsidR="00C8386A">
        <w:rPr>
          <w:i/>
          <w:iCs/>
          <w:color w:val="FF0000"/>
        </w:rPr>
        <w:t>\</w:t>
      </w:r>
      <w:r w:rsidR="00C8386A" w:rsidRPr="00A92C9F">
        <w:rPr>
          <w:i/>
          <w:iCs/>
          <w:color w:val="FF0000"/>
        </w:rPr>
        <w:t>exec</w:t>
      </w:r>
      <w:del w:id="1319" w:author="Tiago Segabinazzi Dotto" w:date="2024-11-05T15:23:00Z" w16du:dateUtc="2024-11-05T15:23:00Z">
        <w:r w:rsidRPr="00A92C9F">
          <w:rPr>
            <w:i/>
            <w:iCs/>
            <w:color w:val="FF0000"/>
          </w:rPr>
          <w:delText>\</w:delText>
        </w:r>
        <w:r>
          <w:rPr>
            <w:i/>
            <w:iCs/>
            <w:color w:val="FF0000"/>
          </w:rPr>
          <w:delText>$cruise</w:delText>
        </w:r>
      </w:del>
      <w:ins w:id="1320" w:author="Tiago Segabinazzi Dotto" w:date="2024-11-05T15:23:00Z" w16du:dateUtc="2024-11-05T15:23:00Z">
        <w:r w:rsidR="00C8386A" w:rsidRPr="00A92C9F">
          <w:rPr>
            <w:i/>
            <w:iCs/>
            <w:color w:val="FF0000"/>
          </w:rPr>
          <w:t>\</w:t>
        </w:r>
        <w:r w:rsidR="00C8386A">
          <w:rPr>
            <w:i/>
            <w:iCs/>
            <w:color w:val="FF0000"/>
          </w:rPr>
          <w:t>gitrepo</w:t>
        </w:r>
      </w:ins>
      <w:r w:rsidR="00C8386A" w:rsidRPr="00A92C9F">
        <w:rPr>
          <w:i/>
          <w:iCs/>
          <w:color w:val="FF0000"/>
        </w:rPr>
        <w:t>\delayed_processing_script\</w:t>
      </w:r>
      <w:del w:id="1321" w:author="Tiago Segabinazzi Dotto" w:date="2024-11-05T15:23:00Z" w16du:dateUtc="2024-11-05T15:23:00Z">
        <w:r>
          <w:rPr>
            <w:i/>
            <w:iCs/>
            <w:color w:val="FF0000"/>
          </w:rPr>
          <w:delText>adcp</w:delText>
        </w:r>
      </w:del>
      <w:ins w:id="1322" w:author="Tiago Segabinazzi Dotto" w:date="2024-11-05T15:23:00Z" w16du:dateUtc="2024-11-05T15:23:00Z">
        <w:r w:rsidR="00C8386A">
          <w:rPr>
            <w:i/>
            <w:iCs/>
            <w:color w:val="FF0000"/>
          </w:rPr>
          <w:t>velocity</w:t>
        </w:r>
      </w:ins>
      <w:r w:rsidR="00C8386A" w:rsidRPr="00A92C9F">
        <w:rPr>
          <w:i/>
          <w:iCs/>
          <w:color w:val="FF0000"/>
        </w:rPr>
        <w:t>\</w:t>
      </w:r>
    </w:p>
    <w:p w14:paraId="543E05F5" w14:textId="7004D47C" w:rsidR="00C8386A" w:rsidRDefault="004E5A3D" w:rsidP="004E5A3D">
      <w:pPr>
        <w:pStyle w:val="BodyText"/>
        <w:rPr>
          <w:ins w:id="1323" w:author="Tiago Segabinazzi Dotto" w:date="2024-11-05T15:23:00Z" w16du:dateUtc="2024-11-05T15:23:00Z"/>
        </w:rPr>
      </w:pPr>
      <w:r>
        <w:t xml:space="preserve">is used to perform </w:t>
      </w:r>
      <w:del w:id="1324" w:author="Tiago Segabinazzi Dotto" w:date="2024-11-05T15:23:00Z" w16du:dateUtc="2024-11-05T15:23:00Z">
        <w:r>
          <w:delText>stage3</w:delText>
        </w:r>
      </w:del>
      <w:ins w:id="1325" w:author="Tiago Segabinazzi Dotto" w:date="2024-11-05T15:23:00Z" w16du:dateUtc="2024-11-05T15:23:00Z">
        <w:r w:rsidR="00C8386A">
          <w:t xml:space="preserve"> Stage 3</w:t>
        </w:r>
      </w:ins>
      <w:r w:rsidR="00C8386A">
        <w:t xml:space="preserve"> </w:t>
      </w:r>
      <w:r>
        <w:t>processing on current meter data</w:t>
      </w:r>
      <w:del w:id="1326" w:author="Tiago Segabinazzi Dotto" w:date="2024-11-05T15:23:00Z" w16du:dateUtc="2024-11-05T15:23:00Z">
        <w:r>
          <w:delText>, it</w:delText>
        </w:r>
      </w:del>
      <w:ins w:id="1327" w:author="Tiago Segabinazzi Dotto" w:date="2024-11-05T15:23:00Z" w16du:dateUtc="2024-11-05T15:23:00Z">
        <w:r w:rsidR="00C8386A">
          <w:t>. It</w:t>
        </w:r>
      </w:ins>
      <w:r w:rsidR="00C8386A">
        <w:t xml:space="preserve"> </w:t>
      </w:r>
      <w:r>
        <w:t xml:space="preserve">calls the function </w:t>
      </w:r>
      <w:proofErr w:type="spellStart"/>
      <w:r w:rsidRPr="00A92C9F">
        <w:rPr>
          <w:i/>
          <w:iCs/>
          <w:color w:val="FF0000"/>
        </w:rPr>
        <w:t>cm_edit_NOCS</w:t>
      </w:r>
      <w:r>
        <w:rPr>
          <w:i/>
          <w:iCs/>
          <w:color w:val="FF0000"/>
        </w:rPr>
        <w:t>.m</w:t>
      </w:r>
      <w:proofErr w:type="spellEnd"/>
      <w:r>
        <w:t xml:space="preserve">. </w:t>
      </w:r>
      <w:del w:id="1328" w:author="Tiago Segabinazzi Dotto" w:date="2024-11-05T15:23:00Z" w16du:dateUtc="2024-11-05T15:23:00Z">
        <w:r>
          <w:lastRenderedPageBreak/>
          <w:delText xml:space="preserve"> </w:delText>
        </w:r>
      </w:del>
      <w:r>
        <w:t xml:space="preserve">Once the data trimming procedure and </w:t>
      </w:r>
      <w:del w:id="1329" w:author="Tiago Segabinazzi Dotto" w:date="2024-11-05T15:23:00Z" w16du:dateUtc="2024-11-05T15:23:00Z">
        <w:r>
          <w:delText xml:space="preserve">an </w:delText>
        </w:r>
      </w:del>
      <w:r>
        <w:t xml:space="preserve">initial data control </w:t>
      </w:r>
      <w:proofErr w:type="gramStart"/>
      <w:r>
        <w:t>are</w:t>
      </w:r>
      <w:proofErr w:type="gramEnd"/>
      <w:r>
        <w:t xml:space="preserve"> completed, the data can be corrected for speed of sound and magnetic declination. </w:t>
      </w:r>
    </w:p>
    <w:p w14:paraId="040AC973" w14:textId="77777777" w:rsidR="00C8386A" w:rsidRDefault="00C8386A" w:rsidP="004E5A3D">
      <w:pPr>
        <w:pStyle w:val="BodyText"/>
        <w:rPr>
          <w:ins w:id="1330" w:author="Tiago Segabinazzi Dotto" w:date="2024-11-05T15:23:00Z" w16du:dateUtc="2024-11-05T15:23:00Z"/>
        </w:rPr>
      </w:pPr>
    </w:p>
    <w:p w14:paraId="6AE4DDD8" w14:textId="66623BA7" w:rsidR="00CB1C0A" w:rsidRDefault="004E5A3D" w:rsidP="004E5A3D">
      <w:pPr>
        <w:pStyle w:val="BodyText"/>
      </w:pPr>
      <w:r>
        <w:t xml:space="preserve">Magnetic deviation value </w:t>
      </w:r>
      <w:proofErr w:type="gramStart"/>
      <w:r>
        <w:t>has to</w:t>
      </w:r>
      <w:proofErr w:type="gramEnd"/>
      <w:r>
        <w:t xml:space="preserve"> be defined in: </w:t>
      </w:r>
      <w:r w:rsidRPr="00A92C9F">
        <w:rPr>
          <w:color w:val="0070C0"/>
        </w:rPr>
        <w:t>~\</w:t>
      </w:r>
      <w:proofErr w:type="spellStart"/>
      <w:r w:rsidRPr="00A92C9F">
        <w:rPr>
          <w:color w:val="0070C0"/>
        </w:rPr>
        <w:t>osnap</w:t>
      </w:r>
      <w:proofErr w:type="spellEnd"/>
      <w:r w:rsidRPr="00A92C9F">
        <w:rPr>
          <w:color w:val="0070C0"/>
        </w:rPr>
        <w:t xml:space="preserve">\data\moor\proc\rteb1_03_2016\ </w:t>
      </w:r>
      <w:r w:rsidRPr="00A92C9F">
        <w:rPr>
          <w:i/>
          <w:iCs/>
          <w:color w:val="0070C0"/>
        </w:rPr>
        <w:t>$mooring_info.dat</w:t>
      </w:r>
      <w:r>
        <w:t xml:space="preserve"> file by adding a line like “</w:t>
      </w:r>
      <w:commentRangeStart w:id="1331"/>
      <w:proofErr w:type="spellStart"/>
      <w:r>
        <w:rPr>
          <w:i/>
          <w:iCs/>
        </w:rPr>
        <w:t>MagDeviation</w:t>
      </w:r>
      <w:proofErr w:type="spellEnd"/>
      <w:r>
        <w:rPr>
          <w:i/>
          <w:iCs/>
        </w:rPr>
        <w:t xml:space="preserve"> = -19.66”.</w:t>
      </w:r>
      <w:r>
        <w:t xml:space="preserve"> </w:t>
      </w:r>
      <w:commentRangeEnd w:id="1331"/>
      <w:ins w:id="1332" w:author="Tiago Segabinazzi Dotto" w:date="2024-11-05T15:23:00Z" w16du:dateUtc="2024-11-05T15:23:00Z">
        <w:r w:rsidR="00CA252C">
          <w:rPr>
            <w:rStyle w:val="CommentReference"/>
            <w:rFonts w:cs="Mangal"/>
          </w:rPr>
          <w:commentReference w:id="1331"/>
        </w:r>
        <w:r w:rsidR="005576A0">
          <w:t xml:space="preserve">The magnetic deviation is calculated from the python </w:t>
        </w:r>
        <w:r w:rsidR="005576A0" w:rsidRPr="005576A0">
          <w:t>script “</w:t>
        </w:r>
        <w:r w:rsidR="005576A0" w:rsidRPr="00F36284">
          <w:rPr>
            <w:b/>
            <w:bCs/>
            <w:i/>
            <w:iCs/>
            <w:color w:val="FF0000"/>
          </w:rPr>
          <w:t>pyIGRF_compute_magdev.py</w:t>
        </w:r>
        <w:r w:rsidR="005576A0" w:rsidRPr="005576A0">
          <w:t>” found in /data/</w:t>
        </w:r>
        <w:proofErr w:type="spellStart"/>
        <w:r w:rsidR="005576A0" w:rsidRPr="005576A0">
          <w:t>pstar</w:t>
        </w:r>
        <w:proofErr w:type="spellEnd"/>
        <w:r w:rsidR="005576A0" w:rsidRPr="005576A0">
          <w:t xml:space="preserve">/programs/. Within </w:t>
        </w:r>
        <w:r w:rsidR="005576A0" w:rsidRPr="00F36284">
          <w:rPr>
            <w:color w:val="FF0000"/>
          </w:rPr>
          <w:t>pyIGRF_compute_magdev.py</w:t>
        </w:r>
        <w:r w:rsidR="005576A0" w:rsidRPr="005576A0">
          <w:t xml:space="preserve">, adjust the </w:t>
        </w:r>
        <w:r w:rsidR="005576A0">
          <w:t>“</w:t>
        </w:r>
        <w:proofErr w:type="spellStart"/>
        <w:r w:rsidR="005576A0" w:rsidRPr="005576A0">
          <w:t>recovery_code</w:t>
        </w:r>
        <w:proofErr w:type="spellEnd"/>
        <w:r w:rsidR="005576A0">
          <w:t>”</w:t>
        </w:r>
        <w:r w:rsidR="005576A0" w:rsidRPr="005576A0">
          <w:t xml:space="preserve"> (which </w:t>
        </w:r>
        <w:r w:rsidR="005576A0">
          <w:t>refers to</w:t>
        </w:r>
        <w:r w:rsidR="005576A0" w:rsidRPr="005576A0">
          <w:t xml:space="preserve"> the mooring), and </w:t>
        </w:r>
        <w:proofErr w:type="spellStart"/>
        <w:r w:rsidR="005576A0" w:rsidRPr="005576A0">
          <w:t>moorpath</w:t>
        </w:r>
        <w:proofErr w:type="spellEnd"/>
        <w:r w:rsidR="005576A0" w:rsidRPr="005576A0">
          <w:t xml:space="preserve"> (which is the path where the </w:t>
        </w:r>
        <w:r w:rsidR="005576A0" w:rsidRPr="00F36284">
          <w:rPr>
            <w:i/>
            <w:iCs/>
          </w:rPr>
          <w:t>.</w:t>
        </w:r>
        <w:proofErr w:type="spellStart"/>
        <w:r w:rsidR="005576A0" w:rsidRPr="00F36284">
          <w:rPr>
            <w:i/>
            <w:iCs/>
          </w:rPr>
          <w:t>dat</w:t>
        </w:r>
        <w:proofErr w:type="spellEnd"/>
        <w:r w:rsidR="005576A0" w:rsidRPr="005576A0">
          <w:t xml:space="preserve"> is located)</w:t>
        </w:r>
        <w:r w:rsidR="005576A0">
          <w:t>.</w:t>
        </w:r>
        <w:r w:rsidR="00CB1C0A">
          <w:t xml:space="preserve"> Alternatively, the magnetic deviation can be calculated u</w:t>
        </w:r>
        <w:r w:rsidR="00CB1C0A" w:rsidRPr="00CB1C0A">
          <w:t>sing NOAA's National Geophysical Data Centre</w:t>
        </w:r>
        <w:r w:rsidR="00CB1C0A">
          <w:t xml:space="preserve"> (</w:t>
        </w:r>
        <w:r w:rsidR="00CB1C0A">
          <w:fldChar w:fldCharType="begin"/>
        </w:r>
        <w:r w:rsidR="00CB1C0A">
          <w:instrText>HYPERLINK "http://www.ngdc.noaa.gov/geomag-web/"</w:instrText>
        </w:r>
        <w:r w:rsidR="00CB1C0A">
          <w:fldChar w:fldCharType="separate"/>
        </w:r>
        <w:r w:rsidR="00CB1C0A" w:rsidRPr="00882864">
          <w:rPr>
            <w:rStyle w:val="Hyperlink"/>
          </w:rPr>
          <w:t>http://www.ngdc.noaa.gov/geomag-web/</w:t>
        </w:r>
        <w:r w:rsidR="00CB1C0A">
          <w:rPr>
            <w:rStyle w:val="Hyperlink"/>
          </w:rPr>
          <w:fldChar w:fldCharType="end"/>
        </w:r>
        <w:r w:rsidR="00CB1C0A">
          <w:t xml:space="preserve">). On the website, enter the </w:t>
        </w:r>
        <w:r w:rsidR="00CB1C0A" w:rsidRPr="00CB1C0A">
          <w:t>location of the mooring</w:t>
        </w:r>
        <w:r w:rsidR="00CB1C0A">
          <w:t>,</w:t>
        </w:r>
        <w:r w:rsidR="00CB1C0A" w:rsidRPr="00CB1C0A">
          <w:t xml:space="preserve"> select</w:t>
        </w:r>
        <w:r w:rsidR="00CB1C0A">
          <w:t xml:space="preserve"> the</w:t>
        </w:r>
        <w:r w:rsidR="00CB1C0A" w:rsidRPr="00CB1C0A">
          <w:t xml:space="preserve"> IGRF model</w:t>
        </w:r>
        <w:r w:rsidR="00CB1C0A">
          <w:t>,</w:t>
        </w:r>
        <w:r w:rsidR="00CB1C0A" w:rsidRPr="00CB1C0A">
          <w:t xml:space="preserve"> </w:t>
        </w:r>
        <w:r w:rsidR="00CB1C0A">
          <w:t>enter</w:t>
        </w:r>
        <w:r w:rsidR="00CB1C0A" w:rsidRPr="00CB1C0A">
          <w:t xml:space="preserve"> the deployment date</w:t>
        </w:r>
        <w:r w:rsidR="00CB1C0A">
          <w:t xml:space="preserve">, and </w:t>
        </w:r>
        <w:r w:rsidR="00CB1C0A" w:rsidRPr="00CB1C0A">
          <w:t xml:space="preserve">take note of the </w:t>
        </w:r>
        <w:r w:rsidR="00CB1C0A">
          <w:t xml:space="preserve">magnetic </w:t>
        </w:r>
        <w:r w:rsidR="00CB1C0A" w:rsidRPr="00CB1C0A">
          <w:t>de</w:t>
        </w:r>
        <w:r w:rsidR="00CB1C0A">
          <w:t>v</w:t>
        </w:r>
        <w:r w:rsidR="00CB1C0A" w:rsidRPr="00CB1C0A">
          <w:t>iation</w:t>
        </w:r>
        <w:r w:rsidR="00CB1C0A">
          <w:t xml:space="preserve"> provided by the website</w:t>
        </w:r>
        <w:r w:rsidR="00CB1C0A" w:rsidRPr="00CB1C0A">
          <w:t xml:space="preserve">. </w:t>
        </w:r>
        <w:r w:rsidR="00CB1C0A">
          <w:t>R</w:t>
        </w:r>
        <w:r w:rsidR="00CB1C0A" w:rsidRPr="00CB1C0A">
          <w:t>epeat</w:t>
        </w:r>
        <w:r w:rsidR="00CB1C0A">
          <w:t xml:space="preserve"> the steps</w:t>
        </w:r>
        <w:r w:rsidR="00CB1C0A" w:rsidRPr="00CB1C0A">
          <w:t xml:space="preserve"> for the recovery</w:t>
        </w:r>
        <w:r w:rsidR="00CB1C0A">
          <w:t xml:space="preserve"> date</w:t>
        </w:r>
        <w:r w:rsidR="00CB1C0A" w:rsidRPr="00CB1C0A">
          <w:t>. Finally</w:t>
        </w:r>
        <w:r w:rsidR="00CB1C0A">
          <w:t>,</w:t>
        </w:r>
        <w:r w:rsidR="00CB1C0A" w:rsidRPr="00CB1C0A">
          <w:t xml:space="preserve"> take the median of the </w:t>
        </w:r>
        <w:r w:rsidR="00CB1C0A">
          <w:t>two</w:t>
        </w:r>
        <w:r w:rsidR="00CB1C0A" w:rsidRPr="00CB1C0A">
          <w:t xml:space="preserve"> values.</w:t>
        </w:r>
      </w:ins>
    </w:p>
    <w:p w14:paraId="049527C0" w14:textId="77777777" w:rsidR="00C8386A" w:rsidRDefault="00C8386A" w:rsidP="004E5A3D">
      <w:pPr>
        <w:pStyle w:val="BodyText"/>
        <w:rPr>
          <w:ins w:id="1333" w:author="Tiago Segabinazzi Dotto" w:date="2024-11-05T15:23:00Z" w16du:dateUtc="2024-11-05T15:23:00Z"/>
          <w:i/>
          <w:iCs/>
        </w:rPr>
      </w:pPr>
    </w:p>
    <w:p w14:paraId="46BA4709" w14:textId="0049B416" w:rsidR="004E5A3D" w:rsidRPr="00253D61" w:rsidRDefault="004E5A3D" w:rsidP="004E5A3D">
      <w:pPr>
        <w:pStyle w:val="BodyText"/>
        <w:rPr>
          <w:i/>
          <w:iCs/>
        </w:rPr>
      </w:pPr>
      <w:r w:rsidRPr="00253D61">
        <w:rPr>
          <w:i/>
          <w:iCs/>
        </w:rPr>
        <w:t xml:space="preserve">All </w:t>
      </w:r>
      <w:ins w:id="1334" w:author="Tiago Segabinazzi Dotto" w:date="2024-11-05T15:23:00Z" w16du:dateUtc="2024-11-05T15:23:00Z">
        <w:r w:rsidR="00505800">
          <w:rPr>
            <w:i/>
            <w:iCs/>
          </w:rPr>
          <w:t xml:space="preserve">the </w:t>
        </w:r>
      </w:ins>
      <w:r w:rsidRPr="00253D61">
        <w:rPr>
          <w:i/>
          <w:iCs/>
        </w:rPr>
        <w:t>Nortek current meters</w:t>
      </w:r>
      <w:r w:rsidR="00505800">
        <w:rPr>
          <w:i/>
          <w:iCs/>
        </w:rPr>
        <w:t xml:space="preserve"> </w:t>
      </w:r>
      <w:ins w:id="1335" w:author="Tiago Segabinazzi Dotto" w:date="2024-11-05T15:23:00Z" w16du:dateUtc="2024-11-05T15:23:00Z">
        <w:r w:rsidR="00505800">
          <w:rPr>
            <w:i/>
            <w:iCs/>
          </w:rPr>
          <w:t>from the</w:t>
        </w:r>
        <w:r w:rsidRPr="00253D61">
          <w:rPr>
            <w:i/>
            <w:iCs/>
          </w:rPr>
          <w:t xml:space="preserve"> </w:t>
        </w:r>
      </w:ins>
      <w:r w:rsidRPr="00253D61">
        <w:rPr>
          <w:i/>
          <w:iCs/>
        </w:rPr>
        <w:t xml:space="preserve">UK-OSNAP </w:t>
      </w:r>
      <w:del w:id="1336" w:author="Tiago Segabinazzi Dotto" w:date="2024-11-05T15:23:00Z" w16du:dateUtc="2024-11-05T15:23:00Z">
        <w:r w:rsidRPr="00253D61">
          <w:rPr>
            <w:i/>
            <w:iCs/>
          </w:rPr>
          <w:delText xml:space="preserve">project </w:delText>
        </w:r>
      </w:del>
      <w:r w:rsidRPr="00253D61">
        <w:rPr>
          <w:i/>
          <w:iCs/>
        </w:rPr>
        <w:t xml:space="preserve">use a fixed speed of sound (1500m/s), but this is still worth checking in the .cap files! </w:t>
      </w:r>
      <w:del w:id="1337" w:author="Tiago Segabinazzi Dotto" w:date="2024-11-05T15:23:00Z" w16du:dateUtc="2024-11-05T15:23:00Z">
        <w:r w:rsidRPr="00253D61">
          <w:rPr>
            <w:i/>
            <w:iCs/>
          </w:rPr>
          <w:delText xml:space="preserve"> </w:delText>
        </w:r>
      </w:del>
      <w:r w:rsidRPr="00253D61">
        <w:rPr>
          <w:i/>
          <w:iCs/>
        </w:rPr>
        <w:t xml:space="preserve">The corrected sound speed is obtained by using measured values of pressure and temperature data from the Nortek and a local/regional value of salinity. For the OSNAP 2014 cruise, a mean salinity was defined for each Nortek current meter using the moored </w:t>
      </w:r>
      <w:proofErr w:type="spellStart"/>
      <w:r w:rsidRPr="00253D61">
        <w:rPr>
          <w:i/>
          <w:iCs/>
        </w:rPr>
        <w:t>microcat</w:t>
      </w:r>
      <w:proofErr w:type="spellEnd"/>
      <w:r w:rsidRPr="00253D61">
        <w:rPr>
          <w:i/>
          <w:iCs/>
        </w:rPr>
        <w:t xml:space="preserve"> and the CTD cruise profiles (Annex 2), and local salinity values </w:t>
      </w:r>
      <w:del w:id="1338" w:author="Tiago Segabinazzi Dotto" w:date="2024-11-05T15:23:00Z" w16du:dateUtc="2024-11-05T15:23:00Z">
        <w:r w:rsidRPr="00253D61">
          <w:rPr>
            <w:i/>
            <w:iCs/>
          </w:rPr>
          <w:delText>are varying</w:delText>
        </w:r>
      </w:del>
      <w:ins w:id="1339" w:author="Tiago Segabinazzi Dotto" w:date="2024-11-05T15:23:00Z" w16du:dateUtc="2024-11-05T15:23:00Z">
        <w:r w:rsidR="00505800">
          <w:rPr>
            <w:i/>
            <w:iCs/>
          </w:rPr>
          <w:t>varied</w:t>
        </w:r>
      </w:ins>
      <w:r w:rsidRPr="00253D61">
        <w:rPr>
          <w:i/>
          <w:iCs/>
        </w:rPr>
        <w:t xml:space="preserve"> between 34.95 and 35.4. The corrected sound speed </w:t>
      </w:r>
      <w:del w:id="1340" w:author="Tiago Segabinazzi Dotto" w:date="2024-11-05T15:23:00Z" w16du:dateUtc="2024-11-05T15:23:00Z">
        <w:r w:rsidRPr="00253D61">
          <w:rPr>
            <w:i/>
            <w:iCs/>
          </w:rPr>
          <w:delText>varies</w:delText>
        </w:r>
      </w:del>
      <w:ins w:id="1341" w:author="Tiago Segabinazzi Dotto" w:date="2024-11-05T15:23:00Z" w16du:dateUtc="2024-11-05T15:23:00Z">
        <w:r w:rsidRPr="00253D61">
          <w:rPr>
            <w:i/>
            <w:iCs/>
          </w:rPr>
          <w:t>varie</w:t>
        </w:r>
        <w:r w:rsidR="00505800">
          <w:rPr>
            <w:i/>
            <w:iCs/>
          </w:rPr>
          <w:t>d</w:t>
        </w:r>
      </w:ins>
      <w:r w:rsidRPr="00253D61">
        <w:rPr>
          <w:i/>
          <w:iCs/>
        </w:rPr>
        <w:t xml:space="preserve"> between 1491 and 1499 cm/s (Annex 3). Corrected velocities are then obtained by multiplying the uncorrected velocities with the ratio of the measured sound speed with a fixed sound speed. </w:t>
      </w:r>
    </w:p>
    <w:p w14:paraId="7343F51D" w14:textId="77777777" w:rsidR="004E5A3D" w:rsidRDefault="004E5A3D" w:rsidP="004E5A3D">
      <w:pPr>
        <w:pStyle w:val="BodyText"/>
      </w:pPr>
    </w:p>
    <w:p w14:paraId="111F595E" w14:textId="77777777" w:rsidR="004E5A3D" w:rsidRDefault="004E5A3D" w:rsidP="004E5A3D">
      <w:pPr>
        <w:pStyle w:val="BodyText"/>
        <w:rPr>
          <w:u w:val="single"/>
        </w:rPr>
      </w:pPr>
      <w:r w:rsidRPr="00E450D1">
        <w:rPr>
          <w:u w:val="single"/>
        </w:rPr>
        <w:t>Typical processing responses are:</w:t>
      </w:r>
    </w:p>
    <w:p w14:paraId="7628834B" w14:textId="77777777" w:rsidR="00505800" w:rsidRPr="00E450D1" w:rsidRDefault="00505800" w:rsidP="004E5A3D">
      <w:pPr>
        <w:pStyle w:val="BodyText"/>
        <w:rPr>
          <w:ins w:id="1342" w:author="Tiago Segabinazzi Dotto" w:date="2024-11-05T15:23:00Z" w16du:dateUtc="2024-11-05T15:23:00Z"/>
          <w:u w:val="single"/>
        </w:rPr>
      </w:pPr>
    </w:p>
    <w:p w14:paraId="7AB41A20" w14:textId="77777777" w:rsidR="004E5A3D" w:rsidRPr="00B37657" w:rsidRDefault="004E5A3D" w:rsidP="004E5A3D">
      <w:pPr>
        <w:pStyle w:val="BodyText"/>
        <w:rPr>
          <w:rFonts w:ascii="Courier New" w:hAnsi="Courier New" w:cs="Courier New"/>
          <w:sz w:val="20"/>
          <w:szCs w:val="20"/>
        </w:rPr>
      </w:pPr>
      <w:r w:rsidRPr="00B37657">
        <w:rPr>
          <w:rFonts w:ascii="Courier New" w:hAnsi="Courier New" w:cs="Courier New"/>
          <w:sz w:val="20"/>
          <w:szCs w:val="20"/>
        </w:rPr>
        <w:t xml:space="preserve">Was a fixed value of sound speed of 1500 [m/s] used when the instrument was setup?   y/n </w:t>
      </w:r>
      <w:r w:rsidRPr="00F36284">
        <w:rPr>
          <w:rFonts w:ascii="Courier New" w:hAnsi="Courier New"/>
          <w:b/>
          <w:sz w:val="20"/>
          <w:rPrChange w:id="1343" w:author="Tiago Segabinazzi Dotto" w:date="2024-11-05T15:23:00Z" w16du:dateUtc="2024-11-05T15:23:00Z">
            <w:rPr>
              <w:rFonts w:ascii="Courier New" w:hAnsi="Courier New"/>
              <w:sz w:val="20"/>
            </w:rPr>
          </w:rPrChange>
        </w:rPr>
        <w:t>y</w:t>
      </w:r>
    </w:p>
    <w:p w14:paraId="6A5B398E" w14:textId="77777777" w:rsidR="004E5A3D" w:rsidRPr="00B37657" w:rsidRDefault="004E5A3D" w:rsidP="004E5A3D">
      <w:pPr>
        <w:pStyle w:val="BodyText"/>
        <w:rPr>
          <w:rFonts w:ascii="Courier New" w:hAnsi="Courier New" w:cs="Courier New"/>
          <w:sz w:val="20"/>
          <w:szCs w:val="20"/>
        </w:rPr>
      </w:pPr>
      <w:r w:rsidRPr="00B37657">
        <w:rPr>
          <w:rFonts w:ascii="Courier New" w:hAnsi="Courier New" w:cs="Courier New"/>
          <w:sz w:val="20"/>
          <w:szCs w:val="20"/>
        </w:rPr>
        <w:t xml:space="preserve">Do you want to use nearby </w:t>
      </w:r>
      <w:proofErr w:type="spellStart"/>
      <w:r w:rsidRPr="00B37657">
        <w:rPr>
          <w:rFonts w:ascii="Courier New" w:hAnsi="Courier New" w:cs="Courier New"/>
          <w:sz w:val="20"/>
          <w:szCs w:val="20"/>
        </w:rPr>
        <w:t>microcat</w:t>
      </w:r>
      <w:proofErr w:type="spellEnd"/>
      <w:r w:rsidRPr="00B37657">
        <w:rPr>
          <w:rFonts w:ascii="Courier New" w:hAnsi="Courier New" w:cs="Courier New"/>
          <w:sz w:val="20"/>
          <w:szCs w:val="20"/>
        </w:rPr>
        <w:t xml:space="preserve"> data to correct the speed of sound?   y/n </w:t>
      </w:r>
      <w:proofErr w:type="spellStart"/>
      <w:r w:rsidRPr="00F36284">
        <w:rPr>
          <w:rFonts w:ascii="Courier New" w:hAnsi="Courier New"/>
          <w:b/>
          <w:sz w:val="20"/>
          <w:rPrChange w:id="1344" w:author="Tiago Segabinazzi Dotto" w:date="2024-11-05T15:23:00Z" w16du:dateUtc="2024-11-05T15:23:00Z">
            <w:rPr>
              <w:rFonts w:ascii="Courier New" w:hAnsi="Courier New"/>
              <w:sz w:val="20"/>
            </w:rPr>
          </w:rPrChange>
        </w:rPr>
        <w:t>n</w:t>
      </w:r>
      <w:proofErr w:type="spellEnd"/>
    </w:p>
    <w:p w14:paraId="48BBE735" w14:textId="77777777" w:rsidR="004E5A3D" w:rsidRPr="00B37657" w:rsidRDefault="004E5A3D" w:rsidP="004E5A3D">
      <w:pPr>
        <w:pStyle w:val="BodyText"/>
        <w:rPr>
          <w:rFonts w:ascii="Courier New" w:hAnsi="Courier New" w:cs="Courier New"/>
          <w:sz w:val="20"/>
          <w:szCs w:val="20"/>
        </w:rPr>
      </w:pPr>
      <w:r w:rsidRPr="00B37657">
        <w:rPr>
          <w:rFonts w:ascii="Courier New" w:hAnsi="Courier New" w:cs="Courier New"/>
          <w:sz w:val="20"/>
          <w:szCs w:val="20"/>
        </w:rPr>
        <w:t xml:space="preserve">What constant value should be used as fixed salinity (in PSU) for speed of sound correction? </w:t>
      </w:r>
      <w:r w:rsidRPr="00F36284">
        <w:rPr>
          <w:rFonts w:ascii="Courier New" w:hAnsi="Courier New"/>
          <w:b/>
          <w:sz w:val="20"/>
          <w:rPrChange w:id="1345" w:author="Tiago Segabinazzi Dotto" w:date="2024-11-05T15:23:00Z" w16du:dateUtc="2024-11-05T15:23:00Z">
            <w:rPr>
              <w:rFonts w:ascii="Courier New" w:hAnsi="Courier New"/>
              <w:sz w:val="20"/>
            </w:rPr>
          </w:rPrChange>
        </w:rPr>
        <w:t>35.1</w:t>
      </w:r>
    </w:p>
    <w:p w14:paraId="6BA1C84C" w14:textId="77777777" w:rsidR="004E5A3D" w:rsidRPr="00F36284" w:rsidRDefault="004E5A3D" w:rsidP="004E5A3D">
      <w:pPr>
        <w:pStyle w:val="BodyText"/>
        <w:rPr>
          <w:rFonts w:ascii="Courier New" w:hAnsi="Courier New"/>
          <w:b/>
          <w:sz w:val="20"/>
          <w:rPrChange w:id="1346" w:author="Tiago Segabinazzi Dotto" w:date="2024-11-05T15:23:00Z" w16du:dateUtc="2024-11-05T15:23:00Z">
            <w:rPr>
              <w:rFonts w:ascii="Courier New" w:hAnsi="Courier New"/>
              <w:sz w:val="20"/>
            </w:rPr>
          </w:rPrChange>
        </w:rPr>
      </w:pPr>
      <w:r w:rsidRPr="00B37657">
        <w:rPr>
          <w:rFonts w:ascii="Courier New" w:hAnsi="Courier New" w:cs="Courier New"/>
          <w:sz w:val="20"/>
          <w:szCs w:val="20"/>
        </w:rPr>
        <w:t xml:space="preserve">Mean deployment value for the old speed of sound [m/s]: </w:t>
      </w:r>
      <w:r w:rsidRPr="00F36284">
        <w:rPr>
          <w:rFonts w:ascii="Courier New" w:hAnsi="Courier New"/>
          <w:b/>
          <w:sz w:val="20"/>
          <w:rPrChange w:id="1347" w:author="Tiago Segabinazzi Dotto" w:date="2024-11-05T15:23:00Z" w16du:dateUtc="2024-11-05T15:23:00Z">
            <w:rPr>
              <w:rFonts w:ascii="Courier New" w:hAnsi="Courier New"/>
              <w:sz w:val="20"/>
            </w:rPr>
          </w:rPrChange>
        </w:rPr>
        <w:t>1500.00</w:t>
      </w:r>
    </w:p>
    <w:p w14:paraId="388E08F7" w14:textId="77777777" w:rsidR="004E5A3D" w:rsidRPr="00B37657" w:rsidRDefault="004E5A3D" w:rsidP="004E5A3D">
      <w:pPr>
        <w:pStyle w:val="BodyText"/>
        <w:rPr>
          <w:rFonts w:ascii="Courier New" w:hAnsi="Courier New" w:cs="Courier New"/>
          <w:sz w:val="20"/>
          <w:szCs w:val="20"/>
        </w:rPr>
      </w:pPr>
      <w:r w:rsidRPr="00B37657">
        <w:rPr>
          <w:rFonts w:ascii="Courier New" w:hAnsi="Courier New" w:cs="Courier New"/>
          <w:sz w:val="20"/>
          <w:szCs w:val="20"/>
        </w:rPr>
        <w:t xml:space="preserve">Mean deployment value for the new speed of sound [m/s]: </w:t>
      </w:r>
      <w:r w:rsidRPr="00F36284">
        <w:rPr>
          <w:rFonts w:ascii="Courier New" w:hAnsi="Courier New"/>
          <w:b/>
          <w:sz w:val="20"/>
          <w:rPrChange w:id="1348" w:author="Tiago Segabinazzi Dotto" w:date="2024-11-05T15:23:00Z" w16du:dateUtc="2024-11-05T15:23:00Z">
            <w:rPr>
              <w:rFonts w:ascii="Courier New" w:hAnsi="Courier New"/>
              <w:sz w:val="20"/>
            </w:rPr>
          </w:rPrChange>
        </w:rPr>
        <w:t>1492.82</w:t>
      </w:r>
    </w:p>
    <w:p w14:paraId="3BFAC139" w14:textId="77777777" w:rsidR="004E5A3D" w:rsidRPr="00B37657" w:rsidRDefault="004E5A3D" w:rsidP="004E5A3D">
      <w:pPr>
        <w:pStyle w:val="BodyText"/>
        <w:rPr>
          <w:rFonts w:ascii="Courier New" w:hAnsi="Courier New" w:cs="Courier New"/>
          <w:sz w:val="20"/>
          <w:szCs w:val="20"/>
        </w:rPr>
      </w:pPr>
      <w:r w:rsidRPr="00B37657">
        <w:rPr>
          <w:rFonts w:ascii="Courier New" w:hAnsi="Courier New" w:cs="Courier New"/>
          <w:sz w:val="20"/>
          <w:szCs w:val="20"/>
        </w:rPr>
        <w:t xml:space="preserve">u-component </w:t>
      </w:r>
      <w:proofErr w:type="spellStart"/>
      <w:r w:rsidRPr="00B37657">
        <w:rPr>
          <w:rFonts w:ascii="Courier New" w:hAnsi="Courier New" w:cs="Courier New"/>
          <w:sz w:val="20"/>
          <w:szCs w:val="20"/>
        </w:rPr>
        <w:t>despiking</w:t>
      </w:r>
      <w:proofErr w:type="spellEnd"/>
      <w:r w:rsidRPr="00B37657">
        <w:rPr>
          <w:rFonts w:ascii="Courier New" w:hAnsi="Courier New" w:cs="Courier New"/>
          <w:sz w:val="20"/>
          <w:szCs w:val="20"/>
        </w:rPr>
        <w:t>:</w:t>
      </w:r>
    </w:p>
    <w:p w14:paraId="1DD38B37" w14:textId="77777777" w:rsidR="004E5A3D" w:rsidRPr="00B37657" w:rsidRDefault="004E5A3D" w:rsidP="004E5A3D">
      <w:pPr>
        <w:pStyle w:val="BodyText"/>
        <w:rPr>
          <w:rFonts w:ascii="Courier New" w:hAnsi="Courier New" w:cs="Courier New"/>
          <w:sz w:val="20"/>
          <w:szCs w:val="20"/>
        </w:rPr>
      </w:pPr>
      <w:r w:rsidRPr="00B37657">
        <w:rPr>
          <w:rFonts w:ascii="Courier New" w:hAnsi="Courier New" w:cs="Courier New"/>
          <w:sz w:val="20"/>
          <w:szCs w:val="20"/>
        </w:rPr>
        <w:t xml:space="preserve">Further manual editing </w:t>
      </w:r>
      <w:proofErr w:type="gramStart"/>
      <w:r w:rsidRPr="00B37657">
        <w:rPr>
          <w:rFonts w:ascii="Courier New" w:hAnsi="Courier New" w:cs="Courier New"/>
          <w:sz w:val="20"/>
          <w:szCs w:val="20"/>
        </w:rPr>
        <w:t>required?</w:t>
      </w:r>
      <w:proofErr w:type="gramEnd"/>
      <w:r w:rsidRPr="00B37657">
        <w:rPr>
          <w:rFonts w:ascii="Courier New" w:hAnsi="Courier New" w:cs="Courier New"/>
          <w:sz w:val="20"/>
          <w:szCs w:val="20"/>
        </w:rPr>
        <w:t xml:space="preserve"> 0=no, 1=yes: </w:t>
      </w:r>
      <w:r w:rsidRPr="00F36284">
        <w:rPr>
          <w:rFonts w:ascii="Courier New" w:hAnsi="Courier New"/>
          <w:b/>
          <w:sz w:val="20"/>
          <w:rPrChange w:id="1349" w:author="Tiago Segabinazzi Dotto" w:date="2024-11-05T15:23:00Z" w16du:dateUtc="2024-11-05T15:23:00Z">
            <w:rPr>
              <w:rFonts w:ascii="Courier New" w:hAnsi="Courier New"/>
              <w:sz w:val="20"/>
            </w:rPr>
          </w:rPrChange>
        </w:rPr>
        <w:t>0</w:t>
      </w:r>
    </w:p>
    <w:p w14:paraId="579078D9" w14:textId="77777777" w:rsidR="004E5A3D" w:rsidRPr="00B37657" w:rsidRDefault="004E5A3D" w:rsidP="004E5A3D">
      <w:pPr>
        <w:pStyle w:val="BodyText"/>
        <w:rPr>
          <w:rFonts w:ascii="Courier New" w:hAnsi="Courier New" w:cs="Courier New"/>
          <w:sz w:val="20"/>
          <w:szCs w:val="20"/>
        </w:rPr>
      </w:pPr>
      <w:r w:rsidRPr="00B37657">
        <w:rPr>
          <w:rFonts w:ascii="Courier New" w:hAnsi="Courier New" w:cs="Courier New"/>
          <w:sz w:val="20"/>
          <w:szCs w:val="20"/>
        </w:rPr>
        <w:t xml:space="preserve">v-component </w:t>
      </w:r>
      <w:proofErr w:type="spellStart"/>
      <w:r w:rsidRPr="00B37657">
        <w:rPr>
          <w:rFonts w:ascii="Courier New" w:hAnsi="Courier New" w:cs="Courier New"/>
          <w:sz w:val="20"/>
          <w:szCs w:val="20"/>
        </w:rPr>
        <w:t>despiking</w:t>
      </w:r>
      <w:proofErr w:type="spellEnd"/>
      <w:r w:rsidRPr="00B37657">
        <w:rPr>
          <w:rFonts w:ascii="Courier New" w:hAnsi="Courier New" w:cs="Courier New"/>
          <w:sz w:val="20"/>
          <w:szCs w:val="20"/>
        </w:rPr>
        <w:t>:</w:t>
      </w:r>
    </w:p>
    <w:p w14:paraId="5C78FBB1" w14:textId="057DDAF7" w:rsidR="004E5A3D" w:rsidRPr="00B37657" w:rsidRDefault="004E5A3D" w:rsidP="004E5A3D">
      <w:pPr>
        <w:pStyle w:val="BodyText"/>
        <w:rPr>
          <w:rFonts w:ascii="Courier New" w:hAnsi="Courier New" w:cs="Courier New"/>
          <w:sz w:val="20"/>
          <w:szCs w:val="20"/>
        </w:rPr>
      </w:pPr>
      <w:r w:rsidRPr="00B37657">
        <w:rPr>
          <w:rFonts w:ascii="Courier New" w:hAnsi="Courier New" w:cs="Courier New"/>
          <w:sz w:val="20"/>
          <w:szCs w:val="20"/>
        </w:rPr>
        <w:t xml:space="preserve">Further manual editing </w:t>
      </w:r>
      <w:proofErr w:type="gramStart"/>
      <w:r w:rsidRPr="00B37657">
        <w:rPr>
          <w:rFonts w:ascii="Courier New" w:hAnsi="Courier New" w:cs="Courier New"/>
          <w:sz w:val="20"/>
          <w:szCs w:val="20"/>
        </w:rPr>
        <w:t>required?</w:t>
      </w:r>
      <w:proofErr w:type="gramEnd"/>
      <w:r w:rsidRPr="00B37657">
        <w:rPr>
          <w:rFonts w:ascii="Courier New" w:hAnsi="Courier New" w:cs="Courier New"/>
          <w:sz w:val="20"/>
          <w:szCs w:val="20"/>
        </w:rPr>
        <w:t xml:space="preserve"> 0=no, 1=yes:</w:t>
      </w:r>
      <w:ins w:id="1350" w:author="Tiago Segabinazzi Dotto" w:date="2024-11-05T15:23:00Z" w16du:dateUtc="2024-11-05T15:23:00Z">
        <w:r w:rsidR="00505800">
          <w:rPr>
            <w:rFonts w:ascii="Courier New" w:hAnsi="Courier New" w:cs="Courier New"/>
            <w:sz w:val="20"/>
            <w:szCs w:val="20"/>
          </w:rPr>
          <w:t xml:space="preserve"> </w:t>
        </w:r>
        <w:r w:rsidR="00505800" w:rsidRPr="00F36284">
          <w:rPr>
            <w:rFonts w:ascii="Courier New" w:hAnsi="Courier New" w:cs="Courier New"/>
            <w:b/>
            <w:bCs/>
            <w:sz w:val="20"/>
            <w:szCs w:val="20"/>
          </w:rPr>
          <w:t>0</w:t>
        </w:r>
      </w:ins>
    </w:p>
    <w:p w14:paraId="285C8D7E" w14:textId="77777777" w:rsidR="004E5A3D" w:rsidRDefault="004E5A3D" w:rsidP="004E5A3D">
      <w:pPr>
        <w:pStyle w:val="BodyText"/>
      </w:pPr>
    </w:p>
    <w:p w14:paraId="01ACEC99" w14:textId="53F48C8C" w:rsidR="004E5A3D" w:rsidRDefault="004E5A3D" w:rsidP="004E5A3D">
      <w:pPr>
        <w:pStyle w:val="BodyText"/>
      </w:pPr>
      <w:r>
        <w:t>Then</w:t>
      </w:r>
      <w:ins w:id="1351" w:author="Tiago Segabinazzi Dotto" w:date="2024-11-05T15:23:00Z" w16du:dateUtc="2024-11-05T15:23:00Z">
        <w:r w:rsidR="001B56C8">
          <w:t>,</w:t>
        </w:r>
      </w:ins>
      <w:r>
        <w:t xml:space="preserve"> the recorded velocity components are transformed into true east and north components using the local magnetic declination estimated on the median of the deployment and recovery times of each mooring </w:t>
      </w:r>
      <w:del w:id="1352" w:author="Tiago Segabinazzi Dotto" w:date="2024-11-05T15:23:00Z" w16du:dateUtc="2024-11-05T15:23:00Z">
        <w:r>
          <w:delText>from the NOAA's National Geophysical Data Centre (</w:delText>
        </w:r>
        <w:r>
          <w:rPr>
            <w:rStyle w:val="Hyperlink"/>
          </w:rPr>
          <w:delText>http://www.ngdc.noaa.gov/geomag-web/</w:delText>
        </w:r>
        <w:r>
          <w:delText>).</w:delText>
        </w:r>
      </w:del>
    </w:p>
    <w:p w14:paraId="2863816D" w14:textId="77777777" w:rsidR="00C8386A" w:rsidRDefault="004E5A3D" w:rsidP="004E5A3D">
      <w:pPr>
        <w:pStyle w:val="BodyText"/>
        <w:rPr>
          <w:ins w:id="1353" w:author="Tiago Segabinazzi Dotto" w:date="2024-11-05T15:23:00Z" w16du:dateUtc="2024-11-05T15:23:00Z"/>
        </w:rPr>
      </w:pPr>
      <w:del w:id="1354" w:author="Tiago Segabinazzi Dotto" w:date="2024-11-05T15:23:00Z" w16du:dateUtc="2024-11-05T15:23:00Z">
        <w:r>
          <w:lastRenderedPageBreak/>
          <w:delText>Then spikes</w:delText>
        </w:r>
      </w:del>
    </w:p>
    <w:p w14:paraId="61FD6A8B" w14:textId="67C0AC5A" w:rsidR="004E5A3D" w:rsidRDefault="00DC4CA1" w:rsidP="004E5A3D">
      <w:pPr>
        <w:pStyle w:val="BodyText"/>
      </w:pPr>
      <w:ins w:id="1355" w:author="Tiago Segabinazzi Dotto" w:date="2024-11-05T15:23:00Z" w16du:dateUtc="2024-11-05T15:23:00Z">
        <w:r>
          <w:t>S</w:t>
        </w:r>
        <w:r w:rsidR="004E5A3D">
          <w:t>pikes</w:t>
        </w:r>
      </w:ins>
      <w:r w:rsidR="004E5A3D">
        <w:t xml:space="preserve"> from the current meter data are removed using the spike/mean ratio criterion of 10, and visual inspection can also be used to identify remaining spikes. If data gaps are less than 24 hours, they are interpolated linearly in time, otherwise</w:t>
      </w:r>
      <w:ins w:id="1356" w:author="Tiago Segabinazzi Dotto" w:date="2024-11-05T15:23:00Z" w16du:dateUtc="2024-11-05T15:23:00Z">
        <w:r>
          <w:t>,</w:t>
        </w:r>
      </w:ins>
      <w:r w:rsidR="004E5A3D">
        <w:t xml:space="preserve"> flag values are inserted.   </w:t>
      </w:r>
    </w:p>
    <w:p w14:paraId="1D3903AB" w14:textId="77777777" w:rsidR="00DC4CA1" w:rsidRDefault="004E5A3D" w:rsidP="004E5A3D">
      <w:pPr>
        <w:pStyle w:val="BodyText"/>
        <w:rPr>
          <w:ins w:id="1357" w:author="Tiago Segabinazzi Dotto" w:date="2024-11-05T15:23:00Z" w16du:dateUtc="2024-11-05T15:23:00Z"/>
        </w:rPr>
      </w:pPr>
      <w:del w:id="1358" w:author="Tiago Segabinazzi Dotto" w:date="2024-11-05T15:23:00Z" w16du:dateUtc="2024-11-05T15:23:00Z">
        <w:r>
          <w:delText>Despiked</w:delText>
        </w:r>
      </w:del>
    </w:p>
    <w:p w14:paraId="51ED42D8" w14:textId="2F3B5B56" w:rsidR="004E5A3D" w:rsidRDefault="00EB2D10" w:rsidP="004E5A3D">
      <w:pPr>
        <w:pStyle w:val="BodyText"/>
      </w:pPr>
      <w:ins w:id="1359" w:author="Tiago Segabinazzi Dotto" w:date="2024-11-05T15:23:00Z" w16du:dateUtc="2024-11-05T15:23:00Z">
        <w:r>
          <w:t xml:space="preserve">The </w:t>
        </w:r>
        <w:proofErr w:type="spellStart"/>
        <w:r>
          <w:t>despiked</w:t>
        </w:r>
      </w:ins>
      <w:proofErr w:type="spellEnd"/>
      <w:r>
        <w:t xml:space="preserve"> </w:t>
      </w:r>
      <w:r w:rsidR="004E5A3D">
        <w:t xml:space="preserve">data are </w:t>
      </w:r>
      <w:r>
        <w:t>low</w:t>
      </w:r>
      <w:del w:id="1360" w:author="Tiago Segabinazzi Dotto" w:date="2024-11-05T15:23:00Z" w16du:dateUtc="2024-11-05T15:23:00Z">
        <w:r w:rsidR="004E5A3D">
          <w:delText xml:space="preserve"> </w:delText>
        </w:r>
      </w:del>
      <w:ins w:id="1361" w:author="Tiago Segabinazzi Dotto" w:date="2024-11-05T15:23:00Z" w16du:dateUtc="2024-11-05T15:23:00Z">
        <w:r>
          <w:t>-</w:t>
        </w:r>
      </w:ins>
      <w:r w:rsidR="004E5A3D">
        <w:t>pass filtered using a 40-hour Butterworth filter to remove tidal and inertial oscillations</w:t>
      </w:r>
      <w:del w:id="1362" w:author="Tiago Segabinazzi Dotto" w:date="2024-11-05T15:23:00Z" w16du:dateUtc="2024-11-05T15:23:00Z">
        <w:r w:rsidR="004E5A3D">
          <w:delText>,</w:delText>
        </w:r>
      </w:del>
      <w:r w:rsidR="004E5A3D">
        <w:t xml:space="preserve"> and are then interpolated onto 12-hour time steps (figure 4).</w:t>
      </w:r>
    </w:p>
    <w:p w14:paraId="2DFCD2D5" w14:textId="77777777" w:rsidR="00DC4CA1" w:rsidRDefault="00DC4CA1" w:rsidP="004E5A3D">
      <w:pPr>
        <w:pStyle w:val="BodyText"/>
        <w:rPr>
          <w:ins w:id="1363" w:author="Tiago Segabinazzi Dotto" w:date="2024-11-05T15:23:00Z" w16du:dateUtc="2024-11-05T15:23:00Z"/>
        </w:rPr>
      </w:pPr>
    </w:p>
    <w:p w14:paraId="162A3BFA" w14:textId="6B8130C4" w:rsidR="004E5A3D" w:rsidRDefault="004E5A3D" w:rsidP="004E5A3D">
      <w:pPr>
        <w:pStyle w:val="BodyText"/>
      </w:pPr>
      <w:r>
        <w:t xml:space="preserve">Finally, corrected data files that have been </w:t>
      </w:r>
      <w:del w:id="1364" w:author="Tiago Segabinazzi Dotto" w:date="2024-11-05T15:23:00Z" w16du:dateUtc="2024-11-05T15:23:00Z">
        <w:r>
          <w:delText>de-spiked</w:delText>
        </w:r>
      </w:del>
      <w:proofErr w:type="spellStart"/>
      <w:ins w:id="1365" w:author="Tiago Segabinazzi Dotto" w:date="2024-11-05T15:23:00Z" w16du:dateUtc="2024-11-05T15:23:00Z">
        <w:r>
          <w:t>despiked</w:t>
        </w:r>
      </w:ins>
      <w:proofErr w:type="spellEnd"/>
      <w:r>
        <w:t xml:space="preserve"> and interpolated onto </w:t>
      </w:r>
      <w:r w:rsidR="005758C4">
        <w:t>12</w:t>
      </w:r>
      <w:del w:id="1366" w:author="Tiago Segabinazzi Dotto" w:date="2024-11-05T15:23:00Z" w16du:dateUtc="2024-11-05T15:23:00Z">
        <w:r>
          <w:delText xml:space="preserve"> </w:delText>
        </w:r>
      </w:del>
      <w:ins w:id="1367" w:author="Tiago Segabinazzi Dotto" w:date="2024-11-05T15:23:00Z" w16du:dateUtc="2024-11-05T15:23:00Z">
        <w:r w:rsidR="005758C4">
          <w:t>-</w:t>
        </w:r>
      </w:ins>
      <w:r>
        <w:t xml:space="preserve">hour time steps are saved in </w:t>
      </w:r>
      <w:r>
        <w:rPr>
          <w:i/>
          <w:iCs/>
        </w:rPr>
        <w:t>.</w:t>
      </w:r>
      <w:proofErr w:type="spellStart"/>
      <w:r>
        <w:rPr>
          <w:i/>
          <w:iCs/>
        </w:rPr>
        <w:t>edt</w:t>
      </w:r>
      <w:proofErr w:type="spellEnd"/>
      <w:r>
        <w:t xml:space="preserve"> files in </w:t>
      </w:r>
      <w:del w:id="1368" w:author="Tiago Segabinazzi Dotto" w:date="2024-11-05T15:23:00Z" w16du:dateUtc="2024-11-05T15:23:00Z">
        <w:r>
          <w:delText xml:space="preserve"> </w:delText>
        </w:r>
      </w:del>
      <w:r w:rsidRPr="00A92C9F">
        <w:rPr>
          <w:color w:val="0070C0"/>
        </w:rPr>
        <w:t>~\</w:t>
      </w:r>
      <w:proofErr w:type="spellStart"/>
      <w:r w:rsidRPr="00A92C9F">
        <w:rPr>
          <w:color w:val="0070C0"/>
        </w:rPr>
        <w:t>osnap</w:t>
      </w:r>
      <w:proofErr w:type="spellEnd"/>
      <w:r w:rsidRPr="00A92C9F">
        <w:rPr>
          <w:color w:val="0070C0"/>
        </w:rPr>
        <w:t>\data\moor\proc\rteb1_</w:t>
      </w:r>
      <w:r>
        <w:rPr>
          <w:color w:val="0070C0"/>
        </w:rPr>
        <w:t>XX</w:t>
      </w:r>
      <w:r w:rsidRPr="00A92C9F">
        <w:rPr>
          <w:color w:val="0070C0"/>
        </w:rPr>
        <w:t>_</w:t>
      </w:r>
      <w:r>
        <w:rPr>
          <w:color w:val="0070C0"/>
        </w:rPr>
        <w:t>XXXX</w:t>
      </w:r>
      <w:r w:rsidRPr="00A92C9F">
        <w:rPr>
          <w:color w:val="0070C0"/>
        </w:rPr>
        <w:t>\</w:t>
      </w:r>
      <w:r>
        <w:rPr>
          <w:color w:val="0070C0"/>
        </w:rPr>
        <w:t>nor\</w:t>
      </w:r>
      <w:r>
        <w:t>.</w:t>
      </w:r>
    </w:p>
    <w:p w14:paraId="6D4BA1B0" w14:textId="77777777" w:rsidR="004E5A3D" w:rsidRDefault="004E5A3D" w:rsidP="004E5A3D">
      <w:pPr>
        <w:pStyle w:val="Heading3"/>
        <w:pageBreakBefore/>
      </w:pPr>
      <w:bookmarkStart w:id="1369" w:name="_Toc108243109"/>
      <w:r>
        <w:lastRenderedPageBreak/>
        <w:t>Stage 4 – Data gridding of individual deployment</w:t>
      </w:r>
      <w:bookmarkEnd w:id="1369"/>
    </w:p>
    <w:p w14:paraId="09936510" w14:textId="77777777" w:rsidR="00691DC5" w:rsidRDefault="004E5A3D" w:rsidP="004E5A3D">
      <w:pPr>
        <w:pStyle w:val="BodyText"/>
        <w:rPr>
          <w:ins w:id="1370" w:author="Tiago Segabinazzi Dotto" w:date="2024-11-05T15:23:00Z" w16du:dateUtc="2024-11-05T15:23:00Z"/>
        </w:rPr>
      </w:pPr>
      <w:del w:id="1371" w:author="Tiago Segabinazzi Dotto" w:date="2024-11-05T15:23:00Z" w16du:dateUtc="2024-11-05T15:23:00Z">
        <w:r>
          <w:delText xml:space="preserve">A. </w:delText>
        </w:r>
      </w:del>
    </w:p>
    <w:p w14:paraId="0986BBCD" w14:textId="5638BB8C" w:rsidR="004E5A3D" w:rsidRDefault="004E5A3D" w:rsidP="004E5A3D">
      <w:pPr>
        <w:pStyle w:val="BodyText"/>
      </w:pPr>
      <w:r>
        <w:t xml:space="preserve">Create </w:t>
      </w:r>
      <w:commentRangeStart w:id="1372"/>
      <w:ins w:id="1373" w:author="Tiago Segabinazzi Dotto" w:date="2024-11-05T15:23:00Z" w16du:dateUtc="2024-11-05T15:23:00Z">
        <w:r w:rsidR="00691DC5">
          <w:t xml:space="preserve">a </w:t>
        </w:r>
      </w:ins>
      <w:r>
        <w:t xml:space="preserve">new case </w:t>
      </w:r>
      <w:commentRangeEnd w:id="1372"/>
      <w:r w:rsidR="001F3625">
        <w:rPr>
          <w:rStyle w:val="CommentReference"/>
          <w:rFonts w:cs="Mangal"/>
        </w:rPr>
        <w:commentReference w:id="1372"/>
      </w:r>
      <w:r>
        <w:t>and run the script:</w:t>
      </w:r>
    </w:p>
    <w:p w14:paraId="10DF5974" w14:textId="675470C1" w:rsidR="004E5A3D" w:rsidRPr="008B79E5" w:rsidRDefault="004E5A3D" w:rsidP="004E5A3D">
      <w:pPr>
        <w:pStyle w:val="BodyText"/>
        <w:rPr>
          <w:i/>
          <w:iCs/>
          <w:color w:val="FF0000"/>
        </w:rPr>
      </w:pPr>
      <w:r w:rsidRPr="008B79E5">
        <w:rPr>
          <w:i/>
          <w:iCs/>
          <w:color w:val="FF0000"/>
        </w:rPr>
        <w:t>~\</w:t>
      </w:r>
      <w:proofErr w:type="spellStart"/>
      <w:r w:rsidRPr="008B79E5">
        <w:rPr>
          <w:i/>
          <w:iCs/>
          <w:color w:val="FF0000"/>
        </w:rPr>
        <w:t>osnap</w:t>
      </w:r>
      <w:proofErr w:type="spellEnd"/>
      <w:r w:rsidRPr="008B79E5">
        <w:rPr>
          <w:i/>
          <w:iCs/>
          <w:color w:val="FF0000"/>
        </w:rPr>
        <w:t>\exec\</w:t>
      </w:r>
      <w:r>
        <w:rPr>
          <w:i/>
          <w:iCs/>
          <w:color w:val="FF0000"/>
        </w:rPr>
        <w:t>$cruise</w:t>
      </w:r>
      <w:r w:rsidRPr="008B79E5">
        <w:rPr>
          <w:i/>
          <w:iCs/>
          <w:color w:val="FF0000"/>
        </w:rPr>
        <w:t>\stage3\gridding\CM\</w:t>
      </w:r>
      <w:proofErr w:type="spellStart"/>
      <w:r w:rsidRPr="00F36284">
        <w:rPr>
          <w:b/>
          <w:i/>
          <w:color w:val="FF0000"/>
          <w:rPrChange w:id="1374" w:author="Tiago Segabinazzi Dotto" w:date="2024-11-05T15:23:00Z" w16du:dateUtc="2024-11-05T15:23:00Z">
            <w:rPr>
              <w:i/>
              <w:color w:val="FF0000"/>
            </w:rPr>
          </w:rPrChange>
        </w:rPr>
        <w:t>velocity_grid_nor</w:t>
      </w:r>
      <w:ins w:id="1375" w:author="Tiago Segabinazzi Dotto" w:date="2024-11-05T15:23:00Z" w16du:dateUtc="2024-11-05T15:23:00Z">
        <w:r w:rsidR="00691DC5">
          <w:rPr>
            <w:b/>
            <w:bCs/>
            <w:i/>
            <w:iCs/>
            <w:color w:val="FF0000"/>
          </w:rPr>
          <w:t>.m</w:t>
        </w:r>
      </w:ins>
      <w:proofErr w:type="spellEnd"/>
    </w:p>
    <w:p w14:paraId="25F53A31" w14:textId="77777777" w:rsidR="00691DC5" w:rsidRDefault="004E5A3D" w:rsidP="004E5A3D">
      <w:pPr>
        <w:pStyle w:val="BodyText"/>
        <w:rPr>
          <w:ins w:id="1376" w:author="Tiago Segabinazzi Dotto" w:date="2024-11-05T15:23:00Z" w16du:dateUtc="2024-11-05T15:23:00Z"/>
        </w:rPr>
      </w:pPr>
      <w:del w:id="1377" w:author="Tiago Segabinazzi Dotto" w:date="2024-11-05T15:23:00Z" w16du:dateUtc="2024-11-05T15:23:00Z">
        <w:r>
          <w:delText xml:space="preserve">C. </w:delText>
        </w:r>
      </w:del>
    </w:p>
    <w:p w14:paraId="63777089" w14:textId="19495040" w:rsidR="004E5A3D" w:rsidRDefault="004E5A3D" w:rsidP="004E5A3D">
      <w:pPr>
        <w:pStyle w:val="BodyText"/>
      </w:pPr>
      <w:r>
        <w:t xml:space="preserve">Data are saved as a </w:t>
      </w:r>
      <w:ins w:id="1378" w:author="Tiago Segabinazzi Dotto" w:date="2024-11-05T15:23:00Z" w16du:dateUtc="2024-11-05T15:23:00Z">
        <w:r w:rsidR="00691DC5" w:rsidRPr="00F36284">
          <w:rPr>
            <w:i/>
            <w:iCs/>
          </w:rPr>
          <w:t>.</w:t>
        </w:r>
      </w:ins>
      <w:r w:rsidRPr="00F36284">
        <w:rPr>
          <w:i/>
          <w:rPrChange w:id="1379" w:author="Tiago Segabinazzi Dotto" w:date="2024-11-05T15:23:00Z" w16du:dateUtc="2024-11-05T15:23:00Z">
            <w:rPr/>
          </w:rPrChange>
        </w:rPr>
        <w:t>mat</w:t>
      </w:r>
      <w:r>
        <w:t xml:space="preserve"> file </w:t>
      </w:r>
      <w:r w:rsidRPr="003E1C1D">
        <w:rPr>
          <w:color w:val="000000"/>
        </w:rPr>
        <w:t>in</w:t>
      </w:r>
      <w:r w:rsidRPr="008B79E5">
        <w:rPr>
          <w:i/>
          <w:iCs/>
          <w:color w:val="00B050"/>
        </w:rPr>
        <w:t xml:space="preserve"> </w:t>
      </w:r>
      <w:del w:id="1380" w:author="Tiago Segabinazzi Dotto" w:date="2024-11-05T15:23:00Z" w16du:dateUtc="2024-11-05T15:23:00Z">
        <w:r w:rsidRPr="008B79E5">
          <w:rPr>
            <w:i/>
            <w:iCs/>
            <w:color w:val="00B050"/>
          </w:rPr>
          <w:delText xml:space="preserve"> </w:delText>
        </w:r>
      </w:del>
      <w:r w:rsidRPr="008B79E5">
        <w:rPr>
          <w:i/>
          <w:iCs/>
          <w:color w:val="00B050"/>
        </w:rPr>
        <w:t>~\</w:t>
      </w:r>
      <w:proofErr w:type="spellStart"/>
      <w:r w:rsidRPr="008B79E5">
        <w:rPr>
          <w:i/>
          <w:iCs/>
          <w:color w:val="00B050"/>
        </w:rPr>
        <w:t>osnap</w:t>
      </w:r>
      <w:proofErr w:type="spellEnd"/>
      <w:r w:rsidRPr="008B79E5">
        <w:rPr>
          <w:i/>
          <w:iCs/>
          <w:color w:val="00B050"/>
        </w:rPr>
        <w:t>\data\moor\proc\</w:t>
      </w:r>
      <w:proofErr w:type="spellStart"/>
      <w:r w:rsidRPr="008B79E5">
        <w:rPr>
          <w:i/>
          <w:iCs/>
          <w:color w:val="00B050"/>
        </w:rPr>
        <w:t>velocity_grid</w:t>
      </w:r>
      <w:proofErr w:type="spellEnd"/>
      <w:r w:rsidRPr="008B79E5">
        <w:rPr>
          <w:i/>
          <w:iCs/>
          <w:color w:val="00B050"/>
        </w:rPr>
        <w:t>\</w:t>
      </w:r>
    </w:p>
    <w:p w14:paraId="19CBCCC5" w14:textId="77777777" w:rsidR="00691DC5" w:rsidRDefault="00691DC5" w:rsidP="004E5A3D">
      <w:pPr>
        <w:pStyle w:val="BodyText"/>
        <w:rPr>
          <w:ins w:id="1381" w:author="Tiago Segabinazzi Dotto" w:date="2024-11-05T15:23:00Z" w16du:dateUtc="2024-11-05T15:23:00Z"/>
        </w:rPr>
      </w:pPr>
    </w:p>
    <w:p w14:paraId="782516DA" w14:textId="24CDC41E" w:rsidR="004E5A3D" w:rsidRDefault="004E5A3D" w:rsidP="00F36284">
      <w:pPr>
        <w:pStyle w:val="Heading3"/>
        <w:pPrChange w:id="1382" w:author="Tiago Segabinazzi Dotto" w:date="2024-11-05T15:23:00Z" w16du:dateUtc="2024-11-05T15:23:00Z">
          <w:pPr>
            <w:pStyle w:val="BodyText"/>
          </w:pPr>
        </w:pPrChange>
      </w:pPr>
      <w:r>
        <w:t>Stage 5 – Gridding and merging of the several years of deployment</w:t>
      </w:r>
    </w:p>
    <w:p w14:paraId="3C119AF6" w14:textId="77777777" w:rsidR="00691DC5" w:rsidRDefault="00691DC5" w:rsidP="004E5A3D">
      <w:pPr>
        <w:pStyle w:val="BodyText"/>
        <w:rPr>
          <w:ins w:id="1383" w:author="Tiago Segabinazzi Dotto" w:date="2024-11-05T15:23:00Z" w16du:dateUtc="2024-11-05T15:23:00Z"/>
        </w:rPr>
      </w:pPr>
    </w:p>
    <w:p w14:paraId="41EA964B" w14:textId="77777777" w:rsidR="004E5A3D" w:rsidRDefault="004E5A3D" w:rsidP="004E5A3D">
      <w:pPr>
        <w:pStyle w:val="BodyText"/>
        <w:rPr>
          <w:del w:id="1384" w:author="Tiago Segabinazzi Dotto" w:date="2024-11-05T15:23:00Z" w16du:dateUtc="2024-11-05T15:23:00Z"/>
        </w:rPr>
      </w:pPr>
      <w:r>
        <w:t xml:space="preserve">Create </w:t>
      </w:r>
      <w:ins w:id="1385" w:author="Tiago Segabinazzi Dotto" w:date="2024-11-05T15:23:00Z" w16du:dateUtc="2024-11-05T15:23:00Z">
        <w:r w:rsidR="00691DC5">
          <w:t xml:space="preserve">a </w:t>
        </w:r>
        <w:r w:rsidR="00691DC5" w:rsidRPr="00F36284">
          <w:rPr>
            <w:i/>
            <w:iCs/>
          </w:rPr>
          <w:t>.</w:t>
        </w:r>
      </w:ins>
      <w:proofErr w:type="spellStart"/>
      <w:r w:rsidRPr="00F36284">
        <w:rPr>
          <w:i/>
          <w:rPrChange w:id="1386" w:author="Tiago Segabinazzi Dotto" w:date="2024-11-05T15:23:00Z" w16du:dateUtc="2024-11-05T15:23:00Z">
            <w:rPr/>
          </w:rPrChange>
        </w:rPr>
        <w:t>dat</w:t>
      </w:r>
      <w:proofErr w:type="spellEnd"/>
      <w:r>
        <w:t xml:space="preserve"> </w:t>
      </w:r>
      <w:del w:id="1387" w:author="Tiago Segabinazzi Dotto" w:date="2024-11-05T15:23:00Z" w16du:dateUtc="2024-11-05T15:23:00Z">
        <w:r>
          <w:delText>files</w:delText>
        </w:r>
      </w:del>
      <w:ins w:id="1388" w:author="Tiago Segabinazzi Dotto" w:date="2024-11-05T15:23:00Z" w16du:dateUtc="2024-11-05T15:23:00Z">
        <w:r>
          <w:t>file</w:t>
        </w:r>
      </w:ins>
      <w:r>
        <w:t xml:space="preserve"> </w:t>
      </w:r>
      <w:proofErr w:type="gramStart"/>
      <w:r>
        <w:t>e.g</w:t>
      </w:r>
      <w:proofErr w:type="gramEnd"/>
    </w:p>
    <w:p w14:paraId="5F9480B4" w14:textId="645AC4D1" w:rsidR="004E5A3D" w:rsidRPr="00F029C6" w:rsidRDefault="004E5A3D" w:rsidP="004E5A3D">
      <w:pPr>
        <w:pStyle w:val="BodyText"/>
        <w:rPr>
          <w:i/>
          <w:iCs/>
          <w:color w:val="FF0000"/>
        </w:rPr>
      </w:pPr>
      <w:del w:id="1389" w:author="Tiago Segabinazzi Dotto" w:date="2024-11-05T15:23:00Z" w16du:dateUtc="2024-11-05T15:23:00Z">
        <w:r w:rsidRPr="00F029C6">
          <w:rPr>
            <w:i/>
            <w:iCs/>
            <w:color w:val="FF0000"/>
          </w:rPr>
          <w:delText>~ \</w:delText>
        </w:r>
      </w:del>
      <w:ins w:id="1390" w:author="Tiago Segabinazzi Dotto" w:date="2024-11-05T15:23:00Z" w16du:dateUtc="2024-11-05T15:23:00Z">
        <w:r w:rsidR="00691DC5">
          <w:t xml:space="preserve">., </w:t>
        </w:r>
        <w:r w:rsidRPr="00F029C6">
          <w:rPr>
            <w:i/>
            <w:iCs/>
            <w:color w:val="FF0000"/>
          </w:rPr>
          <w:t>~\</w:t>
        </w:r>
      </w:ins>
      <w:proofErr w:type="spellStart"/>
      <w:r w:rsidRPr="00F029C6">
        <w:rPr>
          <w:i/>
          <w:iCs/>
          <w:color w:val="FF0000"/>
        </w:rPr>
        <w:t>osnap</w:t>
      </w:r>
      <w:proofErr w:type="spellEnd"/>
      <w:r w:rsidRPr="00F029C6">
        <w:rPr>
          <w:i/>
          <w:iCs/>
          <w:color w:val="FF0000"/>
        </w:rPr>
        <w:t>\exec\</w:t>
      </w:r>
      <w:r>
        <w:rPr>
          <w:i/>
          <w:iCs/>
          <w:color w:val="FF0000"/>
        </w:rPr>
        <w:t>$cruise</w:t>
      </w:r>
      <w:r w:rsidRPr="00F029C6">
        <w:rPr>
          <w:i/>
          <w:iCs/>
          <w:color w:val="FF0000"/>
        </w:rPr>
        <w:t>\stage3\gridding\CM\ rteb_CM_osnap_03_2016.dat</w:t>
      </w:r>
    </w:p>
    <w:p w14:paraId="2069EC7E" w14:textId="77777777" w:rsidR="00691DC5" w:rsidRDefault="00691DC5" w:rsidP="004E5A3D">
      <w:pPr>
        <w:pStyle w:val="BodyText"/>
        <w:rPr>
          <w:ins w:id="1391" w:author="Tiago Segabinazzi Dotto" w:date="2024-11-05T15:23:00Z" w16du:dateUtc="2024-11-05T15:23:00Z"/>
          <w:i/>
          <w:iCs/>
          <w:sz w:val="20"/>
          <w:szCs w:val="20"/>
        </w:rPr>
      </w:pPr>
    </w:p>
    <w:p w14:paraId="5F1A61D7" w14:textId="4A39523F" w:rsidR="004E5A3D" w:rsidRPr="00AF28F4" w:rsidRDefault="004E5A3D" w:rsidP="004E5A3D">
      <w:pPr>
        <w:pStyle w:val="BodyText"/>
        <w:rPr>
          <w:i/>
          <w:iCs/>
          <w:sz w:val="20"/>
          <w:szCs w:val="20"/>
        </w:rPr>
      </w:pPr>
      <w:r w:rsidRPr="00AF28F4">
        <w:rPr>
          <w:i/>
          <w:iCs/>
          <w:sz w:val="20"/>
          <w:szCs w:val="20"/>
        </w:rPr>
        <w:t>Note that if data instruments were not available (</w:t>
      </w:r>
      <w:proofErr w:type="gramStart"/>
      <w:r w:rsidRPr="00AF28F4">
        <w:rPr>
          <w:i/>
          <w:iCs/>
          <w:sz w:val="20"/>
          <w:szCs w:val="20"/>
        </w:rPr>
        <w:t>e.g</w:t>
      </w:r>
      <w:proofErr w:type="gramEnd"/>
      <w:del w:id="1392" w:author="Tiago Segabinazzi Dotto" w:date="2024-11-05T15:23:00Z" w16du:dateUtc="2024-11-05T15:23:00Z">
        <w:r w:rsidRPr="00AF28F4">
          <w:rPr>
            <w:i/>
            <w:iCs/>
            <w:sz w:val="20"/>
            <w:szCs w:val="20"/>
          </w:rPr>
          <w:delText>.</w:delText>
        </w:r>
      </w:del>
      <w:ins w:id="1393" w:author="Tiago Segabinazzi Dotto" w:date="2024-11-05T15:23:00Z" w16du:dateUtc="2024-11-05T15:23:00Z">
        <w:r w:rsidRPr="00AF28F4">
          <w:rPr>
            <w:i/>
            <w:iCs/>
            <w:sz w:val="20"/>
            <w:szCs w:val="20"/>
          </w:rPr>
          <w:t>.</w:t>
        </w:r>
        <w:r w:rsidR="00691DC5">
          <w:rPr>
            <w:i/>
            <w:iCs/>
            <w:sz w:val="20"/>
            <w:szCs w:val="20"/>
          </w:rPr>
          <w:t>,</w:t>
        </w:r>
      </w:ins>
      <w:r w:rsidRPr="00AF28F4">
        <w:rPr>
          <w:i/>
          <w:iCs/>
          <w:sz w:val="20"/>
          <w:szCs w:val="20"/>
        </w:rPr>
        <w:t xml:space="preserve"> an instrument failed) then that should not be included in the .</w:t>
      </w:r>
      <w:proofErr w:type="spellStart"/>
      <w:r w:rsidRPr="00AF28F4">
        <w:rPr>
          <w:i/>
          <w:iCs/>
          <w:sz w:val="20"/>
          <w:szCs w:val="20"/>
        </w:rPr>
        <w:t>dat</w:t>
      </w:r>
      <w:proofErr w:type="spellEnd"/>
      <w:r w:rsidRPr="00AF28F4">
        <w:rPr>
          <w:i/>
          <w:iCs/>
          <w:sz w:val="20"/>
          <w:szCs w:val="20"/>
        </w:rPr>
        <w:t xml:space="preserve"> file</w:t>
      </w:r>
      <w:r>
        <w:rPr>
          <w:i/>
          <w:iCs/>
          <w:sz w:val="20"/>
          <w:szCs w:val="20"/>
        </w:rPr>
        <w:t xml:space="preserve">. Make sure </w:t>
      </w:r>
      <w:ins w:id="1394" w:author="Tiago Segabinazzi Dotto" w:date="2024-11-05T15:23:00Z" w16du:dateUtc="2024-11-05T15:23:00Z">
        <w:r w:rsidR="00691DC5">
          <w:rPr>
            <w:i/>
            <w:iCs/>
            <w:sz w:val="20"/>
            <w:szCs w:val="20"/>
          </w:rPr>
          <w:t xml:space="preserve">the </w:t>
        </w:r>
      </w:ins>
      <w:r>
        <w:rPr>
          <w:i/>
          <w:iCs/>
          <w:sz w:val="20"/>
          <w:szCs w:val="20"/>
        </w:rPr>
        <w:t>number order of instruments is sequential!</w:t>
      </w:r>
    </w:p>
    <w:p w14:paraId="1FAFBB7E" w14:textId="77777777" w:rsidR="00691DC5" w:rsidRDefault="00691DC5" w:rsidP="004E5A3D">
      <w:pPr>
        <w:pStyle w:val="BodyText"/>
        <w:rPr>
          <w:ins w:id="1395" w:author="Tiago Segabinazzi Dotto" w:date="2024-11-05T15:23:00Z" w16du:dateUtc="2024-11-05T15:23:00Z"/>
        </w:rPr>
      </w:pPr>
    </w:p>
    <w:p w14:paraId="122856E4" w14:textId="138CA87F" w:rsidR="004E5A3D" w:rsidRDefault="004E5A3D" w:rsidP="004E5A3D">
      <w:pPr>
        <w:pStyle w:val="BodyText"/>
      </w:pPr>
      <w:r>
        <w:t xml:space="preserve">Copy </w:t>
      </w:r>
      <w:ins w:id="1396" w:author="Tiago Segabinazzi Dotto" w:date="2024-11-05T15:23:00Z" w16du:dateUtc="2024-11-05T15:23:00Z">
        <w:r w:rsidR="00691DC5">
          <w:t xml:space="preserve">the </w:t>
        </w:r>
      </w:ins>
      <w:r>
        <w:t>old file</w:t>
      </w:r>
      <w:ins w:id="1397" w:author="Tiago Segabinazzi Dotto" w:date="2024-11-05T15:23:00Z" w16du:dateUtc="2024-11-05T15:23:00Z">
        <w:r w:rsidR="00691DC5">
          <w:t>,</w:t>
        </w:r>
      </w:ins>
      <w:r>
        <w:t xml:space="preserve"> </w:t>
      </w:r>
      <w:proofErr w:type="gramStart"/>
      <w:r>
        <w:t>e.g</w:t>
      </w:r>
      <w:proofErr w:type="gramEnd"/>
      <w:del w:id="1398" w:author="Tiago Segabinazzi Dotto" w:date="2024-11-05T15:23:00Z" w16du:dateUtc="2024-11-05T15:23:00Z">
        <w:r>
          <w:delText>.</w:delText>
        </w:r>
      </w:del>
      <w:ins w:id="1399" w:author="Tiago Segabinazzi Dotto" w:date="2024-11-05T15:23:00Z" w16du:dateUtc="2024-11-05T15:23:00Z">
        <w:r>
          <w:t>.</w:t>
        </w:r>
        <w:r w:rsidR="00691DC5">
          <w:t>,</w:t>
        </w:r>
      </w:ins>
      <w:r>
        <w:t xml:space="preserve"> </w:t>
      </w:r>
      <w:commentRangeStart w:id="1400"/>
      <w:r w:rsidRPr="00F029C6">
        <w:rPr>
          <w:i/>
          <w:iCs/>
          <w:color w:val="FF0000"/>
        </w:rPr>
        <w:t>CM_rteb_merging_02_2015.m</w:t>
      </w:r>
      <w:commentRangeEnd w:id="1400"/>
      <w:ins w:id="1401" w:author="Tiago Segabinazzi Dotto" w:date="2024-11-05T15:23:00Z" w16du:dateUtc="2024-11-05T15:23:00Z">
        <w:r w:rsidR="00691DC5">
          <w:rPr>
            <w:rStyle w:val="CommentReference"/>
            <w:rFonts w:cs="Mangal"/>
          </w:rPr>
          <w:commentReference w:id="1400"/>
        </w:r>
        <w:r w:rsidR="00691DC5">
          <w:t>,</w:t>
        </w:r>
      </w:ins>
      <w:r w:rsidR="00691DC5">
        <w:t xml:space="preserve"> </w:t>
      </w:r>
      <w:r>
        <w:t xml:space="preserve">and rename </w:t>
      </w:r>
      <w:del w:id="1402" w:author="Tiago Segabinazzi Dotto" w:date="2024-11-05T15:23:00Z" w16du:dateUtc="2024-11-05T15:23:00Z">
        <w:r>
          <w:delText>then</w:delText>
        </w:r>
      </w:del>
      <w:ins w:id="1403" w:author="Tiago Segabinazzi Dotto" w:date="2024-11-05T15:23:00Z" w16du:dateUtc="2024-11-05T15:23:00Z">
        <w:r w:rsidR="00691DC5">
          <w:t>it. Then,</w:t>
        </w:r>
      </w:ins>
      <w:r w:rsidR="00691DC5">
        <w:t xml:space="preserve"> </w:t>
      </w:r>
      <w:r>
        <w:t>edit as follows:</w:t>
      </w:r>
    </w:p>
    <w:p w14:paraId="309A1DE1" w14:textId="77777777" w:rsidR="004E5A3D" w:rsidRPr="00DF691F" w:rsidRDefault="004E5A3D" w:rsidP="004E5A3D">
      <w:pPr>
        <w:pStyle w:val="BodyText"/>
        <w:numPr>
          <w:ilvl w:val="0"/>
          <w:numId w:val="2"/>
        </w:numPr>
      </w:pPr>
      <w:r>
        <w:rPr>
          <w:rFonts w:ascii="Calibri" w:hAnsi="Calibri" w:cs="Calibri"/>
        </w:rPr>
        <w:t>Create new moor (e.g. m</w:t>
      </w:r>
      <w:r>
        <w:rPr>
          <w:rFonts w:ascii="Calibri" w:hAnsi="Calibri" w:cs="Calibri"/>
          <w:lang w:eastAsia="en-GB"/>
        </w:rPr>
        <w:t>oor3 = 'rteb_CM_osnap_03_2016')</w:t>
      </w:r>
    </w:p>
    <w:p w14:paraId="23790B4B" w14:textId="77777777" w:rsidR="004E5A3D" w:rsidRPr="00DF691F" w:rsidRDefault="004E5A3D" w:rsidP="004E5A3D">
      <w:pPr>
        <w:pStyle w:val="BodyText"/>
        <w:numPr>
          <w:ilvl w:val="0"/>
          <w:numId w:val="2"/>
        </w:numPr>
      </w:pPr>
      <w:r>
        <w:rPr>
          <w:rFonts w:ascii="Calibri" w:hAnsi="Calibri" w:cs="Calibri"/>
          <w:lang w:eastAsia="en-GB"/>
        </w:rPr>
        <w:t xml:space="preserve">Rename </w:t>
      </w:r>
      <w:commentRangeStart w:id="1404"/>
      <w:r>
        <w:rPr>
          <w:rFonts w:ascii="Calibri" w:hAnsi="Calibri" w:cs="Calibri"/>
          <w:lang w:eastAsia="en-GB"/>
        </w:rPr>
        <w:t>directories</w:t>
      </w:r>
      <w:commentRangeEnd w:id="1404"/>
      <w:r w:rsidR="00691DC5">
        <w:rPr>
          <w:rStyle w:val="CommentReference"/>
          <w:rFonts w:cs="Mangal"/>
        </w:rPr>
        <w:commentReference w:id="1404"/>
      </w:r>
    </w:p>
    <w:p w14:paraId="75B30BD1" w14:textId="77777777" w:rsidR="004E5A3D" w:rsidRDefault="004E5A3D" w:rsidP="004E5A3D">
      <w:pPr>
        <w:pStyle w:val="BodyText"/>
        <w:numPr>
          <w:ilvl w:val="0"/>
          <w:numId w:val="2"/>
        </w:numPr>
      </w:pPr>
      <w:r>
        <w:rPr>
          <w:rFonts w:ascii="Calibri" w:hAnsi="Calibri" w:cs="Calibri"/>
          <w:lang w:eastAsia="en-GB"/>
        </w:rPr>
        <w:t xml:space="preserve">Edit time variables </w:t>
      </w:r>
      <w:proofErr w:type="spellStart"/>
      <w:r w:rsidRPr="00DF691F">
        <w:rPr>
          <w:rFonts w:ascii="Calibri" w:hAnsi="Calibri" w:cs="Calibri"/>
          <w:b/>
          <w:bCs/>
          <w:lang w:eastAsia="en-GB"/>
        </w:rPr>
        <w:t>jg_end</w:t>
      </w:r>
      <w:proofErr w:type="spellEnd"/>
      <w:r>
        <w:rPr>
          <w:rFonts w:ascii="Calibri" w:hAnsi="Calibri" w:cs="Calibri"/>
          <w:lang w:eastAsia="en-GB"/>
        </w:rPr>
        <w:t xml:space="preserve"> and </w:t>
      </w:r>
      <w:proofErr w:type="spellStart"/>
      <w:r w:rsidRPr="00DF691F">
        <w:rPr>
          <w:rFonts w:ascii="Calibri" w:hAnsi="Calibri" w:cs="Calibri"/>
          <w:b/>
          <w:bCs/>
          <w:lang w:eastAsia="en-GB"/>
        </w:rPr>
        <w:t>lastyeardata</w:t>
      </w:r>
      <w:proofErr w:type="spellEnd"/>
    </w:p>
    <w:p w14:paraId="70D94D61" w14:textId="77777777" w:rsidR="004E5A3D" w:rsidRDefault="004E5A3D" w:rsidP="004E5A3D">
      <w:pPr>
        <w:widowControl/>
        <w:numPr>
          <w:ilvl w:val="0"/>
          <w:numId w:val="2"/>
        </w:numPr>
        <w:suppressAutoHyphens w:val="0"/>
        <w:autoSpaceDE w:val="0"/>
      </w:pPr>
      <w:r>
        <w:rPr>
          <w:rFonts w:ascii="Calibri" w:hAnsi="Calibri" w:cs="Calibri"/>
          <w:lang w:eastAsia="en-GB"/>
        </w:rPr>
        <w:t>Add a new cruise (e.g. 2c.  OSNAP 3 (DY053 --&gt; $CRUISE)), copy the relevant code and rename variables to reflect new cruise number (i.e. 3 &gt; 4, 4 &gt; 5 etc.)</w:t>
      </w:r>
    </w:p>
    <w:p w14:paraId="5B7A7733" w14:textId="77777777" w:rsidR="004E5A3D" w:rsidRPr="00DF691F" w:rsidRDefault="004E5A3D" w:rsidP="004E5A3D">
      <w:pPr>
        <w:widowControl/>
        <w:suppressAutoHyphens w:val="0"/>
        <w:autoSpaceDE w:val="0"/>
        <w:ind w:left="720"/>
      </w:pPr>
    </w:p>
    <w:p w14:paraId="043BCE33" w14:textId="77777777" w:rsidR="004E5A3D" w:rsidRDefault="004E5A3D" w:rsidP="004E5A3D">
      <w:pPr>
        <w:widowControl/>
        <w:suppressAutoHyphens w:val="0"/>
        <w:autoSpaceDE w:val="0"/>
        <w:rPr>
          <w:rFonts w:ascii="Calibri" w:hAnsi="Calibri" w:cs="Calibri"/>
          <w:lang w:eastAsia="en-GB"/>
        </w:rPr>
      </w:pPr>
      <w:r>
        <w:rPr>
          <w:rFonts w:ascii="Calibri" w:hAnsi="Calibri" w:cs="Calibri"/>
          <w:lang w:eastAsia="en-GB"/>
        </w:rPr>
        <w:t xml:space="preserve">Thoroughly check through the script for other instances that need to be changed with the addition of a new mooring. </w:t>
      </w:r>
    </w:p>
    <w:p w14:paraId="056238DF" w14:textId="20B1E245" w:rsidR="004E5A3D" w:rsidRDefault="004E5A3D" w:rsidP="004E5A3D">
      <w:pPr>
        <w:widowControl/>
        <w:suppressAutoHyphens w:val="0"/>
        <w:autoSpaceDE w:val="0"/>
        <w:rPr>
          <w:rFonts w:ascii="Courier New" w:hAnsi="Courier New" w:cs="Courier New"/>
          <w:lang w:eastAsia="en-GB"/>
        </w:rPr>
      </w:pPr>
    </w:p>
    <w:p w14:paraId="59B7D0A4" w14:textId="77777777" w:rsidR="0046023D" w:rsidRDefault="0046023D">
      <w:pPr>
        <w:widowControl/>
        <w:suppressAutoHyphens w:val="0"/>
        <w:spacing w:after="160" w:line="259" w:lineRule="auto"/>
        <w:rPr>
          <w:rFonts w:ascii="Calibri" w:eastAsiaTheme="minorHAnsi" w:hAnsi="Calibri" w:cs="Calibri"/>
          <w:color w:val="000000"/>
          <w:sz w:val="28"/>
          <w:szCs w:val="28"/>
          <w:lang w:eastAsia="en-US" w:bidi="ar-SA"/>
        </w:rPr>
      </w:pPr>
      <w:r>
        <w:rPr>
          <w:sz w:val="28"/>
          <w:szCs w:val="28"/>
        </w:rPr>
        <w:br w:type="page"/>
      </w:r>
    </w:p>
    <w:p w14:paraId="7DF07E1A" w14:textId="02F8DE79" w:rsidR="0046023D" w:rsidRDefault="0046023D" w:rsidP="0046023D">
      <w:pPr>
        <w:pStyle w:val="Heading1"/>
      </w:pPr>
      <w:bookmarkStart w:id="1405" w:name="_Toc108243110"/>
      <w:proofErr w:type="spellStart"/>
      <w:r>
        <w:lastRenderedPageBreak/>
        <w:t>DeepSeapHOx</w:t>
      </w:r>
      <w:proofErr w:type="spellEnd"/>
      <w:r>
        <w:t xml:space="preserve"> Data Processing</w:t>
      </w:r>
      <w:bookmarkEnd w:id="1405"/>
      <w:r>
        <w:t xml:space="preserve"> </w:t>
      </w:r>
    </w:p>
    <w:p w14:paraId="71F3D12E" w14:textId="77777777" w:rsidR="001F3625" w:rsidRDefault="001F3625" w:rsidP="00F36284">
      <w:pPr>
        <w:pStyle w:val="Heading2"/>
        <w:numPr>
          <w:ilvl w:val="0"/>
          <w:numId w:val="0"/>
        </w:numPr>
        <w:rPr>
          <w:ins w:id="1406" w:author="Tiago Segabinazzi Dotto" w:date="2024-11-05T15:23:00Z" w16du:dateUtc="2024-11-05T15:23:00Z"/>
        </w:rPr>
      </w:pPr>
      <w:bookmarkStart w:id="1407" w:name="_Toc108243111"/>
    </w:p>
    <w:p w14:paraId="0E229F4A" w14:textId="606DDE3E" w:rsidR="0046023D" w:rsidRDefault="0046023D" w:rsidP="0046023D">
      <w:pPr>
        <w:pStyle w:val="Heading2"/>
      </w:pPr>
      <w:r>
        <w:t>Stage 0 – Data Download</w:t>
      </w:r>
      <w:bookmarkEnd w:id="1407"/>
      <w:r>
        <w:t xml:space="preserve"> </w:t>
      </w:r>
    </w:p>
    <w:p w14:paraId="57AA5591" w14:textId="77777777" w:rsidR="001F3625" w:rsidRDefault="001F3625" w:rsidP="0046023D">
      <w:pPr>
        <w:pStyle w:val="Default"/>
        <w:rPr>
          <w:ins w:id="1408" w:author="Tiago Segabinazzi Dotto" w:date="2024-11-05T15:23:00Z" w16du:dateUtc="2024-11-05T15:23:00Z"/>
          <w:sz w:val="22"/>
          <w:szCs w:val="22"/>
        </w:rPr>
      </w:pPr>
    </w:p>
    <w:p w14:paraId="61458677" w14:textId="5ABD36EB" w:rsidR="0046023D" w:rsidRPr="00F36284" w:rsidRDefault="0046023D" w:rsidP="0046023D">
      <w:pPr>
        <w:pStyle w:val="Default"/>
        <w:rPr>
          <w:i/>
          <w:color w:val="00B050"/>
          <w:sz w:val="22"/>
          <w:rPrChange w:id="1409" w:author="Tiago Segabinazzi Dotto" w:date="2024-11-05T15:23:00Z" w16du:dateUtc="2024-11-05T15:23:00Z">
            <w:rPr>
              <w:i/>
              <w:sz w:val="22"/>
            </w:rPr>
          </w:rPrChange>
        </w:rPr>
      </w:pPr>
      <w:r>
        <w:rPr>
          <w:sz w:val="22"/>
          <w:szCs w:val="22"/>
        </w:rPr>
        <w:t xml:space="preserve">After </w:t>
      </w:r>
      <w:del w:id="1410" w:author="Tiago Segabinazzi Dotto" w:date="2024-11-05T15:23:00Z" w16du:dateUtc="2024-11-05T15:23:00Z">
        <w:r>
          <w:rPr>
            <w:sz w:val="22"/>
            <w:szCs w:val="22"/>
          </w:rPr>
          <w:delText>download</w:delText>
        </w:r>
      </w:del>
      <w:ins w:id="1411" w:author="Tiago Segabinazzi Dotto" w:date="2024-11-05T15:23:00Z" w16du:dateUtc="2024-11-05T15:23:00Z">
        <w:r>
          <w:rPr>
            <w:sz w:val="22"/>
            <w:szCs w:val="22"/>
          </w:rPr>
          <w:t>download</w:t>
        </w:r>
        <w:r w:rsidR="001F3625">
          <w:rPr>
            <w:sz w:val="22"/>
            <w:szCs w:val="22"/>
          </w:rPr>
          <w:t>ing,</w:t>
        </w:r>
        <w:r>
          <w:rPr>
            <w:sz w:val="22"/>
            <w:szCs w:val="22"/>
          </w:rPr>
          <w:t xml:space="preserve"> back</w:t>
        </w:r>
        <w:r w:rsidR="002F3F12">
          <w:rPr>
            <w:sz w:val="22"/>
            <w:szCs w:val="22"/>
          </w:rPr>
          <w:t>ing</w:t>
        </w:r>
        <w:r>
          <w:rPr>
            <w:sz w:val="22"/>
            <w:szCs w:val="22"/>
          </w:rPr>
          <w:t xml:space="preserve"> up and </w:t>
        </w:r>
        <w:r w:rsidR="001F3625">
          <w:rPr>
            <w:sz w:val="22"/>
            <w:szCs w:val="22"/>
          </w:rPr>
          <w:t>transferring</w:t>
        </w:r>
      </w:ins>
      <w:r w:rsidR="001F3625">
        <w:rPr>
          <w:sz w:val="22"/>
          <w:szCs w:val="22"/>
        </w:rPr>
        <w:t xml:space="preserve"> the data </w:t>
      </w:r>
      <w:del w:id="1412" w:author="Tiago Segabinazzi Dotto" w:date="2024-11-05T15:23:00Z" w16du:dateUtc="2024-11-05T15:23:00Z">
        <w:r>
          <w:rPr>
            <w:sz w:val="22"/>
            <w:szCs w:val="22"/>
          </w:rPr>
          <w:delText xml:space="preserve">are backed up and transferred </w:delText>
        </w:r>
      </w:del>
      <w:r>
        <w:rPr>
          <w:sz w:val="22"/>
          <w:szCs w:val="22"/>
        </w:rPr>
        <w:t xml:space="preserve">to the network drive, </w:t>
      </w:r>
      <w:del w:id="1413" w:author="Tiago Segabinazzi Dotto" w:date="2024-11-05T15:23:00Z" w16du:dateUtc="2024-11-05T15:23:00Z">
        <w:r>
          <w:rPr>
            <w:sz w:val="22"/>
            <w:szCs w:val="22"/>
          </w:rPr>
          <w:delText>then copied</w:delText>
        </w:r>
      </w:del>
      <w:ins w:id="1414" w:author="Tiago Segabinazzi Dotto" w:date="2024-11-05T15:23:00Z" w16du:dateUtc="2024-11-05T15:23:00Z">
        <w:r w:rsidR="001F3625">
          <w:rPr>
            <w:sz w:val="22"/>
            <w:szCs w:val="22"/>
          </w:rPr>
          <w:t>copy them</w:t>
        </w:r>
      </w:ins>
      <w:r w:rsidR="001F3625">
        <w:rPr>
          <w:sz w:val="22"/>
          <w:szCs w:val="22"/>
        </w:rPr>
        <w:t xml:space="preserve"> </w:t>
      </w:r>
      <w:r>
        <w:rPr>
          <w:sz w:val="22"/>
          <w:szCs w:val="22"/>
        </w:rPr>
        <w:t xml:space="preserve">onto the processing computer in the directory </w:t>
      </w:r>
      <w:ins w:id="1415" w:author="Tiago Segabinazzi Dotto" w:date="2024-11-05T15:23:00Z" w16du:dateUtc="2024-11-05T15:23:00Z">
        <w:r w:rsidR="002F3F12" w:rsidRPr="00F36284">
          <w:rPr>
            <w:i/>
            <w:iCs/>
            <w:color w:val="00B050"/>
          </w:rPr>
          <w:t>~/</w:t>
        </w:r>
      </w:ins>
      <w:proofErr w:type="spellStart"/>
      <w:r w:rsidRPr="00F36284">
        <w:rPr>
          <w:i/>
          <w:color w:val="00B050"/>
          <w:sz w:val="22"/>
          <w:rPrChange w:id="1416" w:author="Tiago Segabinazzi Dotto" w:date="2024-11-05T15:23:00Z" w16du:dateUtc="2024-11-05T15:23:00Z">
            <w:rPr>
              <w:i/>
              <w:sz w:val="22"/>
            </w:rPr>
          </w:rPrChange>
        </w:rPr>
        <w:t>osnap</w:t>
      </w:r>
      <w:proofErr w:type="spellEnd"/>
      <w:r w:rsidRPr="00F36284">
        <w:rPr>
          <w:i/>
          <w:color w:val="00B050"/>
          <w:sz w:val="22"/>
          <w:rPrChange w:id="1417" w:author="Tiago Segabinazzi Dotto" w:date="2024-11-05T15:23:00Z" w16du:dateUtc="2024-11-05T15:23:00Z">
            <w:rPr>
              <w:i/>
              <w:sz w:val="22"/>
            </w:rPr>
          </w:rPrChange>
        </w:rPr>
        <w:t>/data/moor/raw/</w:t>
      </w:r>
      <w:r w:rsidR="004B4A21" w:rsidRPr="00F36284">
        <w:rPr>
          <w:i/>
          <w:color w:val="00B050"/>
          <w:sz w:val="22"/>
          <w:rPrChange w:id="1418" w:author="Tiago Segabinazzi Dotto" w:date="2024-11-05T15:23:00Z" w16du:dateUtc="2024-11-05T15:23:00Z">
            <w:rPr>
              <w:i/>
              <w:sz w:val="22"/>
            </w:rPr>
          </w:rPrChange>
        </w:rPr>
        <w:t>$</w:t>
      </w:r>
      <w:commentRangeStart w:id="1419"/>
      <w:r w:rsidR="004B4A21" w:rsidRPr="00F36284">
        <w:rPr>
          <w:i/>
          <w:color w:val="00B050"/>
          <w:sz w:val="22"/>
          <w:rPrChange w:id="1420" w:author="Tiago Segabinazzi Dotto" w:date="2024-11-05T15:23:00Z" w16du:dateUtc="2024-11-05T15:23:00Z">
            <w:rPr>
              <w:i/>
              <w:sz w:val="22"/>
            </w:rPr>
          </w:rPrChange>
        </w:rPr>
        <w:t>cruise</w:t>
      </w:r>
      <w:r w:rsidRPr="00F36284">
        <w:rPr>
          <w:i/>
          <w:color w:val="00B050"/>
          <w:sz w:val="22"/>
          <w:rPrChange w:id="1421" w:author="Tiago Segabinazzi Dotto" w:date="2024-11-05T15:23:00Z" w16du:dateUtc="2024-11-05T15:23:00Z">
            <w:rPr>
              <w:i/>
              <w:sz w:val="22"/>
            </w:rPr>
          </w:rPrChange>
        </w:rPr>
        <w:t>/</w:t>
      </w:r>
      <w:proofErr w:type="spellStart"/>
      <w:del w:id="1422" w:author="Tiago Segabinazzi Dotto" w:date="2024-11-05T15:23:00Z" w16du:dateUtc="2024-11-05T15:23:00Z">
        <w:r>
          <w:rPr>
            <w:i/>
            <w:iCs/>
            <w:sz w:val="22"/>
            <w:szCs w:val="22"/>
          </w:rPr>
          <w:delText>seaphox</w:delText>
        </w:r>
      </w:del>
      <w:ins w:id="1423" w:author="Tiago Segabinazzi Dotto" w:date="2024-11-05T15:23:00Z" w16du:dateUtc="2024-11-05T15:23:00Z">
        <w:r w:rsidRPr="00F36284">
          <w:rPr>
            <w:i/>
            <w:iCs/>
            <w:color w:val="00B050"/>
            <w:sz w:val="22"/>
            <w:szCs w:val="22"/>
          </w:rPr>
          <w:t>s</w:t>
        </w:r>
        <w:commentRangeEnd w:id="1419"/>
        <w:r w:rsidR="002F3F12">
          <w:rPr>
            <w:rStyle w:val="CommentReference"/>
            <w:rFonts w:ascii="Liberation Serif" w:eastAsia="Droid Sans Fallback" w:hAnsi="Liberation Serif" w:cs="Mangal"/>
            <w:color w:val="auto"/>
            <w:lang w:eastAsia="zh-CN" w:bidi="hi-IN"/>
          </w:rPr>
          <w:commentReference w:id="1419"/>
        </w:r>
        <w:r w:rsidRPr="00F36284">
          <w:rPr>
            <w:i/>
            <w:iCs/>
            <w:color w:val="00B050"/>
            <w:sz w:val="22"/>
            <w:szCs w:val="22"/>
          </w:rPr>
          <w:t>eaphox</w:t>
        </w:r>
      </w:ins>
      <w:r w:rsidRPr="00F36284">
        <w:rPr>
          <w:i/>
          <w:color w:val="00B050"/>
          <w:sz w:val="22"/>
          <w:rPrChange w:id="1424" w:author="Tiago Segabinazzi Dotto" w:date="2024-11-05T15:23:00Z" w16du:dateUtc="2024-11-05T15:23:00Z">
            <w:rPr>
              <w:i/>
              <w:sz w:val="22"/>
            </w:rPr>
          </w:rPrChange>
        </w:rPr>
        <w:t>_caldip</w:t>
      </w:r>
      <w:proofErr w:type="spellEnd"/>
      <w:r w:rsidRPr="00F36284">
        <w:rPr>
          <w:i/>
          <w:color w:val="00B050"/>
          <w:sz w:val="22"/>
          <w:rPrChange w:id="1425" w:author="Tiago Segabinazzi Dotto" w:date="2024-11-05T15:23:00Z" w16du:dateUtc="2024-11-05T15:23:00Z">
            <w:rPr>
              <w:i/>
              <w:sz w:val="22"/>
            </w:rPr>
          </w:rPrChange>
        </w:rPr>
        <w:t xml:space="preserve"> </w:t>
      </w:r>
    </w:p>
    <w:p w14:paraId="22C34B1C" w14:textId="77777777" w:rsidR="00DB6415" w:rsidRDefault="00DB6415" w:rsidP="0046023D">
      <w:pPr>
        <w:pStyle w:val="Default"/>
        <w:rPr>
          <w:sz w:val="22"/>
          <w:szCs w:val="22"/>
        </w:rPr>
      </w:pPr>
    </w:p>
    <w:p w14:paraId="43445FFE" w14:textId="7625201F" w:rsidR="0046023D" w:rsidRDefault="0046023D" w:rsidP="0046023D">
      <w:pPr>
        <w:pStyle w:val="Heading2"/>
      </w:pPr>
      <w:bookmarkStart w:id="1426" w:name="_Toc108243112"/>
      <w:r>
        <w:t>Stage 1 – Conversion to standard RDB format</w:t>
      </w:r>
      <w:bookmarkEnd w:id="1426"/>
      <w:r>
        <w:t xml:space="preserve"> </w:t>
      </w:r>
    </w:p>
    <w:p w14:paraId="34BFE353" w14:textId="77777777" w:rsidR="001F3625" w:rsidRDefault="001F3625" w:rsidP="0046023D">
      <w:pPr>
        <w:pStyle w:val="Default"/>
        <w:rPr>
          <w:ins w:id="1427" w:author="Tiago Segabinazzi Dotto" w:date="2024-11-05T15:23:00Z" w16du:dateUtc="2024-11-05T15:23:00Z"/>
          <w:sz w:val="22"/>
          <w:szCs w:val="22"/>
        </w:rPr>
      </w:pPr>
    </w:p>
    <w:p w14:paraId="3123682B" w14:textId="0296D515" w:rsidR="0046023D" w:rsidRDefault="0046023D" w:rsidP="0046023D">
      <w:pPr>
        <w:pStyle w:val="Default"/>
        <w:rPr>
          <w:sz w:val="22"/>
          <w:szCs w:val="22"/>
        </w:rPr>
      </w:pPr>
      <w:r>
        <w:rPr>
          <w:sz w:val="22"/>
          <w:szCs w:val="22"/>
        </w:rPr>
        <w:t xml:space="preserve">The script </w:t>
      </w:r>
      <w:proofErr w:type="spellStart"/>
      <w:r w:rsidRPr="00F36284">
        <w:rPr>
          <w:b/>
          <w:i/>
          <w:color w:val="FF0000"/>
          <w:sz w:val="22"/>
          <w:rPrChange w:id="1428" w:author="Tiago Segabinazzi Dotto" w:date="2024-11-05T15:23:00Z" w16du:dateUtc="2024-11-05T15:23:00Z">
            <w:rPr>
              <w:i/>
              <w:sz w:val="22"/>
            </w:rPr>
          </w:rPrChange>
        </w:rPr>
        <w:t>seaphox_call_caldip</w:t>
      </w:r>
      <w:ins w:id="1429" w:author="Tiago Segabinazzi Dotto" w:date="2024-11-05T15:23:00Z" w16du:dateUtc="2024-11-05T15:23:00Z">
        <w:r w:rsidR="002F3F12" w:rsidRPr="00F36284">
          <w:rPr>
            <w:b/>
            <w:bCs/>
            <w:i/>
            <w:iCs/>
            <w:color w:val="FF0000"/>
            <w:sz w:val="22"/>
            <w:szCs w:val="22"/>
          </w:rPr>
          <w:t>.m</w:t>
        </w:r>
      </w:ins>
      <w:proofErr w:type="spellEnd"/>
      <w:r w:rsidRPr="00F36284">
        <w:rPr>
          <w:i/>
          <w:color w:val="FF0000"/>
          <w:sz w:val="22"/>
          <w:rPrChange w:id="1430" w:author="Tiago Segabinazzi Dotto" w:date="2024-11-05T15:23:00Z" w16du:dateUtc="2024-11-05T15:23:00Z">
            <w:rPr>
              <w:i/>
              <w:sz w:val="22"/>
            </w:rPr>
          </w:rPrChange>
        </w:rPr>
        <w:t xml:space="preserve"> </w:t>
      </w:r>
      <w:r>
        <w:rPr>
          <w:sz w:val="22"/>
          <w:szCs w:val="22"/>
        </w:rPr>
        <w:t xml:space="preserve">performs </w:t>
      </w:r>
      <w:del w:id="1431" w:author="Tiago Segabinazzi Dotto" w:date="2024-11-05T15:23:00Z" w16du:dateUtc="2024-11-05T15:23:00Z">
        <w:r>
          <w:rPr>
            <w:sz w:val="22"/>
            <w:szCs w:val="22"/>
          </w:rPr>
          <w:delText>stage1</w:delText>
        </w:r>
      </w:del>
      <w:ins w:id="1432" w:author="Tiago Segabinazzi Dotto" w:date="2024-11-05T15:23:00Z" w16du:dateUtc="2024-11-05T15:23:00Z">
        <w:r w:rsidR="002F3F12">
          <w:rPr>
            <w:sz w:val="22"/>
            <w:szCs w:val="22"/>
          </w:rPr>
          <w:t>Stage 1</w:t>
        </w:r>
      </w:ins>
      <w:r w:rsidR="002F3F12">
        <w:rPr>
          <w:sz w:val="22"/>
          <w:szCs w:val="22"/>
        </w:rPr>
        <w:t xml:space="preserve"> </w:t>
      </w:r>
      <w:r>
        <w:rPr>
          <w:sz w:val="22"/>
          <w:szCs w:val="22"/>
        </w:rPr>
        <w:t xml:space="preserve">processing on </w:t>
      </w:r>
      <w:proofErr w:type="spellStart"/>
      <w:r>
        <w:rPr>
          <w:sz w:val="22"/>
          <w:szCs w:val="22"/>
        </w:rPr>
        <w:t>DeepSeapHOx</w:t>
      </w:r>
      <w:proofErr w:type="spellEnd"/>
      <w:r>
        <w:rPr>
          <w:sz w:val="22"/>
          <w:szCs w:val="22"/>
        </w:rPr>
        <w:t xml:space="preserve"> data. It converts the data from raw to RDB format. The user needs to modify some information </w:t>
      </w:r>
      <w:del w:id="1433" w:author="Tiago Segabinazzi Dotto" w:date="2024-11-05T15:23:00Z" w16du:dateUtc="2024-11-05T15:23:00Z">
        <w:r>
          <w:rPr>
            <w:sz w:val="22"/>
            <w:szCs w:val="22"/>
          </w:rPr>
          <w:delText>in</w:delText>
        </w:r>
      </w:del>
      <w:ins w:id="1434" w:author="Tiago Segabinazzi Dotto" w:date="2024-11-05T15:23:00Z" w16du:dateUtc="2024-11-05T15:23:00Z">
        <w:r w:rsidR="002F3F12">
          <w:rPr>
            <w:sz w:val="22"/>
            <w:szCs w:val="22"/>
          </w:rPr>
          <w:t>at</w:t>
        </w:r>
      </w:ins>
      <w:r>
        <w:rPr>
          <w:sz w:val="22"/>
          <w:szCs w:val="22"/>
        </w:rPr>
        <w:t xml:space="preserve"> the beginning of the script </w:t>
      </w:r>
      <w:del w:id="1435" w:author="Tiago Segabinazzi Dotto" w:date="2024-11-05T15:23:00Z" w16du:dateUtc="2024-11-05T15:23:00Z">
        <w:r>
          <w:rPr>
            <w:sz w:val="22"/>
            <w:szCs w:val="22"/>
          </w:rPr>
          <w:delText>like the</w:delText>
        </w:r>
      </w:del>
      <w:ins w:id="1436" w:author="Tiago Segabinazzi Dotto" w:date="2024-11-05T15:23:00Z" w16du:dateUtc="2024-11-05T15:23:00Z">
        <w:r w:rsidR="002F3F12">
          <w:rPr>
            <w:sz w:val="22"/>
            <w:szCs w:val="22"/>
          </w:rPr>
          <w:t>such as</w:t>
        </w:r>
      </w:ins>
      <w:r>
        <w:rPr>
          <w:sz w:val="22"/>
          <w:szCs w:val="22"/>
        </w:rPr>
        <w:t xml:space="preserve"> directory trees, the mooring name or </w:t>
      </w:r>
      <w:proofErr w:type="spellStart"/>
      <w:r>
        <w:rPr>
          <w:sz w:val="22"/>
          <w:szCs w:val="22"/>
        </w:rPr>
        <w:t>caldip</w:t>
      </w:r>
      <w:proofErr w:type="spellEnd"/>
      <w:r>
        <w:rPr>
          <w:sz w:val="22"/>
          <w:szCs w:val="22"/>
        </w:rPr>
        <w:t xml:space="preserve"> cast number. This script calls </w:t>
      </w:r>
      <w:r w:rsidRPr="00F36284">
        <w:rPr>
          <w:color w:val="FF0000"/>
          <w:sz w:val="22"/>
          <w:rPrChange w:id="1437" w:author="Tiago Segabinazzi Dotto" w:date="2024-11-05T15:23:00Z" w16du:dateUtc="2024-11-05T15:23:00Z">
            <w:rPr>
              <w:sz w:val="22"/>
            </w:rPr>
          </w:rPrChange>
        </w:rPr>
        <w:t>seaphox2rodb_01</w:t>
      </w:r>
      <w:ins w:id="1438" w:author="Tiago Segabinazzi Dotto" w:date="2024-11-05T15:23:00Z" w16du:dateUtc="2024-11-05T15:23:00Z">
        <w:r w:rsidR="002F3F12">
          <w:rPr>
            <w:sz w:val="22"/>
            <w:szCs w:val="22"/>
          </w:rPr>
          <w:t>.m</w:t>
        </w:r>
      </w:ins>
      <w:r>
        <w:rPr>
          <w:sz w:val="22"/>
          <w:szCs w:val="22"/>
        </w:rPr>
        <w:t xml:space="preserve">, which saves the file downloaded by the instrument software </w:t>
      </w:r>
      <w:del w:id="1439" w:author="Tiago Segabinazzi Dotto" w:date="2024-11-05T15:23:00Z" w16du:dateUtc="2024-11-05T15:23:00Z">
        <w:r>
          <w:rPr>
            <w:sz w:val="22"/>
            <w:szCs w:val="22"/>
          </w:rPr>
          <w:delText>(stage</w:delText>
        </w:r>
      </w:del>
      <w:ins w:id="1440" w:author="Tiago Segabinazzi Dotto" w:date="2024-11-05T15:23:00Z" w16du:dateUtc="2024-11-05T15:23:00Z">
        <w:r w:rsidR="002F3F12">
          <w:rPr>
            <w:sz w:val="22"/>
            <w:szCs w:val="22"/>
          </w:rPr>
          <w:t>in S</w:t>
        </w:r>
        <w:r>
          <w:rPr>
            <w:sz w:val="22"/>
            <w:szCs w:val="22"/>
          </w:rPr>
          <w:t>tage</w:t>
        </w:r>
      </w:ins>
      <w:r>
        <w:rPr>
          <w:sz w:val="22"/>
          <w:szCs w:val="22"/>
        </w:rPr>
        <w:t xml:space="preserve"> 0</w:t>
      </w:r>
      <w:del w:id="1441" w:author="Tiago Segabinazzi Dotto" w:date="2024-11-05T15:23:00Z" w16du:dateUtc="2024-11-05T15:23:00Z">
        <w:r>
          <w:rPr>
            <w:sz w:val="22"/>
            <w:szCs w:val="22"/>
          </w:rPr>
          <w:delText>)</w:delText>
        </w:r>
      </w:del>
      <w:r>
        <w:rPr>
          <w:sz w:val="22"/>
          <w:szCs w:val="22"/>
        </w:rPr>
        <w:t xml:space="preserve"> to the RDB formatted file </w:t>
      </w:r>
      <w:r>
        <w:rPr>
          <w:i/>
          <w:iCs/>
          <w:sz w:val="22"/>
          <w:szCs w:val="22"/>
        </w:rPr>
        <w:t>.raw a</w:t>
      </w:r>
      <w:r>
        <w:rPr>
          <w:sz w:val="22"/>
          <w:szCs w:val="22"/>
        </w:rPr>
        <w:t xml:space="preserve">nd </w:t>
      </w:r>
      <w:del w:id="1442" w:author="Tiago Segabinazzi Dotto" w:date="2024-11-05T15:23:00Z" w16du:dateUtc="2024-11-05T15:23:00Z">
        <w:r>
          <w:rPr>
            <w:sz w:val="22"/>
            <w:szCs w:val="22"/>
          </w:rPr>
          <w:delText>produce</w:delText>
        </w:r>
      </w:del>
      <w:ins w:id="1443" w:author="Tiago Segabinazzi Dotto" w:date="2024-11-05T15:23:00Z" w16du:dateUtc="2024-11-05T15:23:00Z">
        <w:r>
          <w:rPr>
            <w:sz w:val="22"/>
            <w:szCs w:val="22"/>
          </w:rPr>
          <w:t>produce</w:t>
        </w:r>
        <w:r w:rsidR="002F3F12">
          <w:rPr>
            <w:sz w:val="22"/>
            <w:szCs w:val="22"/>
          </w:rPr>
          <w:t>s</w:t>
        </w:r>
      </w:ins>
      <w:r>
        <w:rPr>
          <w:sz w:val="22"/>
          <w:szCs w:val="22"/>
        </w:rPr>
        <w:t xml:space="preserve"> summary plots and statistics for each instrument. </w:t>
      </w:r>
    </w:p>
    <w:p w14:paraId="36600BBE" w14:textId="77777777" w:rsidR="0046023D" w:rsidRDefault="0046023D" w:rsidP="0046023D">
      <w:pPr>
        <w:pStyle w:val="Default"/>
        <w:rPr>
          <w:sz w:val="22"/>
          <w:szCs w:val="22"/>
        </w:rPr>
      </w:pPr>
    </w:p>
    <w:p w14:paraId="1DAF54DD" w14:textId="20707824" w:rsidR="0046023D" w:rsidRDefault="002F3F12" w:rsidP="0046023D">
      <w:pPr>
        <w:pStyle w:val="Default"/>
        <w:rPr>
          <w:sz w:val="22"/>
          <w:szCs w:val="22"/>
        </w:rPr>
      </w:pPr>
      <w:ins w:id="1444" w:author="Tiago Segabinazzi Dotto" w:date="2024-11-05T15:23:00Z" w16du:dateUtc="2024-11-05T15:23:00Z">
        <w:r>
          <w:rPr>
            <w:sz w:val="22"/>
            <w:szCs w:val="22"/>
          </w:rPr>
          <w:t xml:space="preserve">Note 1: </w:t>
        </w:r>
      </w:ins>
      <w:commentRangeStart w:id="1445"/>
      <w:r w:rsidR="0046023D">
        <w:rPr>
          <w:sz w:val="22"/>
          <w:szCs w:val="22"/>
        </w:rPr>
        <w:t xml:space="preserve">Download </w:t>
      </w:r>
      <w:proofErr w:type="spellStart"/>
      <w:r w:rsidR="0046023D">
        <w:rPr>
          <w:sz w:val="22"/>
          <w:szCs w:val="22"/>
        </w:rPr>
        <w:t>DeepSeapHOx</w:t>
      </w:r>
      <w:proofErr w:type="spellEnd"/>
      <w:r w:rsidR="0046023D">
        <w:rPr>
          <w:sz w:val="22"/>
          <w:szCs w:val="22"/>
        </w:rPr>
        <w:t xml:space="preserve"> and transfer to the processing computer: </w:t>
      </w:r>
    </w:p>
    <w:p w14:paraId="6A5757C8" w14:textId="160A0E48" w:rsidR="0046023D" w:rsidRDefault="0046023D" w:rsidP="0046023D">
      <w:pPr>
        <w:pStyle w:val="Default"/>
        <w:rPr>
          <w:sz w:val="22"/>
          <w:szCs w:val="22"/>
        </w:rPr>
      </w:pPr>
      <w:r w:rsidRPr="00F36284">
        <w:rPr>
          <w:i/>
          <w:color w:val="00B050"/>
          <w:sz w:val="22"/>
          <w:rPrChange w:id="1446" w:author="Tiago Segabinazzi Dotto" w:date="2024-11-05T15:23:00Z" w16du:dateUtc="2024-11-05T15:23:00Z">
            <w:rPr>
              <w:i/>
              <w:sz w:val="22"/>
            </w:rPr>
          </w:rPrChange>
        </w:rPr>
        <w:t>~/</w:t>
      </w:r>
      <w:proofErr w:type="spellStart"/>
      <w:r w:rsidRPr="00F36284">
        <w:rPr>
          <w:i/>
          <w:color w:val="00B050"/>
          <w:sz w:val="22"/>
          <w:rPrChange w:id="1447" w:author="Tiago Segabinazzi Dotto" w:date="2024-11-05T15:23:00Z" w16du:dateUtc="2024-11-05T15:23:00Z">
            <w:rPr>
              <w:i/>
              <w:sz w:val="22"/>
            </w:rPr>
          </w:rPrChange>
        </w:rPr>
        <w:t>osnap</w:t>
      </w:r>
      <w:proofErr w:type="spellEnd"/>
      <w:r w:rsidRPr="00F36284">
        <w:rPr>
          <w:i/>
          <w:color w:val="00B050"/>
          <w:sz w:val="22"/>
          <w:rPrChange w:id="1448" w:author="Tiago Segabinazzi Dotto" w:date="2024-11-05T15:23:00Z" w16du:dateUtc="2024-11-05T15:23:00Z">
            <w:rPr>
              <w:i/>
              <w:sz w:val="22"/>
            </w:rPr>
          </w:rPrChange>
        </w:rPr>
        <w:t>/data/moor/raw/</w:t>
      </w:r>
      <w:r w:rsidR="004B4A21" w:rsidRPr="00F36284">
        <w:rPr>
          <w:i/>
          <w:color w:val="00B050"/>
          <w:sz w:val="22"/>
          <w:rPrChange w:id="1449" w:author="Tiago Segabinazzi Dotto" w:date="2024-11-05T15:23:00Z" w16du:dateUtc="2024-11-05T15:23:00Z">
            <w:rPr>
              <w:i/>
              <w:sz w:val="22"/>
            </w:rPr>
          </w:rPrChange>
        </w:rPr>
        <w:t>$cruise</w:t>
      </w:r>
      <w:r w:rsidRPr="00F36284">
        <w:rPr>
          <w:i/>
          <w:color w:val="00B050"/>
          <w:sz w:val="22"/>
          <w:rPrChange w:id="1450" w:author="Tiago Segabinazzi Dotto" w:date="2024-11-05T15:23:00Z" w16du:dateUtc="2024-11-05T15:23:00Z">
            <w:rPr>
              <w:i/>
              <w:sz w:val="22"/>
            </w:rPr>
          </w:rPrChange>
        </w:rPr>
        <w:t>/</w:t>
      </w:r>
      <w:proofErr w:type="spellStart"/>
      <w:r w:rsidRPr="00F36284">
        <w:rPr>
          <w:i/>
          <w:color w:val="00B050"/>
          <w:sz w:val="22"/>
          <w:rPrChange w:id="1451" w:author="Tiago Segabinazzi Dotto" w:date="2024-11-05T15:23:00Z" w16du:dateUtc="2024-11-05T15:23:00Z">
            <w:rPr>
              <w:i/>
              <w:sz w:val="22"/>
            </w:rPr>
          </w:rPrChange>
        </w:rPr>
        <w:t>seaphox</w:t>
      </w:r>
      <w:proofErr w:type="spellEnd"/>
      <w:r w:rsidRPr="00F36284">
        <w:rPr>
          <w:i/>
          <w:color w:val="00B050"/>
          <w:sz w:val="22"/>
          <w:rPrChange w:id="1452" w:author="Tiago Segabinazzi Dotto" w:date="2024-11-05T15:23:00Z" w16du:dateUtc="2024-11-05T15:23:00Z">
            <w:rPr>
              <w:i/>
              <w:sz w:val="22"/>
            </w:rPr>
          </w:rPrChange>
        </w:rPr>
        <w:t>/</w:t>
      </w:r>
      <w:commentRangeEnd w:id="1445"/>
      <w:del w:id="1453" w:author="Tiago Segabinazzi Dotto" w:date="2024-11-05T15:23:00Z" w16du:dateUtc="2024-11-05T15:23:00Z">
        <w:r>
          <w:rPr>
            <w:i/>
            <w:iCs/>
            <w:sz w:val="22"/>
            <w:szCs w:val="22"/>
          </w:rPr>
          <w:delText xml:space="preserve"> </w:delText>
        </w:r>
      </w:del>
      <w:r w:rsidR="002F3F12">
        <w:rPr>
          <w:rStyle w:val="CommentReference"/>
          <w:rFonts w:ascii="Liberation Serif" w:eastAsia="Droid Sans Fallback" w:hAnsi="Liberation Serif" w:cs="Mangal"/>
          <w:color w:val="auto"/>
          <w:lang w:eastAsia="zh-CN" w:bidi="hi-IN"/>
        </w:rPr>
        <w:commentReference w:id="1445"/>
      </w:r>
      <w:r>
        <w:rPr>
          <w:i/>
          <w:iCs/>
          <w:sz w:val="22"/>
          <w:szCs w:val="22"/>
        </w:rPr>
        <w:t xml:space="preserve">. </w:t>
      </w:r>
      <w:r>
        <w:rPr>
          <w:sz w:val="22"/>
          <w:szCs w:val="22"/>
        </w:rPr>
        <w:t xml:space="preserve">For the 2017-2018 deployment of the </w:t>
      </w:r>
      <w:proofErr w:type="spellStart"/>
      <w:r>
        <w:rPr>
          <w:sz w:val="22"/>
          <w:szCs w:val="22"/>
        </w:rPr>
        <w:t>SeapHOx</w:t>
      </w:r>
      <w:proofErr w:type="spellEnd"/>
      <w:r>
        <w:rPr>
          <w:sz w:val="22"/>
          <w:szCs w:val="22"/>
        </w:rPr>
        <w:t xml:space="preserve"> </w:t>
      </w:r>
      <w:commentRangeStart w:id="1454"/>
      <w:r>
        <w:rPr>
          <w:sz w:val="22"/>
          <w:szCs w:val="22"/>
        </w:rPr>
        <w:t>117</w:t>
      </w:r>
      <w:commentRangeEnd w:id="1454"/>
      <w:r w:rsidR="005E33DA">
        <w:rPr>
          <w:rStyle w:val="CommentReference"/>
          <w:rFonts w:ascii="Liberation Serif" w:eastAsia="Droid Sans Fallback" w:hAnsi="Liberation Serif" w:cs="Mangal"/>
          <w:color w:val="auto"/>
          <w:lang w:eastAsia="zh-CN" w:bidi="hi-IN"/>
        </w:rPr>
        <w:commentReference w:id="1454"/>
      </w:r>
      <w:r>
        <w:rPr>
          <w:sz w:val="22"/>
          <w:szCs w:val="22"/>
        </w:rPr>
        <w:t xml:space="preserve"> the data appear to have been written on several files C00000*.CSV, and several data files from the test on DY078 </w:t>
      </w:r>
      <w:del w:id="1455" w:author="Tiago Segabinazzi Dotto" w:date="2024-11-05T15:23:00Z" w16du:dateUtc="2024-11-05T15:23:00Z">
        <w:r>
          <w:rPr>
            <w:sz w:val="22"/>
            <w:szCs w:val="22"/>
          </w:rPr>
          <w:delText>where</w:delText>
        </w:r>
      </w:del>
      <w:ins w:id="1456" w:author="Tiago Segabinazzi Dotto" w:date="2024-11-05T15:23:00Z" w16du:dateUtc="2024-11-05T15:23:00Z">
        <w:r>
          <w:rPr>
            <w:sz w:val="22"/>
            <w:szCs w:val="22"/>
          </w:rPr>
          <w:t>were</w:t>
        </w:r>
      </w:ins>
      <w:r>
        <w:rPr>
          <w:sz w:val="22"/>
          <w:szCs w:val="22"/>
        </w:rPr>
        <w:t xml:space="preserve"> still present on the memory of the </w:t>
      </w:r>
      <w:proofErr w:type="spellStart"/>
      <w:r>
        <w:rPr>
          <w:sz w:val="22"/>
          <w:szCs w:val="22"/>
        </w:rPr>
        <w:t>DeepSeapHOx</w:t>
      </w:r>
      <w:proofErr w:type="spellEnd"/>
      <w:r>
        <w:rPr>
          <w:sz w:val="22"/>
          <w:szCs w:val="22"/>
        </w:rPr>
        <w:t xml:space="preserve">. After keeping a copy of all the original files, the data files were manually edited to make sure </w:t>
      </w:r>
      <w:del w:id="1457" w:author="Tiago Segabinazzi Dotto" w:date="2024-11-05T15:23:00Z" w16du:dateUtc="2024-11-05T15:23:00Z">
        <w:r>
          <w:rPr>
            <w:sz w:val="22"/>
            <w:szCs w:val="22"/>
          </w:rPr>
          <w:delText>than</w:delText>
        </w:r>
      </w:del>
      <w:ins w:id="1458" w:author="Tiago Segabinazzi Dotto" w:date="2024-11-05T15:23:00Z" w16du:dateUtc="2024-11-05T15:23:00Z">
        <w:r w:rsidR="002F3F12">
          <w:rPr>
            <w:sz w:val="22"/>
            <w:szCs w:val="22"/>
          </w:rPr>
          <w:t>that</w:t>
        </w:r>
      </w:ins>
      <w:r w:rsidR="002F3F12">
        <w:rPr>
          <w:sz w:val="22"/>
          <w:szCs w:val="22"/>
        </w:rPr>
        <w:t xml:space="preserve"> </w:t>
      </w:r>
      <w:r>
        <w:rPr>
          <w:sz w:val="22"/>
          <w:szCs w:val="22"/>
        </w:rPr>
        <w:t xml:space="preserve">only the data relevant for the 2017-2018 RTEB1 deployment were kept in </w:t>
      </w:r>
      <w:del w:id="1459" w:author="Tiago Segabinazzi Dotto" w:date="2024-11-05T15:23:00Z" w16du:dateUtc="2024-11-05T15:23:00Z">
        <w:r>
          <w:rPr>
            <w:sz w:val="22"/>
            <w:szCs w:val="22"/>
          </w:rPr>
          <w:delText>this the seaphox</w:delText>
        </w:r>
      </w:del>
      <w:proofErr w:type="spellStart"/>
      <w:ins w:id="1460" w:author="Tiago Segabinazzi Dotto" w:date="2024-11-05T15:23:00Z" w16du:dateUtc="2024-11-05T15:23:00Z">
        <w:r w:rsidR="002F3F12">
          <w:rPr>
            <w:sz w:val="22"/>
            <w:szCs w:val="22"/>
          </w:rPr>
          <w:t>SeapHOx</w:t>
        </w:r>
      </w:ins>
      <w:proofErr w:type="spellEnd"/>
      <w:r>
        <w:rPr>
          <w:sz w:val="22"/>
          <w:szCs w:val="22"/>
        </w:rPr>
        <w:t xml:space="preserve"> raw directory. </w:t>
      </w:r>
    </w:p>
    <w:p w14:paraId="33CF8805" w14:textId="77777777" w:rsidR="0046023D" w:rsidRDefault="0046023D" w:rsidP="0046023D">
      <w:pPr>
        <w:pStyle w:val="Default"/>
        <w:rPr>
          <w:sz w:val="22"/>
          <w:szCs w:val="22"/>
        </w:rPr>
      </w:pPr>
    </w:p>
    <w:p w14:paraId="3BA20507" w14:textId="294E23F4" w:rsidR="0046023D" w:rsidRDefault="002F3F12" w:rsidP="0046023D">
      <w:pPr>
        <w:pStyle w:val="Default"/>
        <w:rPr>
          <w:sz w:val="22"/>
          <w:szCs w:val="22"/>
        </w:rPr>
      </w:pPr>
      <w:ins w:id="1461" w:author="Tiago Segabinazzi Dotto" w:date="2024-11-05T15:23:00Z" w16du:dateUtc="2024-11-05T15:23:00Z">
        <w:r>
          <w:rPr>
            <w:sz w:val="22"/>
            <w:szCs w:val="22"/>
          </w:rPr>
          <w:t xml:space="preserve">Note 2: </w:t>
        </w:r>
      </w:ins>
      <w:r w:rsidR="0046023D">
        <w:rPr>
          <w:sz w:val="22"/>
          <w:szCs w:val="22"/>
        </w:rPr>
        <w:t xml:space="preserve">If the relevant data are present in several C000*.CSV </w:t>
      </w:r>
      <w:del w:id="1462" w:author="Tiago Segabinazzi Dotto" w:date="2024-11-05T15:23:00Z" w16du:dateUtc="2024-11-05T15:23:00Z">
        <w:r w:rsidR="0046023D">
          <w:rPr>
            <w:sz w:val="22"/>
            <w:szCs w:val="22"/>
          </w:rPr>
          <w:delText>file</w:delText>
        </w:r>
      </w:del>
      <w:ins w:id="1463" w:author="Tiago Segabinazzi Dotto" w:date="2024-11-05T15:23:00Z" w16du:dateUtc="2024-11-05T15:23:00Z">
        <w:r w:rsidR="0046023D">
          <w:rPr>
            <w:sz w:val="22"/>
            <w:szCs w:val="22"/>
          </w:rPr>
          <w:t>file</w:t>
        </w:r>
        <w:r>
          <w:rPr>
            <w:sz w:val="22"/>
            <w:szCs w:val="22"/>
          </w:rPr>
          <w:t>s</w:t>
        </w:r>
      </w:ins>
      <w:r w:rsidR="0046023D">
        <w:rPr>
          <w:sz w:val="22"/>
          <w:szCs w:val="22"/>
        </w:rPr>
        <w:t xml:space="preserve">, edit and run the script (with bash shell) </w:t>
      </w:r>
      <w:r w:rsidR="0046023D" w:rsidRPr="00F36284">
        <w:rPr>
          <w:i/>
          <w:color w:val="FF0000"/>
          <w:sz w:val="22"/>
          <w:rPrChange w:id="1464" w:author="Tiago Segabinazzi Dotto" w:date="2024-11-05T15:23:00Z" w16du:dateUtc="2024-11-05T15:23:00Z">
            <w:rPr>
              <w:i/>
              <w:sz w:val="22"/>
            </w:rPr>
          </w:rPrChange>
        </w:rPr>
        <w:t>~/</w:t>
      </w:r>
      <w:proofErr w:type="spellStart"/>
      <w:r w:rsidR="0046023D" w:rsidRPr="00F36284">
        <w:rPr>
          <w:i/>
          <w:color w:val="FF0000"/>
          <w:sz w:val="22"/>
          <w:rPrChange w:id="1465" w:author="Tiago Segabinazzi Dotto" w:date="2024-11-05T15:23:00Z" w16du:dateUtc="2024-11-05T15:23:00Z">
            <w:rPr>
              <w:i/>
              <w:sz w:val="22"/>
            </w:rPr>
          </w:rPrChange>
        </w:rPr>
        <w:t>osnap</w:t>
      </w:r>
      <w:proofErr w:type="spellEnd"/>
      <w:r w:rsidR="0046023D" w:rsidRPr="00F36284">
        <w:rPr>
          <w:i/>
          <w:color w:val="FF0000"/>
          <w:sz w:val="22"/>
          <w:rPrChange w:id="1466" w:author="Tiago Segabinazzi Dotto" w:date="2024-11-05T15:23:00Z" w16du:dateUtc="2024-11-05T15:23:00Z">
            <w:rPr>
              <w:i/>
              <w:sz w:val="22"/>
            </w:rPr>
          </w:rPrChange>
        </w:rPr>
        <w:t>/data/moor/raw/</w:t>
      </w:r>
      <w:r w:rsidR="004B4A21" w:rsidRPr="00F36284">
        <w:rPr>
          <w:i/>
          <w:color w:val="FF0000"/>
          <w:sz w:val="22"/>
          <w:rPrChange w:id="1467" w:author="Tiago Segabinazzi Dotto" w:date="2024-11-05T15:23:00Z" w16du:dateUtc="2024-11-05T15:23:00Z">
            <w:rPr>
              <w:i/>
              <w:sz w:val="22"/>
            </w:rPr>
          </w:rPrChange>
        </w:rPr>
        <w:t>$cruise</w:t>
      </w:r>
      <w:r w:rsidR="0046023D" w:rsidRPr="00F36284">
        <w:rPr>
          <w:i/>
          <w:color w:val="FF0000"/>
          <w:sz w:val="22"/>
          <w:rPrChange w:id="1468" w:author="Tiago Segabinazzi Dotto" w:date="2024-11-05T15:23:00Z" w16du:dateUtc="2024-11-05T15:23:00Z">
            <w:rPr>
              <w:i/>
              <w:sz w:val="22"/>
            </w:rPr>
          </w:rPrChange>
        </w:rPr>
        <w:t>/</w:t>
      </w:r>
      <w:proofErr w:type="spellStart"/>
      <w:r w:rsidR="0046023D" w:rsidRPr="00F36284">
        <w:rPr>
          <w:i/>
          <w:color w:val="FF0000"/>
          <w:sz w:val="22"/>
          <w:rPrChange w:id="1469" w:author="Tiago Segabinazzi Dotto" w:date="2024-11-05T15:23:00Z" w16du:dateUtc="2024-11-05T15:23:00Z">
            <w:rPr>
              <w:i/>
              <w:sz w:val="22"/>
            </w:rPr>
          </w:rPrChange>
        </w:rPr>
        <w:t>seaphox</w:t>
      </w:r>
      <w:proofErr w:type="spellEnd"/>
      <w:r w:rsidR="0046023D" w:rsidRPr="00F36284">
        <w:rPr>
          <w:i/>
          <w:color w:val="FF0000"/>
          <w:sz w:val="22"/>
          <w:rPrChange w:id="1470" w:author="Tiago Segabinazzi Dotto" w:date="2024-11-05T15:23:00Z" w16du:dateUtc="2024-11-05T15:23:00Z">
            <w:rPr>
              <w:i/>
              <w:sz w:val="22"/>
            </w:rPr>
          </w:rPrChange>
        </w:rPr>
        <w:t>/</w:t>
      </w:r>
      <w:r w:rsidR="0046023D" w:rsidRPr="00F36284">
        <w:rPr>
          <w:b/>
          <w:i/>
          <w:color w:val="FF0000"/>
          <w:sz w:val="22"/>
          <w:rPrChange w:id="1471" w:author="Tiago Segabinazzi Dotto" w:date="2024-11-05T15:23:00Z" w16du:dateUtc="2024-11-05T15:23:00Z">
            <w:rPr>
              <w:i/>
              <w:sz w:val="22"/>
            </w:rPr>
          </w:rPrChange>
        </w:rPr>
        <w:t>merge_sort_CSVfiles.sh</w:t>
      </w:r>
      <w:r w:rsidR="0046023D">
        <w:rPr>
          <w:i/>
          <w:iCs/>
          <w:sz w:val="22"/>
          <w:szCs w:val="22"/>
        </w:rPr>
        <w:t xml:space="preserve">. </w:t>
      </w:r>
      <w:r w:rsidR="0046023D">
        <w:rPr>
          <w:sz w:val="22"/>
          <w:szCs w:val="22"/>
        </w:rPr>
        <w:t xml:space="preserve">This script will sort the lines of several CSV files generated by the </w:t>
      </w:r>
      <w:proofErr w:type="spellStart"/>
      <w:r w:rsidR="0046023D">
        <w:rPr>
          <w:sz w:val="22"/>
          <w:szCs w:val="22"/>
        </w:rPr>
        <w:t>SeapHOx</w:t>
      </w:r>
      <w:proofErr w:type="spellEnd"/>
      <w:r w:rsidR="0046023D">
        <w:rPr>
          <w:sz w:val="22"/>
          <w:szCs w:val="22"/>
        </w:rPr>
        <w:t xml:space="preserve"> and merge them into a single file. The name of this file, containing all the data, </w:t>
      </w:r>
      <w:proofErr w:type="gramStart"/>
      <w:r w:rsidR="0046023D">
        <w:rPr>
          <w:sz w:val="22"/>
          <w:szCs w:val="22"/>
        </w:rPr>
        <w:t>has to</w:t>
      </w:r>
      <w:proofErr w:type="gramEnd"/>
      <w:r w:rsidR="0046023D">
        <w:rPr>
          <w:sz w:val="22"/>
          <w:szCs w:val="22"/>
        </w:rPr>
        <w:t xml:space="preserve"> be indicated in the </w:t>
      </w:r>
      <w:r w:rsidR="0046023D" w:rsidRPr="00F36284">
        <w:rPr>
          <w:i/>
          <w:sz w:val="22"/>
          <w:rPrChange w:id="1472" w:author="Tiago Segabinazzi Dotto" w:date="2024-11-05T15:23:00Z" w16du:dateUtc="2024-11-05T15:23:00Z">
            <w:rPr>
              <w:sz w:val="22"/>
            </w:rPr>
          </w:rPrChange>
        </w:rPr>
        <w:t>moor_filenames.txt</w:t>
      </w:r>
      <w:r w:rsidR="0046023D">
        <w:rPr>
          <w:sz w:val="22"/>
          <w:szCs w:val="22"/>
        </w:rPr>
        <w:t xml:space="preserve"> file (e.g. </w:t>
      </w:r>
      <w:r w:rsidR="0046023D" w:rsidRPr="00F36284">
        <w:rPr>
          <w:i/>
          <w:sz w:val="22"/>
          <w:rPrChange w:id="1473" w:author="Tiago Segabinazzi Dotto" w:date="2024-11-05T15:23:00Z" w16du:dateUtc="2024-11-05T15:23:00Z">
            <w:rPr>
              <w:sz w:val="22"/>
            </w:rPr>
          </w:rPrChange>
        </w:rPr>
        <w:t>rteb1_04_2017_filenames.txt</w:t>
      </w:r>
      <w:r w:rsidR="0046023D">
        <w:rPr>
          <w:sz w:val="22"/>
          <w:szCs w:val="22"/>
        </w:rPr>
        <w:t xml:space="preserve">). </w:t>
      </w:r>
    </w:p>
    <w:p w14:paraId="51A7B5E2" w14:textId="77777777" w:rsidR="0046023D" w:rsidRDefault="0046023D" w:rsidP="0046023D">
      <w:pPr>
        <w:pStyle w:val="Default"/>
        <w:rPr>
          <w:sz w:val="22"/>
          <w:szCs w:val="22"/>
        </w:rPr>
      </w:pPr>
    </w:p>
    <w:p w14:paraId="29F97EDD" w14:textId="1AD2A3F8" w:rsidR="0046023D" w:rsidRDefault="0046023D" w:rsidP="0046023D">
      <w:pPr>
        <w:pStyle w:val="Default"/>
        <w:rPr>
          <w:sz w:val="22"/>
          <w:szCs w:val="22"/>
        </w:rPr>
      </w:pPr>
      <w:r>
        <w:rPr>
          <w:sz w:val="22"/>
          <w:szCs w:val="22"/>
        </w:rPr>
        <w:t xml:space="preserve">Make sure that the relevant info.dat file contains the serial number of the </w:t>
      </w:r>
      <w:del w:id="1474" w:author="Tiago Segabinazzi Dotto" w:date="2024-11-05T15:23:00Z" w16du:dateUtc="2024-11-05T15:23:00Z">
        <w:r>
          <w:rPr>
            <w:sz w:val="22"/>
            <w:szCs w:val="22"/>
          </w:rPr>
          <w:delText>DeepseapHOx</w:delText>
        </w:r>
      </w:del>
      <w:proofErr w:type="spellStart"/>
      <w:ins w:id="1475" w:author="Tiago Segabinazzi Dotto" w:date="2024-11-05T15:23:00Z" w16du:dateUtc="2024-11-05T15:23:00Z">
        <w:r>
          <w:rPr>
            <w:sz w:val="22"/>
            <w:szCs w:val="22"/>
          </w:rPr>
          <w:t>Deep</w:t>
        </w:r>
        <w:r w:rsidR="002F3F12">
          <w:rPr>
            <w:sz w:val="22"/>
            <w:szCs w:val="22"/>
          </w:rPr>
          <w:t>SeapHOx</w:t>
        </w:r>
      </w:ins>
      <w:proofErr w:type="spellEnd"/>
      <w:r>
        <w:rPr>
          <w:sz w:val="22"/>
          <w:szCs w:val="22"/>
        </w:rPr>
        <w:t xml:space="preserve"> (e.g. </w:t>
      </w:r>
      <w:r w:rsidRPr="00F36284">
        <w:rPr>
          <w:color w:val="00B050"/>
          <w:sz w:val="22"/>
          <w:rPrChange w:id="1476" w:author="Tiago Segabinazzi Dotto" w:date="2024-11-05T15:23:00Z" w16du:dateUtc="2024-11-05T15:23:00Z">
            <w:rPr>
              <w:sz w:val="22"/>
            </w:rPr>
          </w:rPrChange>
        </w:rPr>
        <w:t>moor/proc/rteb1_04_2017/rteb1_04_2017 info.dat</w:t>
      </w:r>
      <w:r>
        <w:rPr>
          <w:sz w:val="22"/>
          <w:szCs w:val="22"/>
        </w:rPr>
        <w:t xml:space="preserve">). </w:t>
      </w:r>
    </w:p>
    <w:p w14:paraId="63849D01" w14:textId="7522F9F7" w:rsidR="0046023D" w:rsidRDefault="0046023D" w:rsidP="0046023D">
      <w:r>
        <w:t xml:space="preserve">Run </w:t>
      </w:r>
      <w:proofErr w:type="spellStart"/>
      <w:r w:rsidRPr="00F36284">
        <w:rPr>
          <w:b/>
          <w:i/>
          <w:color w:val="FF0000"/>
          <w:rPrChange w:id="1477" w:author="Tiago Segabinazzi Dotto" w:date="2024-11-05T15:23:00Z" w16du:dateUtc="2024-11-05T15:23:00Z">
            <w:rPr/>
          </w:rPrChange>
        </w:rPr>
        <w:t>process_seaphox</w:t>
      </w:r>
      <w:del w:id="1478" w:author="Tiago Segabinazzi Dotto" w:date="2024-11-05T15:23:00Z" w16du:dateUtc="2024-11-05T15:23:00Z">
        <w:r>
          <w:delText>_</w:delText>
        </w:r>
        <w:r w:rsidR="004B4A21">
          <w:delText>$cruise</w:delText>
        </w:r>
      </w:del>
      <w:commentRangeStart w:id="1479"/>
      <w:commentRangeEnd w:id="1479"/>
      <w:ins w:id="1480" w:author="Tiago Segabinazzi Dotto" w:date="2024-11-05T15:23:00Z" w16du:dateUtc="2024-11-05T15:23:00Z">
        <w:r w:rsidR="002F3F12">
          <w:rPr>
            <w:rStyle w:val="CommentReference"/>
            <w:rFonts w:cs="Mangal"/>
          </w:rPr>
          <w:commentReference w:id="1479"/>
        </w:r>
        <w:r w:rsidR="002F3F12">
          <w:rPr>
            <w:b/>
            <w:bCs/>
            <w:i/>
            <w:iCs/>
            <w:color w:val="FF0000"/>
          </w:rPr>
          <w:t>I</w:t>
        </w:r>
      </w:ins>
      <w:r w:rsidRPr="00F36284">
        <w:rPr>
          <w:b/>
          <w:i/>
          <w:color w:val="FF0000"/>
          <w:rPrChange w:id="1481" w:author="Tiago Segabinazzi Dotto" w:date="2024-11-05T15:23:00Z" w16du:dateUtc="2024-11-05T15:23:00Z">
            <w:rPr/>
          </w:rPrChange>
        </w:rPr>
        <w:t>.m</w:t>
      </w:r>
      <w:proofErr w:type="spellEnd"/>
      <w:r w:rsidRPr="00F36284">
        <w:rPr>
          <w:color w:val="FF0000"/>
          <w:rPrChange w:id="1482" w:author="Tiago Segabinazzi Dotto" w:date="2024-11-05T15:23:00Z" w16du:dateUtc="2024-11-05T15:23:00Z">
            <w:rPr/>
          </w:rPrChange>
        </w:rPr>
        <w:t xml:space="preserve"> </w:t>
      </w:r>
      <w:r>
        <w:t xml:space="preserve">producing </w:t>
      </w:r>
      <w:del w:id="1483" w:author="Tiago Segabinazzi Dotto" w:date="2024-11-05T15:23:00Z" w16du:dateUtc="2024-11-05T15:23:00Z">
        <w:r>
          <w:delText>timeseries</w:delText>
        </w:r>
      </w:del>
      <w:ins w:id="1484" w:author="Tiago Segabinazzi Dotto" w:date="2024-11-05T15:23:00Z" w16du:dateUtc="2024-11-05T15:23:00Z">
        <w:r w:rsidR="002F3F12">
          <w:t xml:space="preserve">a </w:t>
        </w:r>
        <w:r>
          <w:t>time</w:t>
        </w:r>
        <w:r w:rsidR="002F3F12">
          <w:t xml:space="preserve"> </w:t>
        </w:r>
        <w:r>
          <w:t>series</w:t>
        </w:r>
      </w:ins>
      <w:r>
        <w:t xml:space="preserve"> for each instrument, converting raw data to </w:t>
      </w:r>
      <w:del w:id="1485" w:author="Tiago Segabinazzi Dotto" w:date="2024-11-05T15:23:00Z" w16du:dateUtc="2024-11-05T15:23:00Z">
        <w:r>
          <w:delText>RODB</w:delText>
        </w:r>
      </w:del>
      <w:ins w:id="1486" w:author="Tiago Segabinazzi Dotto" w:date="2024-11-05T15:23:00Z" w16du:dateUtc="2024-11-05T15:23:00Z">
        <w:r>
          <w:t>RDB</w:t>
        </w:r>
      </w:ins>
      <w:r>
        <w:t xml:space="preserve"> format and summary statistics.</w:t>
      </w:r>
    </w:p>
    <w:p w14:paraId="1B5FC9F4" w14:textId="44D35E3F" w:rsidR="0046023D" w:rsidRDefault="0046023D">
      <w:pPr>
        <w:widowControl/>
        <w:suppressAutoHyphens w:val="0"/>
        <w:spacing w:after="160" w:line="259" w:lineRule="auto"/>
      </w:pPr>
      <w:r>
        <w:br w:type="page"/>
      </w:r>
    </w:p>
    <w:p w14:paraId="3473B080" w14:textId="606E1631" w:rsidR="00D110D7" w:rsidRDefault="00D110D7" w:rsidP="00D110D7">
      <w:pPr>
        <w:pStyle w:val="Heading1"/>
      </w:pPr>
      <w:bookmarkStart w:id="1487" w:name="_Toc108243113"/>
      <w:r>
        <w:lastRenderedPageBreak/>
        <w:t>Data reports tools</w:t>
      </w:r>
      <w:bookmarkEnd w:id="1487"/>
    </w:p>
    <w:p w14:paraId="5546EDD9" w14:textId="2CC44D83" w:rsidR="00D110D7" w:rsidRPr="00CB5305" w:rsidRDefault="00D110D7" w:rsidP="00D110D7">
      <w:pPr>
        <w:pStyle w:val="BodyText"/>
      </w:pPr>
      <w:r>
        <w:t xml:space="preserve">A set of scripts can be used to quickly </w:t>
      </w:r>
      <w:del w:id="1488" w:author="Tiago Segabinazzi Dotto" w:date="2024-11-05T15:23:00Z" w16du:dateUtc="2024-11-05T15:23:00Z">
        <w:r>
          <w:delText>generated</w:delText>
        </w:r>
      </w:del>
      <w:ins w:id="1489" w:author="Tiago Segabinazzi Dotto" w:date="2024-11-05T15:23:00Z" w16du:dateUtc="2024-11-05T15:23:00Z">
        <w:r>
          <w:t>generate</w:t>
        </w:r>
      </w:ins>
      <w:r>
        <w:t xml:space="preserve"> summary statistics and figures for each mooring. These scripts can be run for </w:t>
      </w:r>
      <w:del w:id="1490" w:author="Tiago Segabinazzi Dotto" w:date="2024-11-05T15:23:00Z" w16du:dateUtc="2024-11-05T15:23:00Z">
        <w:r>
          <w:delText>stage</w:delText>
        </w:r>
      </w:del>
      <w:ins w:id="1491" w:author="Tiago Segabinazzi Dotto" w:date="2024-11-05T15:23:00Z" w16du:dateUtc="2024-11-05T15:23:00Z">
        <w:r w:rsidR="00A40E88">
          <w:t>Stage</w:t>
        </w:r>
      </w:ins>
      <w:r w:rsidR="00A40E88">
        <w:t xml:space="preserve"> </w:t>
      </w:r>
      <w:r>
        <w:t>2 data (</w:t>
      </w:r>
      <w:r w:rsidRPr="00F36284">
        <w:rPr>
          <w:i/>
          <w:rPrChange w:id="1492" w:author="Tiago Segabinazzi Dotto" w:date="2024-11-05T15:23:00Z" w16du:dateUtc="2024-11-05T15:23:00Z">
            <w:rPr/>
          </w:rPrChange>
        </w:rPr>
        <w:t>.use</w:t>
      </w:r>
      <w:r>
        <w:t xml:space="preserve"> files) or </w:t>
      </w:r>
      <w:del w:id="1493" w:author="Tiago Segabinazzi Dotto" w:date="2024-11-05T15:23:00Z" w16du:dateUtc="2024-11-05T15:23:00Z">
        <w:r>
          <w:delText>stage</w:delText>
        </w:r>
      </w:del>
      <w:ins w:id="1494" w:author="Tiago Segabinazzi Dotto" w:date="2024-11-05T15:23:00Z" w16du:dateUtc="2024-11-05T15:23:00Z">
        <w:r w:rsidR="00A40E88">
          <w:t>Stage</w:t>
        </w:r>
      </w:ins>
      <w:r w:rsidR="00A40E88">
        <w:t xml:space="preserve"> </w:t>
      </w:r>
      <w:r>
        <w:t xml:space="preserve">3 data </w:t>
      </w:r>
      <w:proofErr w:type="gramStart"/>
      <w:r>
        <w:t>(</w:t>
      </w:r>
      <w:r w:rsidRPr="00F36284">
        <w:rPr>
          <w:i/>
          <w:rPrChange w:id="1495" w:author="Tiago Segabinazzi Dotto" w:date="2024-11-05T15:23:00Z" w16du:dateUtc="2024-11-05T15:23:00Z">
            <w:rPr/>
          </w:rPrChange>
        </w:rPr>
        <w:t>.</w:t>
      </w:r>
      <w:proofErr w:type="spellStart"/>
      <w:r w:rsidRPr="00F36284">
        <w:rPr>
          <w:i/>
          <w:rPrChange w:id="1496" w:author="Tiago Segabinazzi Dotto" w:date="2024-11-05T15:23:00Z" w16du:dateUtc="2024-11-05T15:23:00Z">
            <w:rPr/>
          </w:rPrChange>
        </w:rPr>
        <w:t>microcat</w:t>
      </w:r>
      <w:proofErr w:type="spellEnd"/>
      <w:proofErr w:type="gramEnd"/>
      <w:r>
        <w:t xml:space="preserve"> and </w:t>
      </w:r>
      <w:r w:rsidRPr="00F36284">
        <w:rPr>
          <w:i/>
          <w:rPrChange w:id="1497" w:author="Tiago Segabinazzi Dotto" w:date="2024-11-05T15:23:00Z" w16du:dateUtc="2024-11-05T15:23:00Z">
            <w:rPr/>
          </w:rPrChange>
        </w:rPr>
        <w:t>.</w:t>
      </w:r>
      <w:proofErr w:type="spellStart"/>
      <w:r w:rsidRPr="00F36284">
        <w:rPr>
          <w:i/>
          <w:rPrChange w:id="1498" w:author="Tiago Segabinazzi Dotto" w:date="2024-11-05T15:23:00Z" w16du:dateUtc="2024-11-05T15:23:00Z">
            <w:rPr/>
          </w:rPrChange>
        </w:rPr>
        <w:t>edt</w:t>
      </w:r>
      <w:proofErr w:type="spellEnd"/>
      <w:r w:rsidRPr="00F36284">
        <w:rPr>
          <w:i/>
          <w:rPrChange w:id="1499" w:author="Tiago Segabinazzi Dotto" w:date="2024-11-05T15:23:00Z" w16du:dateUtc="2024-11-05T15:23:00Z">
            <w:rPr/>
          </w:rPrChange>
        </w:rPr>
        <w:t xml:space="preserve"> </w:t>
      </w:r>
      <w:r>
        <w:t xml:space="preserve">files). The scripts and functions are under </w:t>
      </w:r>
      <w:proofErr w:type="spellStart"/>
      <w:r w:rsidRPr="00F36284">
        <w:rPr>
          <w:i/>
          <w:color w:val="00B050"/>
          <w:rPrChange w:id="1500" w:author="Tiago Segabinazzi Dotto" w:date="2024-11-05T15:23:00Z" w16du:dateUtc="2024-11-05T15:23:00Z">
            <w:rPr>
              <w:i/>
            </w:rPr>
          </w:rPrChange>
        </w:rPr>
        <w:t>osnap</w:t>
      </w:r>
      <w:proofErr w:type="spellEnd"/>
      <w:r w:rsidRPr="00F36284">
        <w:rPr>
          <w:i/>
          <w:color w:val="00B050"/>
          <w:rPrChange w:id="1501" w:author="Tiago Segabinazzi Dotto" w:date="2024-11-05T15:23:00Z" w16du:dateUtc="2024-11-05T15:23:00Z">
            <w:rPr>
              <w:i/>
            </w:rPr>
          </w:rPrChange>
        </w:rPr>
        <w:t>/exec/dy120/</w:t>
      </w:r>
      <w:proofErr w:type="spellStart"/>
      <w:r w:rsidRPr="00F36284">
        <w:rPr>
          <w:i/>
          <w:color w:val="00B050"/>
          <w:rPrChange w:id="1502" w:author="Tiago Segabinazzi Dotto" w:date="2024-11-05T15:23:00Z" w16du:dateUtc="2024-11-05T15:23:00Z">
            <w:rPr>
              <w:i/>
            </w:rPr>
          </w:rPrChange>
        </w:rPr>
        <w:t>data_report_tool</w:t>
      </w:r>
      <w:proofErr w:type="spellEnd"/>
      <w:del w:id="1503" w:author="Tiago Segabinazzi Dotto" w:date="2024-11-05T15:23:00Z" w16du:dateUtc="2024-11-05T15:23:00Z">
        <w:r w:rsidRPr="00DE37E7">
          <w:rPr>
            <w:i/>
          </w:rPr>
          <w:delText>/</w:delText>
        </w:r>
        <w:r>
          <w:rPr>
            <w:i/>
          </w:rPr>
          <w:delText xml:space="preserve"> .</w:delText>
        </w:r>
      </w:del>
      <w:ins w:id="1504" w:author="Tiago Segabinazzi Dotto" w:date="2024-11-05T15:23:00Z" w16du:dateUtc="2024-11-05T15:23:00Z">
        <w:r w:rsidRPr="00F36284">
          <w:rPr>
            <w:i/>
            <w:color w:val="00B050"/>
          </w:rPr>
          <w:t>/</w:t>
        </w:r>
        <w:r>
          <w:rPr>
            <w:i/>
          </w:rPr>
          <w:t>.</w:t>
        </w:r>
      </w:ins>
      <w:r>
        <w:rPr>
          <w:i/>
        </w:rPr>
        <w:t xml:space="preserve"> </w:t>
      </w:r>
      <w:r w:rsidRPr="00DE37E7">
        <w:t>The</w:t>
      </w:r>
      <w:r>
        <w:t xml:space="preserve"> wrapper script </w:t>
      </w:r>
      <w:proofErr w:type="spellStart"/>
      <w:r w:rsidRPr="00F36284">
        <w:rPr>
          <w:b/>
          <w:i/>
          <w:color w:val="FF0000"/>
          <w:rPrChange w:id="1505" w:author="Tiago Segabinazzi Dotto" w:date="2024-11-05T15:23:00Z" w16du:dateUtc="2024-11-05T15:23:00Z">
            <w:rPr>
              <w:i/>
            </w:rPr>
          </w:rPrChange>
        </w:rPr>
        <w:t>batch_all.m</w:t>
      </w:r>
      <w:proofErr w:type="spellEnd"/>
      <w:r>
        <w:t xml:space="preserve"> can be run for a list of mooring and for a specific deployment period. It </w:t>
      </w:r>
      <w:del w:id="1506" w:author="Tiago Segabinazzi Dotto" w:date="2024-11-05T15:23:00Z" w16du:dateUtc="2024-11-05T15:23:00Z">
        <w:r>
          <w:delText>generated</w:delText>
        </w:r>
      </w:del>
      <w:ins w:id="1507" w:author="Tiago Segabinazzi Dotto" w:date="2024-11-05T15:23:00Z" w16du:dateUtc="2024-11-05T15:23:00Z">
        <w:r w:rsidR="00A40E88">
          <w:t>generates</w:t>
        </w:r>
      </w:ins>
      <w:r w:rsidR="00A40E88">
        <w:t xml:space="preserve"> </w:t>
      </w:r>
      <w:r>
        <w:t xml:space="preserve">multiple figures which are saved under </w:t>
      </w:r>
      <w:proofErr w:type="spellStart"/>
      <w:r w:rsidRPr="00F36284">
        <w:rPr>
          <w:i/>
          <w:color w:val="00B050"/>
          <w:rPrChange w:id="1508" w:author="Tiago Segabinazzi Dotto" w:date="2024-11-05T15:23:00Z" w16du:dateUtc="2024-11-05T15:23:00Z">
            <w:rPr>
              <w:i/>
            </w:rPr>
          </w:rPrChange>
        </w:rPr>
        <w:t>osnap</w:t>
      </w:r>
      <w:proofErr w:type="spellEnd"/>
      <w:r w:rsidRPr="00F36284">
        <w:rPr>
          <w:i/>
          <w:color w:val="00B050"/>
          <w:rPrChange w:id="1509" w:author="Tiago Segabinazzi Dotto" w:date="2024-11-05T15:23:00Z" w16du:dateUtc="2024-11-05T15:23:00Z">
            <w:rPr>
              <w:i/>
            </w:rPr>
          </w:rPrChange>
        </w:rPr>
        <w:t>/Documents/</w:t>
      </w:r>
      <w:proofErr w:type="spellStart"/>
      <w:proofErr w:type="gramStart"/>
      <w:r w:rsidRPr="00F36284">
        <w:rPr>
          <w:i/>
          <w:color w:val="00B050"/>
          <w:rPrChange w:id="1510" w:author="Tiago Segabinazzi Dotto" w:date="2024-11-05T15:23:00Z" w16du:dateUtc="2024-11-05T15:23:00Z">
            <w:rPr>
              <w:i/>
            </w:rPr>
          </w:rPrChange>
        </w:rPr>
        <w:t>datareports</w:t>
      </w:r>
      <w:proofErr w:type="spellEnd"/>
      <w:r>
        <w:rPr>
          <w:i/>
        </w:rPr>
        <w:t xml:space="preserve"> .</w:t>
      </w:r>
      <w:proofErr w:type="gramEnd"/>
      <w:r>
        <w:rPr>
          <w:i/>
        </w:rPr>
        <w:t xml:space="preserve"> </w:t>
      </w:r>
      <w:r>
        <w:t>As an example, the list of figures generated</w:t>
      </w:r>
      <w:r w:rsidRPr="00CB5305">
        <w:t xml:space="preserve"> for IB4</w:t>
      </w:r>
      <w:r>
        <w:t xml:space="preserve"> is indicated below.</w:t>
      </w:r>
    </w:p>
    <w:p w14:paraId="1D1F8563" w14:textId="77777777" w:rsidR="00D110D7" w:rsidRPr="00DE37E7" w:rsidRDefault="00D110D7" w:rsidP="00D110D7">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Menlo" w:eastAsiaTheme="minorHAnsi" w:hAnsi="Menlo" w:cs="Menlo"/>
          <w:color w:val="4472C4" w:themeColor="accent1"/>
          <w:sz w:val="18"/>
          <w:szCs w:val="18"/>
          <w:lang w:val="en-US" w:eastAsia="en-US" w:bidi="ar-SA"/>
        </w:rPr>
      </w:pPr>
      <w:r w:rsidRPr="00DE37E7">
        <w:rPr>
          <w:rFonts w:ascii="Menlo" w:eastAsiaTheme="minorHAnsi" w:hAnsi="Menlo" w:cs="Menlo"/>
          <w:color w:val="4472C4" w:themeColor="accent1"/>
          <w:sz w:val="18"/>
          <w:szCs w:val="18"/>
          <w:lang w:val="en-US" w:eastAsia="en-US" w:bidi="ar-SA"/>
        </w:rPr>
        <w:t>ib4_01_2018_conductivity_overlay_proclvl_2_unfilt.png</w:t>
      </w:r>
    </w:p>
    <w:p w14:paraId="5D4CDB7D" w14:textId="77777777" w:rsidR="00D110D7" w:rsidRPr="00DE37E7" w:rsidRDefault="00D110D7" w:rsidP="00D110D7">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Menlo" w:eastAsiaTheme="minorHAnsi" w:hAnsi="Menlo" w:cs="Menlo"/>
          <w:color w:val="4472C4" w:themeColor="accent1"/>
          <w:sz w:val="18"/>
          <w:szCs w:val="18"/>
          <w:lang w:val="en-US" w:eastAsia="en-US" w:bidi="ar-SA"/>
        </w:rPr>
      </w:pPr>
      <w:r w:rsidRPr="00DE37E7">
        <w:rPr>
          <w:rFonts w:ascii="Menlo" w:eastAsiaTheme="minorHAnsi" w:hAnsi="Menlo" w:cs="Menlo"/>
          <w:color w:val="4472C4" w:themeColor="accent1"/>
          <w:sz w:val="18"/>
          <w:szCs w:val="18"/>
          <w:lang w:val="en-US" w:eastAsia="en-US" w:bidi="ar-SA"/>
        </w:rPr>
        <w:t>ib4_01_2018_currents_stacked_hordirection_plot_proclvl_2_unfilt.png</w:t>
      </w:r>
    </w:p>
    <w:p w14:paraId="688D30E9" w14:textId="77777777" w:rsidR="00D110D7" w:rsidRPr="00DE37E7" w:rsidRDefault="00D110D7" w:rsidP="00D110D7">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Menlo" w:eastAsiaTheme="minorHAnsi" w:hAnsi="Menlo" w:cs="Menlo"/>
          <w:color w:val="4472C4" w:themeColor="accent1"/>
          <w:sz w:val="18"/>
          <w:szCs w:val="18"/>
          <w:lang w:val="en-US" w:eastAsia="en-US" w:bidi="ar-SA"/>
        </w:rPr>
      </w:pPr>
      <w:r w:rsidRPr="00DE37E7">
        <w:rPr>
          <w:rFonts w:ascii="Menlo" w:eastAsiaTheme="minorHAnsi" w:hAnsi="Menlo" w:cs="Menlo"/>
          <w:color w:val="4472C4" w:themeColor="accent1"/>
          <w:sz w:val="18"/>
          <w:szCs w:val="18"/>
          <w:lang w:val="en-US" w:eastAsia="en-US" w:bidi="ar-SA"/>
        </w:rPr>
        <w:t>ib4_01_2018_currents_stacked_horspeed_plot_proclvl_2_unfilt.png</w:t>
      </w:r>
    </w:p>
    <w:p w14:paraId="0B9A4712" w14:textId="77777777" w:rsidR="00D110D7" w:rsidRPr="00DE37E7" w:rsidRDefault="00D110D7" w:rsidP="00D110D7">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Menlo" w:eastAsiaTheme="minorHAnsi" w:hAnsi="Menlo" w:cs="Menlo"/>
          <w:color w:val="4472C4" w:themeColor="accent1"/>
          <w:sz w:val="18"/>
          <w:szCs w:val="18"/>
          <w:lang w:val="en-US" w:eastAsia="en-US" w:bidi="ar-SA"/>
        </w:rPr>
      </w:pPr>
      <w:r w:rsidRPr="00DE37E7">
        <w:rPr>
          <w:rFonts w:ascii="Menlo" w:eastAsiaTheme="minorHAnsi" w:hAnsi="Menlo" w:cs="Menlo"/>
          <w:color w:val="4472C4" w:themeColor="accent1"/>
          <w:sz w:val="18"/>
          <w:szCs w:val="18"/>
          <w:lang w:val="en-US" w:eastAsia="en-US" w:bidi="ar-SA"/>
        </w:rPr>
        <w:t>ib4_01_2018_currents_stacked_u_plot_proclvl_2_unfilt.png</w:t>
      </w:r>
    </w:p>
    <w:p w14:paraId="38A52AA6" w14:textId="77777777" w:rsidR="00D110D7" w:rsidRPr="00DE37E7" w:rsidRDefault="00D110D7" w:rsidP="00D110D7">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Menlo" w:eastAsiaTheme="minorHAnsi" w:hAnsi="Menlo" w:cs="Menlo"/>
          <w:color w:val="4472C4" w:themeColor="accent1"/>
          <w:sz w:val="18"/>
          <w:szCs w:val="18"/>
          <w:lang w:val="en-US" w:eastAsia="en-US" w:bidi="ar-SA"/>
        </w:rPr>
      </w:pPr>
      <w:r w:rsidRPr="00DE37E7">
        <w:rPr>
          <w:rFonts w:ascii="Menlo" w:eastAsiaTheme="minorHAnsi" w:hAnsi="Menlo" w:cs="Menlo"/>
          <w:color w:val="4472C4" w:themeColor="accent1"/>
          <w:sz w:val="18"/>
          <w:szCs w:val="18"/>
          <w:lang w:val="en-US" w:eastAsia="en-US" w:bidi="ar-SA"/>
        </w:rPr>
        <w:t>ib4_01_2018_currents_stacked_v_plot_proclvl_2_unfilt.png</w:t>
      </w:r>
    </w:p>
    <w:p w14:paraId="3361E31E" w14:textId="77777777" w:rsidR="00D110D7" w:rsidRPr="00DE37E7" w:rsidRDefault="00D110D7" w:rsidP="00D110D7">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Menlo" w:eastAsiaTheme="minorHAnsi" w:hAnsi="Menlo" w:cs="Menlo"/>
          <w:color w:val="4472C4" w:themeColor="accent1"/>
          <w:sz w:val="18"/>
          <w:szCs w:val="18"/>
          <w:lang w:val="en-US" w:eastAsia="en-US" w:bidi="ar-SA"/>
        </w:rPr>
      </w:pPr>
      <w:r w:rsidRPr="00DE37E7">
        <w:rPr>
          <w:rFonts w:ascii="Menlo" w:eastAsiaTheme="minorHAnsi" w:hAnsi="Menlo" w:cs="Menlo"/>
          <w:color w:val="4472C4" w:themeColor="accent1"/>
          <w:sz w:val="18"/>
          <w:szCs w:val="18"/>
          <w:lang w:val="en-US" w:eastAsia="en-US" w:bidi="ar-SA"/>
        </w:rPr>
        <w:t>ib4_01_2018_currents_stacked_w_plot_proclvl_2_unfilt.png</w:t>
      </w:r>
    </w:p>
    <w:p w14:paraId="4D52D44F" w14:textId="77777777" w:rsidR="00D110D7" w:rsidRPr="00DE37E7" w:rsidRDefault="00D110D7" w:rsidP="00D110D7">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Menlo" w:eastAsiaTheme="minorHAnsi" w:hAnsi="Menlo" w:cs="Menlo"/>
          <w:color w:val="4472C4" w:themeColor="accent1"/>
          <w:sz w:val="18"/>
          <w:szCs w:val="18"/>
          <w:lang w:val="en-US" w:eastAsia="en-US" w:bidi="ar-SA"/>
        </w:rPr>
      </w:pPr>
      <w:r w:rsidRPr="00DE37E7">
        <w:rPr>
          <w:rFonts w:ascii="Menlo" w:eastAsiaTheme="minorHAnsi" w:hAnsi="Menlo" w:cs="Menlo"/>
          <w:color w:val="4472C4" w:themeColor="accent1"/>
          <w:sz w:val="18"/>
          <w:szCs w:val="18"/>
          <w:lang w:val="en-US" w:eastAsia="en-US" w:bidi="ar-SA"/>
        </w:rPr>
        <w:t>ib4_01_2018_horcurrents_overlay_dir_proclvl_2_unfilt.png</w:t>
      </w:r>
    </w:p>
    <w:p w14:paraId="7DA7AF71" w14:textId="77777777" w:rsidR="00D110D7" w:rsidRPr="00DE37E7" w:rsidRDefault="00D110D7" w:rsidP="00D110D7">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Menlo" w:eastAsiaTheme="minorHAnsi" w:hAnsi="Menlo" w:cs="Menlo"/>
          <w:color w:val="4472C4" w:themeColor="accent1"/>
          <w:sz w:val="18"/>
          <w:szCs w:val="18"/>
          <w:lang w:val="en-US" w:eastAsia="en-US" w:bidi="ar-SA"/>
        </w:rPr>
      </w:pPr>
      <w:r w:rsidRPr="00DE37E7">
        <w:rPr>
          <w:rFonts w:ascii="Menlo" w:eastAsiaTheme="minorHAnsi" w:hAnsi="Menlo" w:cs="Menlo"/>
          <w:color w:val="4472C4" w:themeColor="accent1"/>
          <w:sz w:val="18"/>
          <w:szCs w:val="18"/>
          <w:lang w:val="en-US" w:eastAsia="en-US" w:bidi="ar-SA"/>
        </w:rPr>
        <w:t>ib4_01_2018_horcurrents_overlay_speed_proclvl_2_unfilt.png</w:t>
      </w:r>
    </w:p>
    <w:p w14:paraId="25026C9A" w14:textId="77777777" w:rsidR="00D110D7" w:rsidRPr="00DE37E7" w:rsidRDefault="00D110D7" w:rsidP="00D110D7">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Menlo" w:eastAsiaTheme="minorHAnsi" w:hAnsi="Menlo" w:cs="Menlo"/>
          <w:color w:val="4472C4" w:themeColor="accent1"/>
          <w:sz w:val="18"/>
          <w:szCs w:val="18"/>
          <w:lang w:val="en-US" w:eastAsia="en-US" w:bidi="ar-SA"/>
        </w:rPr>
      </w:pPr>
      <w:r w:rsidRPr="00DE37E7">
        <w:rPr>
          <w:rFonts w:ascii="Menlo" w:eastAsiaTheme="minorHAnsi" w:hAnsi="Menlo" w:cs="Menlo"/>
          <w:color w:val="4472C4" w:themeColor="accent1"/>
          <w:sz w:val="18"/>
          <w:szCs w:val="18"/>
          <w:lang w:val="en-US" w:eastAsia="en-US" w:bidi="ar-SA"/>
        </w:rPr>
        <w:t>ib4_01_2018_pden1000_overlay_proclvl_2_unfilt.png</w:t>
      </w:r>
    </w:p>
    <w:p w14:paraId="690D0ECF" w14:textId="77777777" w:rsidR="00D110D7" w:rsidRPr="00DE37E7" w:rsidRDefault="00D110D7" w:rsidP="00A40E88">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Menlo" w:eastAsiaTheme="minorHAnsi" w:hAnsi="Menlo" w:cs="Menlo"/>
          <w:color w:val="4472C4" w:themeColor="accent1"/>
          <w:sz w:val="18"/>
          <w:szCs w:val="18"/>
          <w:lang w:val="en-US" w:eastAsia="en-US" w:bidi="ar-SA"/>
        </w:rPr>
      </w:pPr>
      <w:r w:rsidRPr="00DE37E7">
        <w:rPr>
          <w:rFonts w:ascii="Menlo" w:eastAsiaTheme="minorHAnsi" w:hAnsi="Menlo" w:cs="Menlo"/>
          <w:color w:val="4472C4" w:themeColor="accent1"/>
          <w:sz w:val="18"/>
          <w:szCs w:val="18"/>
          <w:lang w:val="en-US" w:eastAsia="en-US" w:bidi="ar-SA"/>
        </w:rPr>
        <w:t>ib4_01_2018_plot_stacked_conductivity_plot_proclvl_2_unfilt.png</w:t>
      </w:r>
    </w:p>
    <w:p w14:paraId="34FE0440" w14:textId="77777777" w:rsidR="00D110D7" w:rsidRPr="00DE37E7" w:rsidRDefault="00D110D7" w:rsidP="00A40E88">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Menlo" w:eastAsiaTheme="minorHAnsi" w:hAnsi="Menlo" w:cs="Menlo"/>
          <w:color w:val="4472C4" w:themeColor="accent1"/>
          <w:sz w:val="18"/>
          <w:szCs w:val="18"/>
          <w:lang w:val="en-US" w:eastAsia="en-US" w:bidi="ar-SA"/>
        </w:rPr>
      </w:pPr>
      <w:r w:rsidRPr="00DE37E7">
        <w:rPr>
          <w:rFonts w:ascii="Menlo" w:eastAsiaTheme="minorHAnsi" w:hAnsi="Menlo" w:cs="Menlo"/>
          <w:color w:val="4472C4" w:themeColor="accent1"/>
          <w:sz w:val="18"/>
          <w:szCs w:val="18"/>
          <w:lang w:val="en-US" w:eastAsia="en-US" w:bidi="ar-SA"/>
        </w:rPr>
        <w:t>ib4_01_2018_plot_stacked_pden1000_plot_proclvl_2_unfilt.png</w:t>
      </w:r>
    </w:p>
    <w:p w14:paraId="0FF5D80E" w14:textId="77777777" w:rsidR="00D110D7" w:rsidRPr="00DE37E7" w:rsidRDefault="00D110D7" w:rsidP="00A40E88">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Menlo" w:eastAsiaTheme="minorHAnsi" w:hAnsi="Menlo" w:cs="Menlo"/>
          <w:color w:val="4472C4" w:themeColor="accent1"/>
          <w:sz w:val="18"/>
          <w:szCs w:val="18"/>
          <w:lang w:val="en-US" w:eastAsia="en-US" w:bidi="ar-SA"/>
        </w:rPr>
      </w:pPr>
      <w:r w:rsidRPr="00DE37E7">
        <w:rPr>
          <w:rFonts w:ascii="Menlo" w:eastAsiaTheme="minorHAnsi" w:hAnsi="Menlo" w:cs="Menlo"/>
          <w:color w:val="4472C4" w:themeColor="accent1"/>
          <w:sz w:val="18"/>
          <w:szCs w:val="18"/>
          <w:lang w:val="en-US" w:eastAsia="en-US" w:bidi="ar-SA"/>
        </w:rPr>
        <w:t>ib4_01_2018_plot_stacked_pressure_plot_proclvl_2_unfilt.png</w:t>
      </w:r>
    </w:p>
    <w:p w14:paraId="656E4B87" w14:textId="77777777" w:rsidR="00D110D7" w:rsidRPr="00DE37E7" w:rsidRDefault="00D110D7" w:rsidP="00A40E88">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Menlo" w:eastAsiaTheme="minorHAnsi" w:hAnsi="Menlo" w:cs="Menlo"/>
          <w:color w:val="4472C4" w:themeColor="accent1"/>
          <w:sz w:val="18"/>
          <w:szCs w:val="18"/>
          <w:lang w:val="en-US" w:eastAsia="en-US" w:bidi="ar-SA"/>
        </w:rPr>
      </w:pPr>
      <w:r w:rsidRPr="00DE37E7">
        <w:rPr>
          <w:rFonts w:ascii="Menlo" w:eastAsiaTheme="minorHAnsi" w:hAnsi="Menlo" w:cs="Menlo"/>
          <w:color w:val="4472C4" w:themeColor="accent1"/>
          <w:sz w:val="18"/>
          <w:szCs w:val="18"/>
          <w:lang w:val="en-US" w:eastAsia="en-US" w:bidi="ar-SA"/>
        </w:rPr>
        <w:t>ib4_01_2018_plot_stacked_ptmp1000_plot_proclvl_2_unfilt.png</w:t>
      </w:r>
    </w:p>
    <w:p w14:paraId="53546DF5" w14:textId="77777777" w:rsidR="00D110D7" w:rsidRPr="00DE37E7" w:rsidRDefault="00D110D7" w:rsidP="00A40E88">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Menlo" w:eastAsiaTheme="minorHAnsi" w:hAnsi="Menlo" w:cs="Menlo"/>
          <w:color w:val="4472C4" w:themeColor="accent1"/>
          <w:sz w:val="18"/>
          <w:szCs w:val="18"/>
          <w:lang w:val="en-US" w:eastAsia="en-US" w:bidi="ar-SA"/>
        </w:rPr>
      </w:pPr>
      <w:r w:rsidRPr="00DE37E7">
        <w:rPr>
          <w:rFonts w:ascii="Menlo" w:eastAsiaTheme="minorHAnsi" w:hAnsi="Menlo" w:cs="Menlo"/>
          <w:color w:val="4472C4" w:themeColor="accent1"/>
          <w:sz w:val="18"/>
          <w:szCs w:val="18"/>
          <w:lang w:val="en-US" w:eastAsia="en-US" w:bidi="ar-SA"/>
        </w:rPr>
        <w:t>ib4_01_2018_plot_stacked_salinity_plot_proclvl_2_unfilt.png</w:t>
      </w:r>
    </w:p>
    <w:p w14:paraId="690B29C4" w14:textId="77777777" w:rsidR="00D110D7" w:rsidRPr="00DE37E7" w:rsidRDefault="00D110D7" w:rsidP="00A40E88">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Menlo" w:eastAsiaTheme="minorHAnsi" w:hAnsi="Menlo" w:cs="Menlo"/>
          <w:color w:val="4472C4" w:themeColor="accent1"/>
          <w:sz w:val="18"/>
          <w:szCs w:val="18"/>
          <w:lang w:val="en-US" w:eastAsia="en-US" w:bidi="ar-SA"/>
        </w:rPr>
      </w:pPr>
      <w:r w:rsidRPr="00DE37E7">
        <w:rPr>
          <w:rFonts w:ascii="Menlo" w:eastAsiaTheme="minorHAnsi" w:hAnsi="Menlo" w:cs="Menlo"/>
          <w:color w:val="4472C4" w:themeColor="accent1"/>
          <w:sz w:val="18"/>
          <w:szCs w:val="18"/>
          <w:lang w:val="en-US" w:eastAsia="en-US" w:bidi="ar-SA"/>
        </w:rPr>
        <w:t>ib4_01_2018_plot_stacked_temperature_plot_proclvl_2_unfilt.png</w:t>
      </w:r>
    </w:p>
    <w:p w14:paraId="6C4E3544" w14:textId="77777777" w:rsidR="00D110D7" w:rsidRPr="00DE37E7" w:rsidRDefault="00D110D7" w:rsidP="00A40E88">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Menlo" w:eastAsiaTheme="minorHAnsi" w:hAnsi="Menlo" w:cs="Menlo"/>
          <w:color w:val="4472C4" w:themeColor="accent1"/>
          <w:sz w:val="18"/>
          <w:szCs w:val="18"/>
          <w:lang w:val="en-US" w:eastAsia="en-US" w:bidi="ar-SA"/>
        </w:rPr>
      </w:pPr>
      <w:r w:rsidRPr="00DE37E7">
        <w:rPr>
          <w:rFonts w:ascii="Menlo" w:eastAsiaTheme="minorHAnsi" w:hAnsi="Menlo" w:cs="Menlo"/>
          <w:color w:val="4472C4" w:themeColor="accent1"/>
          <w:sz w:val="18"/>
          <w:szCs w:val="18"/>
          <w:lang w:val="en-US" w:eastAsia="en-US" w:bidi="ar-SA"/>
        </w:rPr>
        <w:t>ib4_01_2018_pres_vs_v.png</w:t>
      </w:r>
    </w:p>
    <w:p w14:paraId="0F5E7595" w14:textId="77777777" w:rsidR="00D110D7" w:rsidRPr="00DE37E7" w:rsidRDefault="00D110D7" w:rsidP="00A40E88">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Menlo" w:eastAsiaTheme="minorHAnsi" w:hAnsi="Menlo" w:cs="Menlo"/>
          <w:color w:val="4472C4" w:themeColor="accent1"/>
          <w:sz w:val="18"/>
          <w:szCs w:val="18"/>
          <w:lang w:val="en-US" w:eastAsia="en-US" w:bidi="ar-SA"/>
        </w:rPr>
      </w:pPr>
      <w:r w:rsidRPr="00DE37E7">
        <w:rPr>
          <w:rFonts w:ascii="Menlo" w:eastAsiaTheme="minorHAnsi" w:hAnsi="Menlo" w:cs="Menlo"/>
          <w:color w:val="4472C4" w:themeColor="accent1"/>
          <w:sz w:val="18"/>
          <w:szCs w:val="18"/>
          <w:lang w:val="en-US" w:eastAsia="en-US" w:bidi="ar-SA"/>
        </w:rPr>
        <w:t>ib4_01_2018_pressure_overlay_proclvl_2_unfilt.png</w:t>
      </w:r>
    </w:p>
    <w:p w14:paraId="35D17C9E" w14:textId="77777777" w:rsidR="00D110D7" w:rsidRPr="00DE37E7" w:rsidRDefault="00D110D7" w:rsidP="00A40E88">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Menlo" w:eastAsiaTheme="minorHAnsi" w:hAnsi="Menlo" w:cs="Menlo"/>
          <w:color w:val="4472C4" w:themeColor="accent1"/>
          <w:sz w:val="18"/>
          <w:szCs w:val="18"/>
          <w:lang w:val="en-US" w:eastAsia="en-US" w:bidi="ar-SA"/>
        </w:rPr>
      </w:pPr>
      <w:r w:rsidRPr="00DE37E7">
        <w:rPr>
          <w:rFonts w:ascii="Menlo" w:eastAsiaTheme="minorHAnsi" w:hAnsi="Menlo" w:cs="Menlo"/>
          <w:color w:val="4472C4" w:themeColor="accent1"/>
          <w:sz w:val="18"/>
          <w:szCs w:val="18"/>
          <w:lang w:val="en-US" w:eastAsia="en-US" w:bidi="ar-SA"/>
        </w:rPr>
        <w:t>ib4_01_2018_pro_vec_proclvl_2.png</w:t>
      </w:r>
    </w:p>
    <w:p w14:paraId="40A688AC" w14:textId="77777777" w:rsidR="00D110D7" w:rsidRPr="00DE37E7" w:rsidRDefault="00D110D7" w:rsidP="00A40E88">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Menlo" w:eastAsiaTheme="minorHAnsi" w:hAnsi="Menlo" w:cs="Menlo"/>
          <w:color w:val="4472C4" w:themeColor="accent1"/>
          <w:sz w:val="18"/>
          <w:szCs w:val="18"/>
          <w:lang w:val="en-US" w:eastAsia="en-US" w:bidi="ar-SA"/>
        </w:rPr>
      </w:pPr>
      <w:r w:rsidRPr="00DE37E7">
        <w:rPr>
          <w:rFonts w:ascii="Menlo" w:eastAsiaTheme="minorHAnsi" w:hAnsi="Menlo" w:cs="Menlo"/>
          <w:color w:val="4472C4" w:themeColor="accent1"/>
          <w:sz w:val="18"/>
          <w:szCs w:val="18"/>
          <w:lang w:val="en-US" w:eastAsia="en-US" w:bidi="ar-SA"/>
        </w:rPr>
        <w:t>ib4_01_2018_ptmp1000_overlay_proclvl_2_unfilt.png</w:t>
      </w:r>
    </w:p>
    <w:p w14:paraId="4FD60F11" w14:textId="77777777" w:rsidR="00D110D7" w:rsidRPr="00DE37E7" w:rsidRDefault="00D110D7" w:rsidP="00A40E88">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Menlo" w:eastAsiaTheme="minorHAnsi" w:hAnsi="Menlo" w:cs="Menlo"/>
          <w:color w:val="4472C4" w:themeColor="accent1"/>
          <w:sz w:val="18"/>
          <w:szCs w:val="18"/>
          <w:lang w:val="en-US" w:eastAsia="en-US" w:bidi="ar-SA"/>
        </w:rPr>
      </w:pPr>
      <w:r w:rsidRPr="00DE37E7">
        <w:rPr>
          <w:rFonts w:ascii="Menlo" w:eastAsiaTheme="minorHAnsi" w:hAnsi="Menlo" w:cs="Menlo"/>
          <w:color w:val="4472C4" w:themeColor="accent1"/>
          <w:sz w:val="18"/>
          <w:szCs w:val="18"/>
          <w:lang w:val="en-US" w:eastAsia="en-US" w:bidi="ar-SA"/>
        </w:rPr>
        <w:t>ib4_01_2018_sal_vs_u.png</w:t>
      </w:r>
    </w:p>
    <w:p w14:paraId="620CDE2F" w14:textId="77777777" w:rsidR="00D110D7" w:rsidRPr="00DE37E7" w:rsidRDefault="00D110D7" w:rsidP="00A40E88">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Menlo" w:eastAsiaTheme="minorHAnsi" w:hAnsi="Menlo" w:cs="Menlo"/>
          <w:color w:val="4472C4" w:themeColor="accent1"/>
          <w:sz w:val="18"/>
          <w:szCs w:val="18"/>
          <w:lang w:val="en-US" w:eastAsia="en-US" w:bidi="ar-SA"/>
        </w:rPr>
      </w:pPr>
      <w:r w:rsidRPr="00DE37E7">
        <w:rPr>
          <w:rFonts w:ascii="Menlo" w:eastAsiaTheme="minorHAnsi" w:hAnsi="Menlo" w:cs="Menlo"/>
          <w:color w:val="4472C4" w:themeColor="accent1"/>
          <w:sz w:val="18"/>
          <w:szCs w:val="18"/>
          <w:lang w:val="en-US" w:eastAsia="en-US" w:bidi="ar-SA"/>
        </w:rPr>
        <w:t>ib4_01_2018_salinity_overlay_proclvl_2_unfilt.png</w:t>
      </w:r>
    </w:p>
    <w:p w14:paraId="22B49734" w14:textId="77777777" w:rsidR="00D110D7" w:rsidRPr="00DE37E7" w:rsidRDefault="00D110D7" w:rsidP="00A40E88">
      <w:pPr>
        <w:widowControl/>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val="0"/>
        <w:autoSpaceDE w:val="0"/>
        <w:autoSpaceDN w:val="0"/>
        <w:adjustRightInd w:val="0"/>
        <w:rPr>
          <w:rFonts w:ascii="Menlo" w:eastAsiaTheme="minorHAnsi" w:hAnsi="Menlo" w:cs="Menlo"/>
          <w:color w:val="4472C4" w:themeColor="accent1"/>
          <w:sz w:val="18"/>
          <w:szCs w:val="18"/>
          <w:lang w:val="en-US" w:eastAsia="en-US" w:bidi="ar-SA"/>
        </w:rPr>
      </w:pPr>
      <w:r w:rsidRPr="00DE37E7">
        <w:rPr>
          <w:rFonts w:ascii="Menlo" w:eastAsiaTheme="minorHAnsi" w:hAnsi="Menlo" w:cs="Menlo"/>
          <w:color w:val="4472C4" w:themeColor="accent1"/>
          <w:sz w:val="18"/>
          <w:szCs w:val="18"/>
          <w:lang w:val="en-US" w:eastAsia="en-US" w:bidi="ar-SA"/>
        </w:rPr>
        <w:t>ib4_01_2018_stick_plot_proclvl_2_unfilt.png</w:t>
      </w:r>
    </w:p>
    <w:p w14:paraId="05196F79" w14:textId="77777777" w:rsidR="00D110D7" w:rsidRDefault="00D110D7" w:rsidP="00F36284">
      <w:pPr>
        <w:pStyle w:val="BodyText"/>
        <w:spacing w:before="0" w:after="0" w:line="240" w:lineRule="auto"/>
        <w:rPr>
          <w:rFonts w:ascii="Menlo" w:eastAsiaTheme="minorHAnsi" w:hAnsi="Menlo" w:cs="Menlo"/>
          <w:color w:val="4472C4" w:themeColor="accent1"/>
          <w:sz w:val="18"/>
          <w:szCs w:val="18"/>
          <w:lang w:val="en-US" w:eastAsia="en-US" w:bidi="ar-SA"/>
        </w:rPr>
        <w:pPrChange w:id="1511" w:author="Tiago Segabinazzi Dotto" w:date="2024-11-05T15:23:00Z" w16du:dateUtc="2024-11-05T15:23:00Z">
          <w:pPr>
            <w:pStyle w:val="BodyText"/>
          </w:pPr>
        </w:pPrChange>
      </w:pPr>
      <w:r w:rsidRPr="00DE37E7">
        <w:rPr>
          <w:rFonts w:ascii="Menlo" w:eastAsiaTheme="minorHAnsi" w:hAnsi="Menlo" w:cs="Menlo"/>
          <w:color w:val="4472C4" w:themeColor="accent1"/>
          <w:sz w:val="18"/>
          <w:szCs w:val="18"/>
          <w:lang w:val="en-US" w:eastAsia="en-US" w:bidi="ar-SA"/>
        </w:rPr>
        <w:t>ib4_01_2018_temperature_overlay_proclvl_2_unfilt.png</w:t>
      </w:r>
    </w:p>
    <w:p w14:paraId="3BD636AB" w14:textId="77777777" w:rsidR="00D110D7" w:rsidRDefault="00D110D7" w:rsidP="00D110D7">
      <w:pPr>
        <w:pStyle w:val="BodyText"/>
        <w:rPr>
          <w:color w:val="4472C4" w:themeColor="accent1"/>
          <w:sz w:val="18"/>
          <w:szCs w:val="18"/>
        </w:rPr>
      </w:pPr>
    </w:p>
    <w:p w14:paraId="23FC236D" w14:textId="01DE71A9" w:rsidR="00D110D7" w:rsidRDefault="00D110D7" w:rsidP="00D110D7">
      <w:pPr>
        <w:pStyle w:val="BodyText"/>
        <w:rPr>
          <w:color w:val="000000" w:themeColor="text1"/>
        </w:rPr>
      </w:pPr>
      <w:r>
        <w:rPr>
          <w:color w:val="000000" w:themeColor="text1"/>
        </w:rPr>
        <w:t xml:space="preserve">One of the main advantages of running </w:t>
      </w:r>
      <w:proofErr w:type="spellStart"/>
      <w:r w:rsidRPr="00F36284">
        <w:rPr>
          <w:i/>
          <w:color w:val="FF0000"/>
          <w:rPrChange w:id="1512" w:author="Tiago Segabinazzi Dotto" w:date="2024-11-05T15:23:00Z" w16du:dateUtc="2024-11-05T15:23:00Z">
            <w:rPr>
              <w:i/>
              <w:color w:val="000000" w:themeColor="text1"/>
            </w:rPr>
          </w:rPrChange>
        </w:rPr>
        <w:t>batch_all.m</w:t>
      </w:r>
      <w:proofErr w:type="spellEnd"/>
      <w:r w:rsidRPr="00F36284">
        <w:rPr>
          <w:color w:val="FF0000"/>
          <w:rPrChange w:id="1513" w:author="Tiago Segabinazzi Dotto" w:date="2024-11-05T15:23:00Z" w16du:dateUtc="2024-11-05T15:23:00Z">
            <w:rPr>
              <w:color w:val="000000" w:themeColor="text1"/>
            </w:rPr>
          </w:rPrChange>
        </w:rPr>
        <w:t xml:space="preserve"> </w:t>
      </w:r>
      <w:r>
        <w:rPr>
          <w:color w:val="000000" w:themeColor="text1"/>
        </w:rPr>
        <w:t xml:space="preserve">after processing the </w:t>
      </w:r>
      <w:del w:id="1514" w:author="Tiago Segabinazzi Dotto" w:date="2024-11-05T15:23:00Z" w16du:dateUtc="2024-11-05T15:23:00Z">
        <w:r>
          <w:rPr>
            <w:color w:val="000000" w:themeColor="text1"/>
          </w:rPr>
          <w:delText>stage</w:delText>
        </w:r>
      </w:del>
      <w:ins w:id="1515" w:author="Tiago Segabinazzi Dotto" w:date="2024-11-05T15:23:00Z" w16du:dateUtc="2024-11-05T15:23:00Z">
        <w:r w:rsidR="00F41890">
          <w:rPr>
            <w:color w:val="000000" w:themeColor="text1"/>
          </w:rPr>
          <w:t>S</w:t>
        </w:r>
        <w:r>
          <w:rPr>
            <w:color w:val="000000" w:themeColor="text1"/>
          </w:rPr>
          <w:t>tage</w:t>
        </w:r>
      </w:ins>
      <w:r>
        <w:rPr>
          <w:color w:val="000000" w:themeColor="text1"/>
        </w:rPr>
        <w:t xml:space="preserve"> 2 data (</w:t>
      </w:r>
      <w:r w:rsidRPr="00F36284">
        <w:rPr>
          <w:i/>
          <w:color w:val="000000" w:themeColor="text1"/>
          <w:rPrChange w:id="1516" w:author="Tiago Segabinazzi Dotto" w:date="2024-11-05T15:23:00Z" w16du:dateUtc="2024-11-05T15:23:00Z">
            <w:rPr>
              <w:color w:val="000000" w:themeColor="text1"/>
            </w:rPr>
          </w:rPrChange>
        </w:rPr>
        <w:t>.use</w:t>
      </w:r>
      <w:r>
        <w:rPr>
          <w:color w:val="000000" w:themeColor="text1"/>
        </w:rPr>
        <w:t>) is the ability to see on a single figure a specific variable (</w:t>
      </w:r>
      <w:ins w:id="1517" w:author="Tiago Segabinazzi Dotto" w:date="2024-11-05T15:23:00Z" w16du:dateUtc="2024-11-05T15:23:00Z">
        <w:r w:rsidR="00F41890">
          <w:rPr>
            <w:color w:val="000000" w:themeColor="text1"/>
          </w:rPr>
          <w:t xml:space="preserve">e.g., </w:t>
        </w:r>
      </w:ins>
      <w:r>
        <w:rPr>
          <w:color w:val="000000" w:themeColor="text1"/>
        </w:rPr>
        <w:t>temperature, conductivity, pressure, horizontal current) measured by all the mooring instruments</w:t>
      </w:r>
      <w:r w:rsidRPr="0094753E">
        <w:rPr>
          <w:color w:val="000000" w:themeColor="text1"/>
        </w:rPr>
        <w:t xml:space="preserve">. </w:t>
      </w:r>
      <w:r>
        <w:rPr>
          <w:color w:val="000000" w:themeColor="text1"/>
        </w:rPr>
        <w:t xml:space="preserve">The subpanels for “stacked” figures are created from the </w:t>
      </w:r>
      <w:commentRangeStart w:id="1518"/>
      <w:r w:rsidRPr="00F36284">
        <w:rPr>
          <w:i/>
          <w:color w:val="000000" w:themeColor="text1"/>
          <w:rPrChange w:id="1519" w:author="Tiago Segabinazzi Dotto" w:date="2024-11-05T15:23:00Z" w16du:dateUtc="2024-11-05T15:23:00Z">
            <w:rPr>
              <w:color w:val="000000" w:themeColor="text1"/>
            </w:rPr>
          </w:rPrChange>
        </w:rPr>
        <w:t>info.dat</w:t>
      </w:r>
      <w:commentRangeEnd w:id="1518"/>
      <w:r w:rsidR="00F41890">
        <w:rPr>
          <w:rStyle w:val="CommentReference"/>
          <w:rFonts w:cs="Mangal"/>
        </w:rPr>
        <w:commentReference w:id="1518"/>
      </w:r>
      <w:r>
        <w:rPr>
          <w:color w:val="000000" w:themeColor="text1"/>
        </w:rPr>
        <w:t xml:space="preserve"> file, therefore a missing instrument will clearly appear as a blank subpanel (</w:t>
      </w:r>
      <w:r w:rsidRPr="0094753E">
        <w:rPr>
          <w:color w:val="000000" w:themeColor="text1"/>
          <w:highlight w:val="yellow"/>
        </w:rPr>
        <w:t>Figure M3</w:t>
      </w:r>
      <w:r w:rsidRPr="0094753E">
        <w:rPr>
          <w:color w:val="000000" w:themeColor="text1"/>
        </w:rPr>
        <w:t>).</w:t>
      </w:r>
      <w:r>
        <w:rPr>
          <w:color w:val="000000" w:themeColor="text1"/>
        </w:rPr>
        <w:t xml:space="preserve"> </w:t>
      </w:r>
    </w:p>
    <w:p w14:paraId="545466ED" w14:textId="77777777" w:rsidR="00F41890" w:rsidRDefault="00F41890" w:rsidP="00D110D7">
      <w:pPr>
        <w:pStyle w:val="BodyText"/>
        <w:rPr>
          <w:ins w:id="1520" w:author="Tiago Segabinazzi Dotto" w:date="2024-11-05T15:23:00Z" w16du:dateUtc="2024-11-05T15:23:00Z"/>
          <w:color w:val="000000" w:themeColor="text1"/>
        </w:rPr>
      </w:pPr>
    </w:p>
    <w:p w14:paraId="1AE7D641" w14:textId="47CDADDF" w:rsidR="00D110D7" w:rsidRPr="008764F1" w:rsidRDefault="00D110D7" w:rsidP="00D110D7">
      <w:pPr>
        <w:pStyle w:val="BodyText"/>
        <w:rPr>
          <w:color w:val="000000" w:themeColor="text1"/>
        </w:rPr>
      </w:pPr>
      <w:r>
        <w:rPr>
          <w:color w:val="000000" w:themeColor="text1"/>
        </w:rPr>
        <w:t xml:space="preserve">In addition, the wrapper script </w:t>
      </w:r>
      <w:proofErr w:type="spellStart"/>
      <w:r w:rsidRPr="00F36284">
        <w:rPr>
          <w:i/>
          <w:color w:val="FF0000"/>
          <w:rPrChange w:id="1521" w:author="Tiago Segabinazzi Dotto" w:date="2024-11-05T15:23:00Z" w16du:dateUtc="2024-11-05T15:23:00Z">
            <w:rPr>
              <w:i/>
              <w:color w:val="000000" w:themeColor="text1"/>
            </w:rPr>
          </w:rPrChange>
        </w:rPr>
        <w:t>batch_all.m</w:t>
      </w:r>
      <w:proofErr w:type="spellEnd"/>
      <w:r>
        <w:rPr>
          <w:color w:val="000000" w:themeColor="text1"/>
        </w:rPr>
        <w:t xml:space="preserve"> is calling the function </w:t>
      </w:r>
      <w:proofErr w:type="spellStart"/>
      <w:r w:rsidRPr="00F36284">
        <w:rPr>
          <w:i/>
          <w:color w:val="FF0000"/>
          <w:rPrChange w:id="1522" w:author="Tiago Segabinazzi Dotto" w:date="2024-11-05T15:23:00Z" w16du:dateUtc="2024-11-05T15:23:00Z">
            <w:rPr>
              <w:i/>
              <w:color w:val="000000" w:themeColor="text1"/>
            </w:rPr>
          </w:rPrChange>
        </w:rPr>
        <w:t>stats_table.m</w:t>
      </w:r>
      <w:proofErr w:type="spellEnd"/>
      <w:r>
        <w:rPr>
          <w:i/>
          <w:color w:val="000000" w:themeColor="text1"/>
        </w:rPr>
        <w:t xml:space="preserve"> </w:t>
      </w:r>
      <w:r>
        <w:rPr>
          <w:color w:val="000000" w:themeColor="text1"/>
        </w:rPr>
        <w:t>which produces a summary table with statistics for every instrument</w:t>
      </w:r>
      <w:r>
        <w:rPr>
          <w:i/>
          <w:color w:val="000000" w:themeColor="text1"/>
        </w:rPr>
        <w:t xml:space="preserve"> </w:t>
      </w:r>
      <w:r>
        <w:t>(</w:t>
      </w:r>
      <w:r w:rsidRPr="00647312">
        <w:rPr>
          <w:highlight w:val="yellow"/>
        </w:rPr>
        <w:t>Figure M</w:t>
      </w:r>
      <w:r>
        <w:rPr>
          <w:highlight w:val="yellow"/>
        </w:rPr>
        <w:t>4</w:t>
      </w:r>
      <w:r>
        <w:t>).</w:t>
      </w:r>
      <w:r>
        <w:rPr>
          <w:color w:val="000000" w:themeColor="text1"/>
        </w:rPr>
        <w:t xml:space="preserve"> The </w:t>
      </w:r>
      <w:proofErr w:type="gramStart"/>
      <w:r>
        <w:rPr>
          <w:color w:val="000000" w:themeColor="text1"/>
        </w:rPr>
        <w:t xml:space="preserve">output </w:t>
      </w:r>
      <w:ins w:id="1523" w:author="Tiago Segabinazzi Dotto" w:date="2024-11-05T15:23:00Z" w16du:dateUtc="2024-11-05T15:23:00Z">
        <w:r w:rsidR="00F41890" w:rsidRPr="00F36284">
          <w:rPr>
            <w:i/>
            <w:iCs/>
            <w:color w:val="000000" w:themeColor="text1"/>
          </w:rPr>
          <w:t>.</w:t>
        </w:r>
      </w:ins>
      <w:r w:rsidRPr="00F36284">
        <w:rPr>
          <w:i/>
          <w:color w:val="000000" w:themeColor="text1"/>
          <w:rPrChange w:id="1524" w:author="Tiago Segabinazzi Dotto" w:date="2024-11-05T15:23:00Z" w16du:dateUtc="2024-11-05T15:23:00Z">
            <w:rPr>
              <w:color w:val="000000" w:themeColor="text1"/>
            </w:rPr>
          </w:rPrChange>
        </w:rPr>
        <w:t>ascii</w:t>
      </w:r>
      <w:proofErr w:type="gramEnd"/>
      <w:r>
        <w:rPr>
          <w:color w:val="000000" w:themeColor="text1"/>
        </w:rPr>
        <w:t xml:space="preserve"> files are saved under </w:t>
      </w:r>
      <w:proofErr w:type="spellStart"/>
      <w:r w:rsidRPr="00F36284">
        <w:rPr>
          <w:i/>
          <w:color w:val="00B050"/>
          <w:rPrChange w:id="1525" w:author="Tiago Segabinazzi Dotto" w:date="2024-11-05T15:23:00Z" w16du:dateUtc="2024-11-05T15:23:00Z">
            <w:rPr>
              <w:i/>
              <w:color w:val="000000" w:themeColor="text1"/>
            </w:rPr>
          </w:rPrChange>
        </w:rPr>
        <w:t>osnap</w:t>
      </w:r>
      <w:proofErr w:type="spellEnd"/>
      <w:r w:rsidRPr="00F36284">
        <w:rPr>
          <w:i/>
          <w:color w:val="00B050"/>
          <w:rPrChange w:id="1526" w:author="Tiago Segabinazzi Dotto" w:date="2024-11-05T15:23:00Z" w16du:dateUtc="2024-11-05T15:23:00Z">
            <w:rPr>
              <w:i/>
              <w:color w:val="000000" w:themeColor="text1"/>
            </w:rPr>
          </w:rPrChange>
        </w:rPr>
        <w:t>/Documents/</w:t>
      </w:r>
      <w:proofErr w:type="spellStart"/>
      <w:r w:rsidRPr="00F36284">
        <w:rPr>
          <w:i/>
          <w:color w:val="00B050"/>
          <w:rPrChange w:id="1527" w:author="Tiago Segabinazzi Dotto" w:date="2024-11-05T15:23:00Z" w16du:dateUtc="2024-11-05T15:23:00Z">
            <w:rPr>
              <w:i/>
              <w:color w:val="000000" w:themeColor="text1"/>
            </w:rPr>
          </w:rPrChange>
        </w:rPr>
        <w:t>datareports</w:t>
      </w:r>
      <w:proofErr w:type="spellEnd"/>
      <w:r w:rsidRPr="00F36284">
        <w:rPr>
          <w:i/>
          <w:color w:val="00B050"/>
          <w:rPrChange w:id="1528" w:author="Tiago Segabinazzi Dotto" w:date="2024-11-05T15:23:00Z" w16du:dateUtc="2024-11-05T15:23:00Z">
            <w:rPr>
              <w:i/>
              <w:color w:val="000000" w:themeColor="text1"/>
            </w:rPr>
          </w:rPrChange>
        </w:rPr>
        <w:t>/stats/</w:t>
      </w:r>
      <w:r>
        <w:rPr>
          <w:i/>
          <w:color w:val="000000" w:themeColor="text1"/>
        </w:rPr>
        <w:t xml:space="preserve"> . </w:t>
      </w:r>
    </w:p>
    <w:p w14:paraId="4B13444B" w14:textId="77777777" w:rsidR="00D110D7" w:rsidRPr="00CB5305" w:rsidRDefault="00D110D7" w:rsidP="00D110D7">
      <w:pPr>
        <w:pStyle w:val="BodyText"/>
        <w:rPr>
          <w:color w:val="000000" w:themeColor="text1"/>
        </w:rPr>
      </w:pPr>
    </w:p>
    <w:p w14:paraId="3D2FD26E" w14:textId="1D57DF4B" w:rsidR="00D110D7" w:rsidRPr="00647312" w:rsidRDefault="00D110D7" w:rsidP="00D110D7">
      <w:pPr>
        <w:pStyle w:val="BodyText"/>
        <w:rPr>
          <w:i/>
        </w:rPr>
      </w:pPr>
      <w:proofErr w:type="spellStart"/>
      <w:r w:rsidRPr="00F36284">
        <w:rPr>
          <w:b/>
          <w:i/>
          <w:color w:val="FF0000"/>
          <w:rPrChange w:id="1529" w:author="Tiago Segabinazzi Dotto" w:date="2024-11-05T15:23:00Z" w16du:dateUtc="2024-11-05T15:23:00Z">
            <w:rPr>
              <w:i/>
            </w:rPr>
          </w:rPrChange>
        </w:rPr>
        <w:t>batch_all_severalyr.m</w:t>
      </w:r>
      <w:proofErr w:type="spellEnd"/>
      <w:r w:rsidRPr="00647312">
        <w:rPr>
          <w:i/>
        </w:rPr>
        <w:t xml:space="preserve"> </w:t>
      </w:r>
      <w:r w:rsidRPr="00647312">
        <w:t xml:space="preserve">is also </w:t>
      </w:r>
      <w:r>
        <w:t xml:space="preserve">a useful wrapper script as it allows to plot time-series of </w:t>
      </w:r>
      <w:del w:id="1530" w:author="Tiago Segabinazzi Dotto" w:date="2024-11-05T15:23:00Z" w16du:dateUtc="2024-11-05T15:23:00Z">
        <w:r>
          <w:delText xml:space="preserve"> </w:delText>
        </w:r>
      </w:del>
      <w:r>
        <w:t xml:space="preserve">multiple deployments on </w:t>
      </w:r>
      <w:del w:id="1531" w:author="Tiago Segabinazzi Dotto" w:date="2024-11-05T15:23:00Z" w16du:dateUtc="2024-11-05T15:23:00Z">
        <w:r>
          <w:delText>a</w:delText>
        </w:r>
      </w:del>
      <w:ins w:id="1532" w:author="Tiago Segabinazzi Dotto" w:date="2024-11-05T15:23:00Z" w16du:dateUtc="2024-11-05T15:23:00Z">
        <w:r w:rsidR="00F41890">
          <w:t>the</w:t>
        </w:r>
      </w:ins>
      <w:r w:rsidR="00F41890">
        <w:t xml:space="preserve"> </w:t>
      </w:r>
      <w:r>
        <w:t>same figure (</w:t>
      </w:r>
      <w:r w:rsidRPr="00647312">
        <w:rPr>
          <w:highlight w:val="yellow"/>
        </w:rPr>
        <w:t>Figure M</w:t>
      </w:r>
      <w:r>
        <w:rPr>
          <w:highlight w:val="yellow"/>
        </w:rPr>
        <w:t>5</w:t>
      </w:r>
      <w:r>
        <w:t xml:space="preserve">). It can particularly be useful to check the coherence between several </w:t>
      </w:r>
      <w:del w:id="1533" w:author="Tiago Segabinazzi Dotto" w:date="2024-11-05T15:23:00Z" w16du:dateUtc="2024-11-05T15:23:00Z">
        <w:r>
          <w:delText>deployment</w:delText>
        </w:r>
      </w:del>
      <w:ins w:id="1534" w:author="Tiago Segabinazzi Dotto" w:date="2024-11-05T15:23:00Z" w16du:dateUtc="2024-11-05T15:23:00Z">
        <w:r>
          <w:t>deployment</w:t>
        </w:r>
        <w:r w:rsidR="00F41890">
          <w:t>s</w:t>
        </w:r>
      </w:ins>
      <w:r>
        <w:t xml:space="preserve"> (e.g</w:t>
      </w:r>
      <w:ins w:id="1535" w:author="Tiago Segabinazzi Dotto" w:date="2024-11-05T15:23:00Z" w16du:dateUtc="2024-11-05T15:23:00Z">
        <w:r w:rsidR="00F41890">
          <w:t>.,</w:t>
        </w:r>
      </w:ins>
      <w:r>
        <w:t xml:space="preserve"> conductivity) and spot any anomalies.</w:t>
      </w:r>
    </w:p>
    <w:p w14:paraId="6EA88FFD" w14:textId="77777777" w:rsidR="00D110D7" w:rsidRDefault="00D110D7" w:rsidP="00D110D7">
      <w:pPr>
        <w:pStyle w:val="BodyText"/>
      </w:pPr>
    </w:p>
    <w:p w14:paraId="53A8C86E" w14:textId="77777777" w:rsidR="00D110D7" w:rsidRDefault="00D110D7" w:rsidP="00D110D7">
      <w:pPr>
        <w:pStyle w:val="BodyText"/>
      </w:pPr>
      <w:r>
        <w:rPr>
          <w:noProof/>
        </w:rPr>
        <w:lastRenderedPageBreak/>
        <w:drawing>
          <wp:inline distT="0" distB="0" distL="0" distR="0" wp14:anchorId="6ED0F820" wp14:editId="61CBCA33">
            <wp:extent cx="5549070" cy="8153400"/>
            <wp:effectExtent l="0" t="0" r="127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teb1_05_2018_currents_stacked_v_plot_proclvl_2_unfilt.png"/>
                    <pic:cNvPicPr/>
                  </pic:nvPicPr>
                  <pic:blipFill rotWithShape="1">
                    <a:blip r:embed="rId23">
                      <a:extLst>
                        <a:ext uri="{28A0092B-C50C-407E-A947-70E740481C1C}">
                          <a14:useLocalDpi xmlns:a14="http://schemas.microsoft.com/office/drawing/2010/main" val="0"/>
                        </a:ext>
                      </a:extLst>
                    </a:blip>
                    <a:srcRect b="3975"/>
                    <a:stretch/>
                  </pic:blipFill>
                  <pic:spPr bwMode="auto">
                    <a:xfrm>
                      <a:off x="0" y="0"/>
                      <a:ext cx="5551187" cy="8156511"/>
                    </a:xfrm>
                    <a:prstGeom prst="rect">
                      <a:avLst/>
                    </a:prstGeom>
                    <a:ln>
                      <a:noFill/>
                    </a:ln>
                    <a:extLst>
                      <a:ext uri="{53640926-AAD7-44D8-BBD7-CCE9431645EC}">
                        <a14:shadowObscured xmlns:a14="http://schemas.microsoft.com/office/drawing/2010/main"/>
                      </a:ext>
                    </a:extLst>
                  </pic:spPr>
                </pic:pic>
              </a:graphicData>
            </a:graphic>
          </wp:inline>
        </w:drawing>
      </w:r>
    </w:p>
    <w:p w14:paraId="0D1E16FB" w14:textId="4F1DF140" w:rsidR="00D110D7" w:rsidRDefault="00D110D7" w:rsidP="00D110D7">
      <w:pPr>
        <w:pStyle w:val="BodyText"/>
        <w:rPr>
          <w:i/>
        </w:rPr>
      </w:pPr>
      <w:r w:rsidRPr="00F36284">
        <w:rPr>
          <w:b/>
          <w:rPrChange w:id="1536" w:author="Tiago Segabinazzi Dotto" w:date="2024-11-05T15:23:00Z" w16du:dateUtc="2024-11-05T15:23:00Z">
            <w:rPr/>
          </w:rPrChange>
        </w:rPr>
        <w:t>Figure M3</w:t>
      </w:r>
      <w:del w:id="1537" w:author="Tiago Segabinazzi Dotto" w:date="2024-11-05T15:23:00Z" w16du:dateUtc="2024-11-05T15:23:00Z">
        <w:r>
          <w:delText>:</w:delText>
        </w:r>
      </w:del>
      <w:ins w:id="1538" w:author="Tiago Segabinazzi Dotto" w:date="2024-11-05T15:23:00Z" w16du:dateUtc="2024-11-05T15:23:00Z">
        <w:r w:rsidR="00E52BEE">
          <w:t>.</w:t>
        </w:r>
      </w:ins>
      <w:r w:rsidR="00E52BEE">
        <w:t xml:space="preserve"> </w:t>
      </w:r>
      <w:r>
        <w:t xml:space="preserve">Figure of the meridional velocity at RTEB1 generated by the script </w:t>
      </w:r>
      <w:proofErr w:type="spellStart"/>
      <w:r w:rsidRPr="00F36284">
        <w:rPr>
          <w:i/>
          <w:color w:val="FF0000"/>
          <w:rPrChange w:id="1539" w:author="Tiago Segabinazzi Dotto" w:date="2024-11-05T15:23:00Z" w16du:dateUtc="2024-11-05T15:23:00Z">
            <w:rPr>
              <w:i/>
            </w:rPr>
          </w:rPrChange>
        </w:rPr>
        <w:t>batch_all.m</w:t>
      </w:r>
      <w:proofErr w:type="spellEnd"/>
      <w:r w:rsidRPr="00F36284">
        <w:rPr>
          <w:i/>
          <w:color w:val="FF0000"/>
          <w:rPrChange w:id="1540" w:author="Tiago Segabinazzi Dotto" w:date="2024-11-05T15:23:00Z" w16du:dateUtc="2024-11-05T15:23:00Z">
            <w:rPr>
              <w:i/>
            </w:rPr>
          </w:rPrChange>
        </w:rPr>
        <w:t xml:space="preserve"> </w:t>
      </w:r>
    </w:p>
    <w:p w14:paraId="566447B1" w14:textId="77777777" w:rsidR="00D110D7" w:rsidRDefault="00D110D7" w:rsidP="00D110D7">
      <w:pPr>
        <w:pStyle w:val="BodyText"/>
        <w:rPr>
          <w:i/>
        </w:rPr>
      </w:pPr>
    </w:p>
    <w:p w14:paraId="601F2718" w14:textId="77777777" w:rsidR="00D110D7" w:rsidRPr="008764F1" w:rsidRDefault="00D110D7" w:rsidP="00D110D7">
      <w:pPr>
        <w:pStyle w:val="BodyText"/>
      </w:pPr>
      <w:r>
        <w:rPr>
          <w:noProof/>
        </w:rPr>
        <w:drawing>
          <wp:inline distT="0" distB="0" distL="0" distR="0" wp14:anchorId="6218F9FD" wp14:editId="733B5B97">
            <wp:extent cx="5727700" cy="6550660"/>
            <wp:effectExtent l="0" t="0" r="0" b="25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0-10-22 at 16.48.26.png"/>
                    <pic:cNvPicPr/>
                  </pic:nvPicPr>
                  <pic:blipFill>
                    <a:blip r:embed="rId24">
                      <a:extLst>
                        <a:ext uri="{28A0092B-C50C-407E-A947-70E740481C1C}">
                          <a14:useLocalDpi xmlns:a14="http://schemas.microsoft.com/office/drawing/2010/main" val="0"/>
                        </a:ext>
                      </a:extLst>
                    </a:blip>
                    <a:stretch>
                      <a:fillRect/>
                    </a:stretch>
                  </pic:blipFill>
                  <pic:spPr>
                    <a:xfrm>
                      <a:off x="0" y="0"/>
                      <a:ext cx="5727700" cy="6550660"/>
                    </a:xfrm>
                    <a:prstGeom prst="rect">
                      <a:avLst/>
                    </a:prstGeom>
                  </pic:spPr>
                </pic:pic>
              </a:graphicData>
            </a:graphic>
          </wp:inline>
        </w:drawing>
      </w:r>
    </w:p>
    <w:p w14:paraId="262B9CBC" w14:textId="4ABCF625" w:rsidR="00D110D7" w:rsidRPr="00F36284" w:rsidRDefault="00D110D7" w:rsidP="00D110D7">
      <w:pPr>
        <w:pStyle w:val="BodyText"/>
        <w:rPr>
          <w:color w:val="FF0000"/>
          <w:rPrChange w:id="1541" w:author="Tiago Segabinazzi Dotto" w:date="2024-11-05T15:23:00Z" w16du:dateUtc="2024-11-05T15:23:00Z">
            <w:rPr/>
          </w:rPrChange>
        </w:rPr>
      </w:pPr>
      <w:r w:rsidRPr="00F36284">
        <w:rPr>
          <w:b/>
          <w:rPrChange w:id="1542" w:author="Tiago Segabinazzi Dotto" w:date="2024-11-05T15:23:00Z" w16du:dateUtc="2024-11-05T15:23:00Z">
            <w:rPr/>
          </w:rPrChange>
        </w:rPr>
        <w:t>Figure M4</w:t>
      </w:r>
      <w:del w:id="1543" w:author="Tiago Segabinazzi Dotto" w:date="2024-11-05T15:23:00Z" w16du:dateUtc="2024-11-05T15:23:00Z">
        <w:r>
          <w:delText>:</w:delText>
        </w:r>
      </w:del>
      <w:ins w:id="1544" w:author="Tiago Segabinazzi Dotto" w:date="2024-11-05T15:23:00Z" w16du:dateUtc="2024-11-05T15:23:00Z">
        <w:r w:rsidR="00E52BEE">
          <w:t>.</w:t>
        </w:r>
      </w:ins>
      <w:r w:rsidR="00E52BEE">
        <w:t xml:space="preserve"> </w:t>
      </w:r>
      <w:r>
        <w:t xml:space="preserve">Example of summary statistics file generated by the wrapper script </w:t>
      </w:r>
      <w:proofErr w:type="spellStart"/>
      <w:r w:rsidRPr="00F36284">
        <w:rPr>
          <w:i/>
          <w:color w:val="FF0000"/>
          <w:rPrChange w:id="1545" w:author="Tiago Segabinazzi Dotto" w:date="2024-11-05T15:23:00Z" w16du:dateUtc="2024-11-05T15:23:00Z">
            <w:rPr>
              <w:i/>
            </w:rPr>
          </w:rPrChange>
        </w:rPr>
        <w:t>batch_all.m</w:t>
      </w:r>
      <w:proofErr w:type="spellEnd"/>
    </w:p>
    <w:p w14:paraId="7228AA0A" w14:textId="77777777" w:rsidR="00D110D7" w:rsidRDefault="00D110D7" w:rsidP="00D110D7">
      <w:pPr>
        <w:pStyle w:val="BodyText"/>
      </w:pPr>
    </w:p>
    <w:p w14:paraId="1D10485B" w14:textId="77777777" w:rsidR="00D110D7" w:rsidRDefault="00D110D7" w:rsidP="00D110D7">
      <w:r>
        <w:rPr>
          <w:noProof/>
        </w:rPr>
        <w:lastRenderedPageBreak/>
        <w:drawing>
          <wp:inline distT="0" distB="0" distL="0" distR="0" wp14:anchorId="47359349" wp14:editId="6D6032DB">
            <wp:extent cx="5490210" cy="7619382"/>
            <wp:effectExtent l="0" t="0" r="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teb1_temperature_plot_overlay_proclvl_2_lpfilt.png"/>
                    <pic:cNvPicPr/>
                  </pic:nvPicPr>
                  <pic:blipFill rotWithShape="1">
                    <a:blip r:embed="rId25">
                      <a:extLst>
                        <a:ext uri="{28A0092B-C50C-407E-A947-70E740481C1C}">
                          <a14:useLocalDpi xmlns:a14="http://schemas.microsoft.com/office/drawing/2010/main" val="0"/>
                        </a:ext>
                      </a:extLst>
                    </a:blip>
                    <a:srcRect l="4139" t="4638" b="8420"/>
                    <a:stretch/>
                  </pic:blipFill>
                  <pic:spPr bwMode="auto">
                    <a:xfrm>
                      <a:off x="0" y="0"/>
                      <a:ext cx="5490633" cy="7619969"/>
                    </a:xfrm>
                    <a:prstGeom prst="rect">
                      <a:avLst/>
                    </a:prstGeom>
                    <a:ln>
                      <a:noFill/>
                    </a:ln>
                    <a:extLst>
                      <a:ext uri="{53640926-AAD7-44D8-BBD7-CCE9431645EC}">
                        <a14:shadowObscured xmlns:a14="http://schemas.microsoft.com/office/drawing/2010/main"/>
                      </a:ext>
                    </a:extLst>
                  </pic:spPr>
                </pic:pic>
              </a:graphicData>
            </a:graphic>
          </wp:inline>
        </w:drawing>
      </w:r>
    </w:p>
    <w:p w14:paraId="14B49551" w14:textId="68D02F85" w:rsidR="00D110D7" w:rsidRPr="008764F1" w:rsidRDefault="00D110D7" w:rsidP="00D110D7">
      <w:pPr>
        <w:pStyle w:val="BodyText"/>
        <w:rPr>
          <w:i/>
        </w:rPr>
      </w:pPr>
      <w:r w:rsidRPr="00F36284">
        <w:rPr>
          <w:b/>
          <w:rPrChange w:id="1546" w:author="Tiago Segabinazzi Dotto" w:date="2024-11-05T15:23:00Z" w16du:dateUtc="2024-11-05T15:23:00Z">
            <w:rPr/>
          </w:rPrChange>
        </w:rPr>
        <w:t>Figure M5</w:t>
      </w:r>
      <w:del w:id="1547" w:author="Tiago Segabinazzi Dotto" w:date="2024-11-05T15:23:00Z" w16du:dateUtc="2024-11-05T15:23:00Z">
        <w:r>
          <w:delText>:</w:delText>
        </w:r>
      </w:del>
      <w:ins w:id="1548" w:author="Tiago Segabinazzi Dotto" w:date="2024-11-05T15:23:00Z" w16du:dateUtc="2024-11-05T15:23:00Z">
        <w:r w:rsidR="00E52BEE">
          <w:t>.</w:t>
        </w:r>
      </w:ins>
      <w:r w:rsidR="00E52BEE">
        <w:t xml:space="preserve"> </w:t>
      </w:r>
      <w:r>
        <w:t xml:space="preserve">Temperature time-series at RTEB1 generated by the script </w:t>
      </w:r>
      <w:proofErr w:type="spellStart"/>
      <w:r w:rsidRPr="00F36284">
        <w:rPr>
          <w:i/>
          <w:color w:val="FF0000"/>
          <w:rPrChange w:id="1549" w:author="Tiago Segabinazzi Dotto" w:date="2024-11-05T15:23:00Z" w16du:dateUtc="2024-11-05T15:23:00Z">
            <w:rPr>
              <w:i/>
            </w:rPr>
          </w:rPrChange>
        </w:rPr>
        <w:t>batch_all_severalyr.m</w:t>
      </w:r>
      <w:proofErr w:type="spellEnd"/>
      <w:del w:id="1550" w:author="Tiago Segabinazzi Dotto" w:date="2024-11-05T15:23:00Z" w16du:dateUtc="2024-11-05T15:23:00Z">
        <w:r>
          <w:delText xml:space="preserve"> </w:delText>
        </w:r>
      </w:del>
      <w:r>
        <w:t xml:space="preserve">. Figures are saved under </w:t>
      </w:r>
      <w:proofErr w:type="spellStart"/>
      <w:r w:rsidRPr="00F36284">
        <w:rPr>
          <w:i/>
          <w:color w:val="00B050"/>
          <w:rPrChange w:id="1551" w:author="Tiago Segabinazzi Dotto" w:date="2024-11-05T15:23:00Z" w16du:dateUtc="2024-11-05T15:23:00Z">
            <w:rPr>
              <w:i/>
            </w:rPr>
          </w:rPrChange>
        </w:rPr>
        <w:t>osnap</w:t>
      </w:r>
      <w:proofErr w:type="spellEnd"/>
      <w:r w:rsidRPr="00F36284">
        <w:rPr>
          <w:i/>
          <w:color w:val="00B050"/>
          <w:rPrChange w:id="1552" w:author="Tiago Segabinazzi Dotto" w:date="2024-11-05T15:23:00Z" w16du:dateUtc="2024-11-05T15:23:00Z">
            <w:rPr>
              <w:i/>
            </w:rPr>
          </w:rPrChange>
        </w:rPr>
        <w:t>/Documents/</w:t>
      </w:r>
      <w:proofErr w:type="spellStart"/>
      <w:r w:rsidRPr="00F36284">
        <w:rPr>
          <w:i/>
          <w:color w:val="00B050"/>
          <w:rPrChange w:id="1553" w:author="Tiago Segabinazzi Dotto" w:date="2024-11-05T15:23:00Z" w16du:dateUtc="2024-11-05T15:23:00Z">
            <w:rPr>
              <w:i/>
            </w:rPr>
          </w:rPrChange>
        </w:rPr>
        <w:t>datareports</w:t>
      </w:r>
      <w:proofErr w:type="spellEnd"/>
      <w:r w:rsidRPr="00F36284">
        <w:rPr>
          <w:i/>
          <w:color w:val="00B050"/>
          <w:rPrChange w:id="1554" w:author="Tiago Segabinazzi Dotto" w:date="2024-11-05T15:23:00Z" w16du:dateUtc="2024-11-05T15:23:00Z">
            <w:rPr>
              <w:i/>
            </w:rPr>
          </w:rPrChange>
        </w:rPr>
        <w:t>/figs/rteb1_04_2017_05_2018/</w:t>
      </w:r>
    </w:p>
    <w:p w14:paraId="55F4503F" w14:textId="77777777" w:rsidR="00D110D7" w:rsidRDefault="00D110D7" w:rsidP="00D110D7">
      <w:pPr>
        <w:pStyle w:val="NoSpacing"/>
      </w:pPr>
    </w:p>
    <w:p w14:paraId="2C9D711E" w14:textId="0EBF24D2" w:rsidR="00605F92" w:rsidRDefault="00605F92" w:rsidP="00605F92">
      <w:pPr>
        <w:pStyle w:val="Heading1"/>
      </w:pPr>
      <w:bookmarkStart w:id="1555" w:name="_Toc108243114"/>
      <w:r>
        <w:lastRenderedPageBreak/>
        <w:t xml:space="preserve">Export to </w:t>
      </w:r>
      <w:proofErr w:type="spellStart"/>
      <w:r>
        <w:t>oceansites</w:t>
      </w:r>
      <w:proofErr w:type="spellEnd"/>
      <w:r>
        <w:t xml:space="preserve"> format [if required]</w:t>
      </w:r>
      <w:bookmarkEnd w:id="1555"/>
    </w:p>
    <w:p w14:paraId="5C20489D" w14:textId="77777777" w:rsidR="00524864" w:rsidRDefault="00524864" w:rsidP="00605F92">
      <w:pPr>
        <w:pStyle w:val="BodyText"/>
        <w:jc w:val="left"/>
        <w:rPr>
          <w:ins w:id="1556" w:author="Tiago Segabinazzi Dotto" w:date="2024-11-05T15:23:00Z" w16du:dateUtc="2024-11-05T15:23:00Z"/>
        </w:rPr>
      </w:pPr>
    </w:p>
    <w:p w14:paraId="2F09606B" w14:textId="15BBF48F" w:rsidR="00605F92" w:rsidRPr="00F36284" w:rsidRDefault="00605F92" w:rsidP="00605F92">
      <w:pPr>
        <w:pStyle w:val="BodyText"/>
        <w:jc w:val="left"/>
        <w:rPr>
          <w:rPrChange w:id="1557" w:author="Tiago Segabinazzi Dotto" w:date="2024-11-05T15:23:00Z" w16du:dateUtc="2024-11-05T15:23:00Z">
            <w:rPr>
              <w:i/>
              <w:color w:val="FF0000"/>
            </w:rPr>
          </w:rPrChange>
        </w:rPr>
      </w:pPr>
      <w:r>
        <w:t xml:space="preserve">The mooring data are annually submitted to </w:t>
      </w:r>
      <w:proofErr w:type="spellStart"/>
      <w:r>
        <w:t>Feili</w:t>
      </w:r>
      <w:proofErr w:type="spellEnd"/>
      <w:r>
        <w:t xml:space="preserve"> Li (OSNAP) in </w:t>
      </w:r>
      <w:proofErr w:type="spellStart"/>
      <w:r>
        <w:t>Oceansites</w:t>
      </w:r>
      <w:proofErr w:type="spellEnd"/>
      <w:r>
        <w:t xml:space="preserve"> </w:t>
      </w:r>
      <w:proofErr w:type="spellStart"/>
      <w:r>
        <w:t>netcdf</w:t>
      </w:r>
      <w:proofErr w:type="spellEnd"/>
      <w:r>
        <w:t xml:space="preserve"> format. </w:t>
      </w:r>
      <w:del w:id="1558" w:author="Tiago Segabinazzi Dotto" w:date="2024-11-05T15:23:00Z" w16du:dateUtc="2024-11-05T15:23:00Z">
        <w:r>
          <w:delText xml:space="preserve"> </w:delText>
        </w:r>
      </w:del>
      <w:r>
        <w:t>Currently</w:t>
      </w:r>
      <w:ins w:id="1559" w:author="Tiago Segabinazzi Dotto" w:date="2024-11-05T15:23:00Z" w16du:dateUtc="2024-11-05T15:23:00Z">
        <w:r w:rsidR="00524864">
          <w:t>,</w:t>
        </w:r>
      </w:ins>
      <w:r>
        <w:t xml:space="preserve"> we are generating this format (08/2019) though ultimately it may become BODC’s remit.  Loic modified a suite of scripts to do this in </w:t>
      </w:r>
      <w:proofErr w:type="spellStart"/>
      <w:r w:rsidRPr="00E933B3">
        <w:rPr>
          <w:i/>
          <w:iCs/>
          <w:color w:val="FF0000"/>
        </w:rPr>
        <w:t>osnap</w:t>
      </w:r>
      <w:proofErr w:type="spellEnd"/>
      <w:r w:rsidRPr="00E933B3">
        <w:rPr>
          <w:i/>
          <w:iCs/>
          <w:color w:val="FF0000"/>
        </w:rPr>
        <w:t>\exec\</w:t>
      </w:r>
      <w:r>
        <w:rPr>
          <w:i/>
          <w:iCs/>
          <w:color w:val="FF0000"/>
        </w:rPr>
        <w:t>$cruise</w:t>
      </w:r>
      <w:r w:rsidRPr="00E933B3">
        <w:rPr>
          <w:i/>
          <w:iCs/>
          <w:color w:val="FF0000"/>
        </w:rPr>
        <w:t>\</w:t>
      </w:r>
      <w:proofErr w:type="spellStart"/>
      <w:r w:rsidRPr="00E933B3">
        <w:rPr>
          <w:i/>
          <w:iCs/>
          <w:color w:val="FF0000"/>
        </w:rPr>
        <w:t>export_Oceansites</w:t>
      </w:r>
      <w:proofErr w:type="spellEnd"/>
      <w:r>
        <w:rPr>
          <w:i/>
          <w:iCs/>
          <w:color w:val="FF0000"/>
        </w:rPr>
        <w:t>.</w:t>
      </w:r>
    </w:p>
    <w:p w14:paraId="2A04288F" w14:textId="77777777" w:rsidR="00524864" w:rsidRDefault="00524864" w:rsidP="00605F92">
      <w:pPr>
        <w:pStyle w:val="BodyText"/>
        <w:jc w:val="left"/>
        <w:rPr>
          <w:ins w:id="1560" w:author="Tiago Segabinazzi Dotto" w:date="2024-11-05T15:23:00Z" w16du:dateUtc="2024-11-05T15:23:00Z"/>
          <w:color w:val="000000" w:themeColor="text1"/>
        </w:rPr>
      </w:pPr>
    </w:p>
    <w:p w14:paraId="15C4BE84" w14:textId="76D37A35" w:rsidR="00605F92" w:rsidRDefault="00605F92" w:rsidP="00605F92">
      <w:pPr>
        <w:pStyle w:val="BodyText"/>
        <w:jc w:val="left"/>
        <w:rPr>
          <w:i/>
          <w:iCs/>
          <w:color w:val="FF0000"/>
        </w:rPr>
      </w:pPr>
      <w:r>
        <w:rPr>
          <w:color w:val="000000" w:themeColor="text1"/>
        </w:rPr>
        <w:t xml:space="preserve">The top-level script </w:t>
      </w:r>
      <w:r w:rsidRPr="00E933B3">
        <w:rPr>
          <w:i/>
          <w:iCs/>
          <w:color w:val="FF0000"/>
        </w:rPr>
        <w:t>osnap\exec\</w:t>
      </w:r>
      <w:r>
        <w:rPr>
          <w:i/>
          <w:iCs/>
          <w:color w:val="FF0000"/>
        </w:rPr>
        <w:t>$cruise</w:t>
      </w:r>
      <w:r w:rsidRPr="00E933B3">
        <w:rPr>
          <w:i/>
          <w:iCs/>
          <w:color w:val="FF0000"/>
        </w:rPr>
        <w:t>\export_Oceansites\convert_SAMS_mooring_to_oceansites.m</w:t>
      </w:r>
    </w:p>
    <w:p w14:paraId="37CD9908" w14:textId="69366036" w:rsidR="00605F92" w:rsidRDefault="00605F92" w:rsidP="00605F92">
      <w:pPr>
        <w:pStyle w:val="BodyText"/>
        <w:jc w:val="left"/>
        <w:rPr>
          <w:color w:val="000000" w:themeColor="text1"/>
        </w:rPr>
      </w:pPr>
      <w:r w:rsidRPr="00E933B3">
        <w:rPr>
          <w:color w:val="000000" w:themeColor="text1"/>
        </w:rPr>
        <w:t xml:space="preserve">sets </w:t>
      </w:r>
      <w:r>
        <w:rPr>
          <w:color w:val="000000" w:themeColor="text1"/>
        </w:rPr>
        <w:t xml:space="preserve">up directory paths and declares metadata to populate the </w:t>
      </w:r>
      <w:proofErr w:type="spellStart"/>
      <w:r>
        <w:rPr>
          <w:color w:val="000000" w:themeColor="text1"/>
        </w:rPr>
        <w:t>netcdf</w:t>
      </w:r>
      <w:proofErr w:type="spellEnd"/>
      <w:r>
        <w:rPr>
          <w:color w:val="000000" w:themeColor="text1"/>
        </w:rPr>
        <w:t xml:space="preserve"> file. </w:t>
      </w:r>
      <w:del w:id="1561" w:author="Tiago Segabinazzi Dotto" w:date="2024-11-05T15:23:00Z" w16du:dateUtc="2024-11-05T15:23:00Z">
        <w:r>
          <w:rPr>
            <w:color w:val="000000" w:themeColor="text1"/>
          </w:rPr>
          <w:delText xml:space="preserve"> </w:delText>
        </w:r>
      </w:del>
      <w:r>
        <w:rPr>
          <w:color w:val="000000" w:themeColor="text1"/>
        </w:rPr>
        <w:t xml:space="preserve">This script has to be run once per mooring, note the </w:t>
      </w:r>
      <w:proofErr w:type="gramStart"/>
      <w:r>
        <w:rPr>
          <w:color w:val="000000" w:themeColor="text1"/>
        </w:rPr>
        <w:t>commented out</w:t>
      </w:r>
      <w:proofErr w:type="gramEnd"/>
      <w:r>
        <w:rPr>
          <w:color w:val="000000" w:themeColor="text1"/>
        </w:rPr>
        <w:t xml:space="preserve"> moorings on lines ~26-29.  Scan through the script for any other tweaks necessary for the new mooring deployment. </w:t>
      </w:r>
      <w:del w:id="1562" w:author="Tiago Segabinazzi Dotto" w:date="2024-11-05T15:23:00Z" w16du:dateUtc="2024-11-05T15:23:00Z">
        <w:r>
          <w:rPr>
            <w:color w:val="000000" w:themeColor="text1"/>
          </w:rPr>
          <w:delText xml:space="preserve"> </w:delText>
        </w:r>
      </w:del>
      <w:r>
        <w:rPr>
          <w:color w:val="000000" w:themeColor="text1"/>
        </w:rPr>
        <w:t xml:space="preserve">This script calls </w:t>
      </w:r>
    </w:p>
    <w:p w14:paraId="6574A1E5" w14:textId="4BDA2179" w:rsidR="00605F92" w:rsidRDefault="00605F92" w:rsidP="00605F92">
      <w:pPr>
        <w:pStyle w:val="BodyText"/>
        <w:jc w:val="left"/>
        <w:rPr>
          <w:i/>
          <w:iCs/>
          <w:color w:val="FF0000"/>
        </w:rPr>
      </w:pPr>
      <w:proofErr w:type="spellStart"/>
      <w:r w:rsidRPr="00E933B3">
        <w:rPr>
          <w:i/>
          <w:iCs/>
          <w:color w:val="FF0000"/>
        </w:rPr>
        <w:t>osnap</w:t>
      </w:r>
      <w:proofErr w:type="spellEnd"/>
      <w:r w:rsidRPr="00E933B3">
        <w:rPr>
          <w:i/>
          <w:iCs/>
          <w:color w:val="FF0000"/>
        </w:rPr>
        <w:t>\exec\</w:t>
      </w:r>
      <w:r>
        <w:rPr>
          <w:i/>
          <w:iCs/>
          <w:color w:val="FF0000"/>
        </w:rPr>
        <w:t>$cruise</w:t>
      </w:r>
      <w:r w:rsidRPr="00E933B3">
        <w:rPr>
          <w:i/>
          <w:iCs/>
          <w:color w:val="FF0000"/>
        </w:rPr>
        <w:t>\</w:t>
      </w:r>
      <w:proofErr w:type="spellStart"/>
      <w:r w:rsidRPr="00E933B3">
        <w:rPr>
          <w:i/>
          <w:iCs/>
          <w:color w:val="FF0000"/>
        </w:rPr>
        <w:t>export_Oceansites</w:t>
      </w:r>
      <w:proofErr w:type="spellEnd"/>
      <w:r w:rsidRPr="00E933B3">
        <w:rPr>
          <w:i/>
          <w:iCs/>
          <w:color w:val="FF0000"/>
        </w:rPr>
        <w:t>\</w:t>
      </w:r>
      <w:proofErr w:type="spellStart"/>
      <w:r w:rsidRPr="00E933B3">
        <w:rPr>
          <w:i/>
          <w:iCs/>
          <w:color w:val="FF0000"/>
        </w:rPr>
        <w:t>rodb_to_oceansitesnetcdf</w:t>
      </w:r>
      <w:ins w:id="1563" w:author="Tiago Segabinazzi Dotto" w:date="2024-11-05T15:23:00Z" w16du:dateUtc="2024-11-05T15:23:00Z">
        <w:r w:rsidR="00524864">
          <w:rPr>
            <w:i/>
            <w:iCs/>
            <w:color w:val="FF0000"/>
          </w:rPr>
          <w:t>.m</w:t>
        </w:r>
      </w:ins>
      <w:proofErr w:type="spellEnd"/>
    </w:p>
    <w:p w14:paraId="4673ADCD" w14:textId="77777777" w:rsidR="00605F92" w:rsidRDefault="00605F92" w:rsidP="00605F92">
      <w:pPr>
        <w:pStyle w:val="BodyText"/>
        <w:jc w:val="left"/>
      </w:pPr>
      <w:r>
        <w:t xml:space="preserve">which loads the </w:t>
      </w:r>
      <w:proofErr w:type="spellStart"/>
      <w:r>
        <w:t>Microcat</w:t>
      </w:r>
      <w:proofErr w:type="spellEnd"/>
      <w:r>
        <w:t xml:space="preserve"> and current meter datafiles and converts them to </w:t>
      </w:r>
      <w:proofErr w:type="spellStart"/>
      <w:r>
        <w:t>netcdf</w:t>
      </w:r>
      <w:proofErr w:type="spellEnd"/>
      <w:r>
        <w:t xml:space="preserve">. </w:t>
      </w:r>
    </w:p>
    <w:p w14:paraId="1FB52B52" w14:textId="77777777" w:rsidR="00524864" w:rsidRDefault="00524864" w:rsidP="00605F92">
      <w:pPr>
        <w:pStyle w:val="BodyText"/>
        <w:jc w:val="left"/>
        <w:rPr>
          <w:ins w:id="1564" w:author="Tiago Segabinazzi Dotto" w:date="2024-11-05T15:23:00Z" w16du:dateUtc="2024-11-05T15:23:00Z"/>
        </w:rPr>
      </w:pPr>
    </w:p>
    <w:p w14:paraId="5EDF629E" w14:textId="7484A4DA" w:rsidR="00605F92" w:rsidRDefault="00605F92" w:rsidP="00605F92">
      <w:pPr>
        <w:pStyle w:val="BodyText"/>
        <w:jc w:val="left"/>
      </w:pPr>
      <w:r>
        <w:t>Note:  the script searches for known instrument IDs (</w:t>
      </w:r>
      <w:proofErr w:type="spellStart"/>
      <w:r>
        <w:t>Microcat</w:t>
      </w:r>
      <w:proofErr w:type="spellEnd"/>
      <w:r>
        <w:t xml:space="preserve"> = 337 or 335, </w:t>
      </w:r>
      <w:proofErr w:type="gramStart"/>
      <w:r>
        <w:t>Nortek  =</w:t>
      </w:r>
      <w:proofErr w:type="gramEnd"/>
      <w:r>
        <w:t xml:space="preserve"> 368 or 370) to populate its arrays.  This caused some indexing issues when ODO </w:t>
      </w:r>
      <w:proofErr w:type="spellStart"/>
      <w:r>
        <w:t>Microcats</w:t>
      </w:r>
      <w:proofErr w:type="spellEnd"/>
      <w:r>
        <w:t xml:space="preserve"> (with oxygen sensors) were added to the array for the 04_2017 mooring.  Be aware that some careful checking will be required if another new instrument type is added to the moorings, including (but not limited to) lines ~56 – 83 and 86-98.  This also applied to the gridding scripts (stages 4 and 5).</w:t>
      </w:r>
    </w:p>
    <w:p w14:paraId="528F2C4C" w14:textId="77777777" w:rsidR="00524864" w:rsidRDefault="00524864" w:rsidP="00605F92">
      <w:pPr>
        <w:pStyle w:val="BodyText"/>
        <w:rPr>
          <w:ins w:id="1565" w:author="Tiago Segabinazzi Dotto" w:date="2024-11-05T15:23:00Z" w16du:dateUtc="2024-11-05T15:23:00Z"/>
        </w:rPr>
      </w:pPr>
    </w:p>
    <w:p w14:paraId="3AD73CBD" w14:textId="10C78D94" w:rsidR="00605F92" w:rsidRDefault="00605F92" w:rsidP="00605F92">
      <w:pPr>
        <w:pStyle w:val="BodyText"/>
      </w:pPr>
      <w:r>
        <w:t xml:space="preserve">Data and plots are saved to </w:t>
      </w:r>
    </w:p>
    <w:p w14:paraId="6E41E35E" w14:textId="77777777" w:rsidR="00605F92" w:rsidRPr="006D7532" w:rsidRDefault="00605F92" w:rsidP="00605F92">
      <w:pPr>
        <w:pStyle w:val="BodyText"/>
        <w:rPr>
          <w:i/>
          <w:iCs/>
          <w:color w:val="00B050"/>
        </w:rPr>
      </w:pPr>
      <w:proofErr w:type="spellStart"/>
      <w:r w:rsidRPr="006D7532">
        <w:rPr>
          <w:i/>
          <w:iCs/>
          <w:color w:val="00B050"/>
        </w:rPr>
        <w:t>osnap</w:t>
      </w:r>
      <w:proofErr w:type="spellEnd"/>
      <w:r w:rsidRPr="006D7532">
        <w:rPr>
          <w:i/>
          <w:iCs/>
          <w:color w:val="00B050"/>
        </w:rPr>
        <w:t>\exec\</w:t>
      </w:r>
      <w:r>
        <w:rPr>
          <w:i/>
          <w:iCs/>
          <w:color w:val="00B050"/>
        </w:rPr>
        <w:t>$cruise</w:t>
      </w:r>
      <w:r w:rsidRPr="006D7532">
        <w:rPr>
          <w:i/>
          <w:iCs/>
          <w:color w:val="00B050"/>
        </w:rPr>
        <w:t>\</w:t>
      </w:r>
      <w:proofErr w:type="spellStart"/>
      <w:r w:rsidRPr="006D7532">
        <w:rPr>
          <w:i/>
          <w:iCs/>
          <w:color w:val="00B050"/>
        </w:rPr>
        <w:t>export_Oceansites</w:t>
      </w:r>
      <w:proofErr w:type="spellEnd"/>
      <w:r w:rsidRPr="006D7532">
        <w:rPr>
          <w:i/>
          <w:iCs/>
          <w:color w:val="00B050"/>
        </w:rPr>
        <w:t>\</w:t>
      </w:r>
      <w:proofErr w:type="spellStart"/>
      <w:r w:rsidRPr="006D7532">
        <w:rPr>
          <w:i/>
          <w:iCs/>
          <w:color w:val="00B050"/>
        </w:rPr>
        <w:t>oceansites_format</w:t>
      </w:r>
      <w:proofErr w:type="spellEnd"/>
      <w:r w:rsidRPr="006D7532">
        <w:rPr>
          <w:i/>
          <w:iCs/>
          <w:color w:val="00B050"/>
        </w:rPr>
        <w:t xml:space="preserve"> </w:t>
      </w:r>
    </w:p>
    <w:p w14:paraId="70BC7CA4" w14:textId="77777777" w:rsidR="00605F92" w:rsidRPr="007F64C0" w:rsidRDefault="00605F92" w:rsidP="00605F92">
      <w:pPr>
        <w:spacing w:line="264" w:lineRule="auto"/>
        <w:ind w:left="680"/>
      </w:pPr>
    </w:p>
    <w:p w14:paraId="0A068436" w14:textId="77777777" w:rsidR="00605F92" w:rsidRPr="007F64C0" w:rsidRDefault="00605F92" w:rsidP="00605F92">
      <w:pPr>
        <w:spacing w:line="264" w:lineRule="auto"/>
      </w:pPr>
      <w:r>
        <w:t>These tend to be small files which can be emailed as a .zip file or similar.</w:t>
      </w:r>
    </w:p>
    <w:p w14:paraId="7BD37119" w14:textId="77777777" w:rsidR="0046023D" w:rsidRDefault="0046023D" w:rsidP="004E5A3D">
      <w:pPr>
        <w:widowControl/>
        <w:suppressAutoHyphens w:val="0"/>
        <w:autoSpaceDE w:val="0"/>
        <w:rPr>
          <w:rFonts w:ascii="Courier New" w:hAnsi="Courier New" w:cs="Courier New"/>
          <w:lang w:eastAsia="en-GB"/>
        </w:rPr>
      </w:pPr>
    </w:p>
    <w:p w14:paraId="18F53296" w14:textId="77777777" w:rsidR="0054381D" w:rsidRDefault="0054381D" w:rsidP="0054381D">
      <w:pPr>
        <w:pStyle w:val="Heading1"/>
      </w:pPr>
      <w:bookmarkStart w:id="1566" w:name="_Toc108243115"/>
      <w:r>
        <w:t xml:space="preserve">Export to </w:t>
      </w:r>
      <w:proofErr w:type="spellStart"/>
      <w:r>
        <w:t>NetCDF</w:t>
      </w:r>
      <w:proofErr w:type="spellEnd"/>
      <w:r>
        <w:t xml:space="preserve"> for CLASS data working group</w:t>
      </w:r>
      <w:bookmarkEnd w:id="1566"/>
    </w:p>
    <w:p w14:paraId="11A26981" w14:textId="77777777" w:rsidR="0054381D" w:rsidRDefault="0054381D" w:rsidP="0054381D"/>
    <w:p w14:paraId="585A91D5" w14:textId="77777777" w:rsidR="00D5510E" w:rsidRDefault="0054381D" w:rsidP="0054381D">
      <w:r>
        <w:t xml:space="preserve">Change the filenames in the script </w:t>
      </w:r>
      <w:proofErr w:type="spellStart"/>
      <w:r w:rsidR="005A0D81" w:rsidRPr="00E933B3">
        <w:rPr>
          <w:i/>
          <w:iCs/>
          <w:color w:val="FF0000"/>
        </w:rPr>
        <w:t>osnap</w:t>
      </w:r>
      <w:proofErr w:type="spellEnd"/>
      <w:r w:rsidR="005A0D81" w:rsidRPr="00E933B3">
        <w:rPr>
          <w:i/>
          <w:iCs/>
          <w:color w:val="FF0000"/>
        </w:rPr>
        <w:t>\exec\</w:t>
      </w:r>
      <w:r w:rsidR="005A0D81">
        <w:rPr>
          <w:i/>
          <w:iCs/>
          <w:color w:val="FF0000"/>
        </w:rPr>
        <w:t>$cruise</w:t>
      </w:r>
      <w:proofErr w:type="gramStart"/>
      <w:r w:rsidR="005A0D81" w:rsidRPr="00E933B3">
        <w:rPr>
          <w:i/>
          <w:iCs/>
          <w:color w:val="FF0000"/>
        </w:rPr>
        <w:t>\</w:t>
      </w:r>
      <w:proofErr w:type="spellStart"/>
      <w:r w:rsidR="00E9591D">
        <w:rPr>
          <w:i/>
          <w:iCs/>
          <w:color w:val="FF0000"/>
        </w:rPr>
        <w:t>export_THREDDS</w:t>
      </w:r>
      <w:proofErr w:type="spellEnd"/>
      <w:r w:rsidR="00E9591D">
        <w:rPr>
          <w:i/>
          <w:iCs/>
          <w:color w:val="FF0000"/>
        </w:rPr>
        <w:t>/</w:t>
      </w:r>
      <w:proofErr w:type="spellStart"/>
      <w:r w:rsidRPr="00FF528B">
        <w:rPr>
          <w:i/>
          <w:iCs/>
          <w:color w:val="FF0000"/>
        </w:rPr>
        <w:t>Export_moor_to_NetCDF,m</w:t>
      </w:r>
      <w:proofErr w:type="spellEnd"/>
      <w:proofErr w:type="gramEnd"/>
      <w:r w:rsidRPr="00FF528B">
        <w:rPr>
          <w:color w:val="FF0000"/>
        </w:rPr>
        <w:t xml:space="preserve"> </w:t>
      </w:r>
      <w:r>
        <w:t>to reflect the most recently processed data</w:t>
      </w:r>
      <w:r w:rsidR="00D5510E">
        <w:t xml:space="preserve"> and r</w:t>
      </w:r>
      <w:r>
        <w:t>un</w:t>
      </w:r>
      <w:r w:rsidR="00D5510E">
        <w:t xml:space="preserve">. </w:t>
      </w:r>
    </w:p>
    <w:p w14:paraId="50C28D0D" w14:textId="20F6C39C" w:rsidR="004E5A3D" w:rsidRPr="0054381D" w:rsidRDefault="004E5A3D" w:rsidP="0054381D">
      <w:pPr>
        <w:widowControl/>
        <w:suppressAutoHyphens w:val="0"/>
        <w:spacing w:after="160" w:line="259" w:lineRule="auto"/>
        <w:rPr>
          <w:i/>
          <w:iCs/>
          <w:color w:val="00B050"/>
        </w:rPr>
      </w:pPr>
    </w:p>
    <w:p w14:paraId="52AA0988" w14:textId="79A6C098" w:rsidR="0046023D" w:rsidRDefault="0046023D">
      <w:pPr>
        <w:widowControl/>
        <w:suppressAutoHyphens w:val="0"/>
        <w:spacing w:after="160" w:line="259" w:lineRule="auto"/>
      </w:pPr>
      <w:r>
        <w:br w:type="page"/>
      </w:r>
    </w:p>
    <w:p w14:paraId="0D377272" w14:textId="77777777" w:rsidR="004E5A3D" w:rsidRDefault="004E5A3D" w:rsidP="004E5A3D">
      <w:pPr>
        <w:pStyle w:val="BodyText"/>
        <w:spacing w:before="238" w:after="0"/>
        <w:jc w:val="center"/>
      </w:pPr>
    </w:p>
    <w:p w14:paraId="47F1FADA" w14:textId="77777777" w:rsidR="0046023D" w:rsidRDefault="0046023D" w:rsidP="0046023D">
      <w:pPr>
        <w:widowControl/>
        <w:suppressAutoHyphens w:val="0"/>
        <w:autoSpaceDE w:val="0"/>
        <w:rPr>
          <w:rFonts w:ascii="Courier New" w:hAnsi="Courier New" w:cs="Courier New"/>
          <w:lang w:eastAsia="en-GB"/>
        </w:rPr>
      </w:pPr>
    </w:p>
    <w:p w14:paraId="29315F47" w14:textId="51E4EB4D" w:rsidR="0046023D" w:rsidRDefault="0046023D" w:rsidP="0046023D">
      <w:pPr>
        <w:pStyle w:val="Heading1"/>
      </w:pPr>
      <w:bookmarkStart w:id="1567" w:name="_Toc108243116"/>
      <w:r>
        <w:t>Appendix: Historical and OSNAP CTD profiles close to the moorings</w:t>
      </w:r>
      <w:bookmarkEnd w:id="1567"/>
    </w:p>
    <w:p w14:paraId="6620F7B7" w14:textId="77777777" w:rsidR="0046023D" w:rsidRDefault="0046023D" w:rsidP="0046023D">
      <w:pPr>
        <w:pStyle w:val="Heading3"/>
      </w:pPr>
      <w:bookmarkStart w:id="1568" w:name="_Toc108243117"/>
      <w:r>
        <w:t>RTEB1</w:t>
      </w:r>
      <w:bookmarkEnd w:id="1568"/>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9645"/>
      </w:tblGrid>
      <w:tr w:rsidR="0046023D" w14:paraId="43586D15" w14:textId="77777777" w:rsidTr="0046023D">
        <w:tc>
          <w:tcPr>
            <w:tcW w:w="9645" w:type="dxa"/>
            <w:shd w:val="clear" w:color="auto" w:fill="auto"/>
            <w:vAlign w:val="center"/>
          </w:tcPr>
          <w:p w14:paraId="19CC07EA" w14:textId="77777777" w:rsidR="0046023D" w:rsidRDefault="0046023D" w:rsidP="0046023D">
            <w:pPr>
              <w:pStyle w:val="TableContents"/>
              <w:jc w:val="center"/>
            </w:pPr>
            <w:r>
              <w:rPr>
                <w:noProof/>
              </w:rPr>
              <w:drawing>
                <wp:inline distT="0" distB="0" distL="0" distR="0" wp14:anchorId="45CD51D6" wp14:editId="70C95296">
                  <wp:extent cx="4819650" cy="35528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l="-5" t="-6" r="-5" b="-6"/>
                          <a:stretch>
                            <a:fillRect/>
                          </a:stretch>
                        </pic:blipFill>
                        <pic:spPr bwMode="auto">
                          <a:xfrm>
                            <a:off x="0" y="0"/>
                            <a:ext cx="4819650" cy="3552825"/>
                          </a:xfrm>
                          <a:prstGeom prst="rect">
                            <a:avLst/>
                          </a:prstGeom>
                          <a:solidFill>
                            <a:srgbClr val="FFFFFF"/>
                          </a:solidFill>
                          <a:ln>
                            <a:noFill/>
                          </a:ln>
                        </pic:spPr>
                      </pic:pic>
                    </a:graphicData>
                  </a:graphic>
                </wp:inline>
              </w:drawing>
            </w:r>
          </w:p>
        </w:tc>
      </w:tr>
      <w:tr w:rsidR="0046023D" w14:paraId="4902E40B" w14:textId="77777777" w:rsidTr="0046023D">
        <w:tc>
          <w:tcPr>
            <w:tcW w:w="9645" w:type="dxa"/>
            <w:shd w:val="clear" w:color="auto" w:fill="auto"/>
          </w:tcPr>
          <w:p w14:paraId="325D86A3" w14:textId="77777777" w:rsidR="0046023D" w:rsidRDefault="0046023D" w:rsidP="0046023D">
            <w:pPr>
              <w:pStyle w:val="TableContents"/>
            </w:pPr>
            <w:r>
              <w:rPr>
                <w:noProof/>
              </w:rPr>
              <w:lastRenderedPageBreak/>
              <w:drawing>
                <wp:inline distT="0" distB="0" distL="0" distR="0" wp14:anchorId="76722825" wp14:editId="2A9CEDF5">
                  <wp:extent cx="6120130" cy="45116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l="-5" t="-6" r="-5" b="-6"/>
                          <a:stretch>
                            <a:fillRect/>
                          </a:stretch>
                        </pic:blipFill>
                        <pic:spPr bwMode="auto">
                          <a:xfrm>
                            <a:off x="0" y="0"/>
                            <a:ext cx="6120130" cy="4511675"/>
                          </a:xfrm>
                          <a:prstGeom prst="rect">
                            <a:avLst/>
                          </a:prstGeom>
                          <a:solidFill>
                            <a:srgbClr val="FFFFFF"/>
                          </a:solidFill>
                          <a:ln>
                            <a:noFill/>
                          </a:ln>
                        </pic:spPr>
                      </pic:pic>
                    </a:graphicData>
                  </a:graphic>
                </wp:inline>
              </w:drawing>
            </w:r>
          </w:p>
        </w:tc>
      </w:tr>
    </w:tbl>
    <w:p w14:paraId="0EF3691E" w14:textId="77777777" w:rsidR="0046023D" w:rsidRDefault="0046023D" w:rsidP="0046023D">
      <w:pPr>
        <w:pStyle w:val="Heading3"/>
      </w:pPr>
      <w:bookmarkStart w:id="1569" w:name="_Toc108243118"/>
      <w:r>
        <w:t>RTWB1</w:t>
      </w:r>
      <w:bookmarkEnd w:id="1569"/>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9645"/>
      </w:tblGrid>
      <w:tr w:rsidR="0046023D" w14:paraId="488DD6D8" w14:textId="77777777" w:rsidTr="0046023D">
        <w:tc>
          <w:tcPr>
            <w:tcW w:w="9645" w:type="dxa"/>
            <w:shd w:val="clear" w:color="auto" w:fill="auto"/>
            <w:vAlign w:val="center"/>
          </w:tcPr>
          <w:p w14:paraId="2B1465B0" w14:textId="77777777" w:rsidR="0046023D" w:rsidRDefault="0046023D" w:rsidP="0046023D">
            <w:pPr>
              <w:pStyle w:val="TableContents"/>
              <w:jc w:val="center"/>
            </w:pPr>
            <w:r>
              <w:rPr>
                <w:noProof/>
              </w:rPr>
              <w:drawing>
                <wp:inline distT="0" distB="0" distL="0" distR="0" wp14:anchorId="4E4C0E1B" wp14:editId="0A319139">
                  <wp:extent cx="4962525" cy="36576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cstate="print">
                            <a:extLst>
                              <a:ext uri="{28A0092B-C50C-407E-A947-70E740481C1C}">
                                <a14:useLocalDpi xmlns:a14="http://schemas.microsoft.com/office/drawing/2010/main" val="0"/>
                              </a:ext>
                            </a:extLst>
                          </a:blip>
                          <a:srcRect l="-5" t="-6" r="-5" b="-6"/>
                          <a:stretch>
                            <a:fillRect/>
                          </a:stretch>
                        </pic:blipFill>
                        <pic:spPr bwMode="auto">
                          <a:xfrm>
                            <a:off x="0" y="0"/>
                            <a:ext cx="4962525" cy="3657600"/>
                          </a:xfrm>
                          <a:prstGeom prst="rect">
                            <a:avLst/>
                          </a:prstGeom>
                          <a:solidFill>
                            <a:srgbClr val="FFFFFF"/>
                          </a:solidFill>
                          <a:ln>
                            <a:noFill/>
                          </a:ln>
                        </pic:spPr>
                      </pic:pic>
                    </a:graphicData>
                  </a:graphic>
                </wp:inline>
              </w:drawing>
            </w:r>
          </w:p>
        </w:tc>
      </w:tr>
      <w:tr w:rsidR="0046023D" w14:paraId="0BE5C735" w14:textId="77777777" w:rsidTr="0046023D">
        <w:tc>
          <w:tcPr>
            <w:tcW w:w="9645" w:type="dxa"/>
            <w:shd w:val="clear" w:color="auto" w:fill="auto"/>
          </w:tcPr>
          <w:p w14:paraId="0478085F" w14:textId="77777777" w:rsidR="0046023D" w:rsidRDefault="0046023D" w:rsidP="0046023D">
            <w:pPr>
              <w:pStyle w:val="TableContents"/>
              <w:jc w:val="center"/>
            </w:pPr>
            <w:r>
              <w:rPr>
                <w:noProof/>
              </w:rPr>
              <w:lastRenderedPageBreak/>
              <w:drawing>
                <wp:inline distT="0" distB="0" distL="0" distR="0" wp14:anchorId="040084BB" wp14:editId="3D9EA520">
                  <wp:extent cx="6048375" cy="44577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l="-5" t="-6" r="-5" b="-6"/>
                          <a:stretch>
                            <a:fillRect/>
                          </a:stretch>
                        </pic:blipFill>
                        <pic:spPr bwMode="auto">
                          <a:xfrm>
                            <a:off x="0" y="0"/>
                            <a:ext cx="6048375" cy="4457700"/>
                          </a:xfrm>
                          <a:prstGeom prst="rect">
                            <a:avLst/>
                          </a:prstGeom>
                          <a:solidFill>
                            <a:srgbClr val="FFFFFF"/>
                          </a:solidFill>
                          <a:ln>
                            <a:noFill/>
                          </a:ln>
                        </pic:spPr>
                      </pic:pic>
                    </a:graphicData>
                  </a:graphic>
                </wp:inline>
              </w:drawing>
            </w:r>
          </w:p>
        </w:tc>
      </w:tr>
    </w:tbl>
    <w:p w14:paraId="0917F38E" w14:textId="77777777" w:rsidR="0046023D" w:rsidRDefault="0046023D" w:rsidP="0046023D">
      <w:pPr>
        <w:pStyle w:val="BodyText"/>
      </w:pPr>
    </w:p>
    <w:p w14:paraId="76E74402" w14:textId="77777777" w:rsidR="0046023D" w:rsidRDefault="0046023D" w:rsidP="0046023D">
      <w:pPr>
        <w:pStyle w:val="BodyText"/>
      </w:pPr>
    </w:p>
    <w:p w14:paraId="2128EE20" w14:textId="77777777" w:rsidR="0046023D" w:rsidRDefault="0046023D" w:rsidP="0046023D">
      <w:pPr>
        <w:pStyle w:val="Heading3"/>
      </w:pPr>
      <w:bookmarkStart w:id="1570" w:name="_Toc108243119"/>
      <w:r>
        <w:lastRenderedPageBreak/>
        <w:t>RTWB2</w:t>
      </w:r>
      <w:bookmarkEnd w:id="1570"/>
    </w:p>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9645"/>
      </w:tblGrid>
      <w:tr w:rsidR="0046023D" w14:paraId="5D3E2B2F" w14:textId="77777777" w:rsidTr="0046023D">
        <w:tc>
          <w:tcPr>
            <w:tcW w:w="9645" w:type="dxa"/>
            <w:shd w:val="clear" w:color="auto" w:fill="auto"/>
            <w:vAlign w:val="center"/>
          </w:tcPr>
          <w:p w14:paraId="3A43FC98" w14:textId="77777777" w:rsidR="0046023D" w:rsidRDefault="0046023D" w:rsidP="0046023D">
            <w:pPr>
              <w:pStyle w:val="TableContents"/>
              <w:jc w:val="center"/>
            </w:pPr>
            <w:r>
              <w:rPr>
                <w:noProof/>
              </w:rPr>
              <w:drawing>
                <wp:inline distT="0" distB="0" distL="0" distR="0" wp14:anchorId="06D1BFF7" wp14:editId="7C575682">
                  <wp:extent cx="5267325" cy="38766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l="-5" t="-6" r="-5" b="-6"/>
                          <a:stretch>
                            <a:fillRect/>
                          </a:stretch>
                        </pic:blipFill>
                        <pic:spPr bwMode="auto">
                          <a:xfrm>
                            <a:off x="0" y="0"/>
                            <a:ext cx="5267325" cy="3876675"/>
                          </a:xfrm>
                          <a:prstGeom prst="rect">
                            <a:avLst/>
                          </a:prstGeom>
                          <a:solidFill>
                            <a:srgbClr val="FFFFFF"/>
                          </a:solidFill>
                          <a:ln>
                            <a:noFill/>
                          </a:ln>
                        </pic:spPr>
                      </pic:pic>
                    </a:graphicData>
                  </a:graphic>
                </wp:inline>
              </w:drawing>
            </w:r>
          </w:p>
        </w:tc>
      </w:tr>
      <w:tr w:rsidR="0046023D" w14:paraId="173AA963" w14:textId="77777777" w:rsidTr="0046023D">
        <w:tc>
          <w:tcPr>
            <w:tcW w:w="9645" w:type="dxa"/>
            <w:shd w:val="clear" w:color="auto" w:fill="auto"/>
          </w:tcPr>
          <w:p w14:paraId="350B8D5B" w14:textId="77777777" w:rsidR="0046023D" w:rsidRDefault="0046023D" w:rsidP="0046023D">
            <w:pPr>
              <w:pStyle w:val="TableContents"/>
              <w:jc w:val="center"/>
            </w:pPr>
            <w:r>
              <w:rPr>
                <w:noProof/>
              </w:rPr>
              <w:lastRenderedPageBreak/>
              <w:drawing>
                <wp:inline distT="0" distB="0" distL="0" distR="0" wp14:anchorId="14B24167" wp14:editId="008B5563">
                  <wp:extent cx="6048375" cy="44577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l="-5" t="-6" r="-5" b="-6"/>
                          <a:stretch>
                            <a:fillRect/>
                          </a:stretch>
                        </pic:blipFill>
                        <pic:spPr bwMode="auto">
                          <a:xfrm>
                            <a:off x="0" y="0"/>
                            <a:ext cx="6048375" cy="4457700"/>
                          </a:xfrm>
                          <a:prstGeom prst="rect">
                            <a:avLst/>
                          </a:prstGeom>
                          <a:solidFill>
                            <a:srgbClr val="FFFFFF"/>
                          </a:solidFill>
                          <a:ln>
                            <a:noFill/>
                          </a:ln>
                        </pic:spPr>
                      </pic:pic>
                    </a:graphicData>
                  </a:graphic>
                </wp:inline>
              </w:drawing>
            </w:r>
          </w:p>
        </w:tc>
      </w:tr>
    </w:tbl>
    <w:p w14:paraId="4080FFD3" w14:textId="77777777" w:rsidR="0046023D" w:rsidRDefault="0046023D" w:rsidP="0046023D">
      <w:pPr>
        <w:pStyle w:val="BodyText"/>
      </w:pPr>
    </w:p>
    <w:p w14:paraId="2FE318B8" w14:textId="77777777" w:rsidR="0046023D" w:rsidRDefault="0046023D" w:rsidP="0046023D">
      <w:pPr>
        <w:pStyle w:val="BodyText"/>
      </w:pPr>
    </w:p>
    <w:p w14:paraId="3638273B" w14:textId="77777777" w:rsidR="0046023D" w:rsidRDefault="0046023D" w:rsidP="0046023D">
      <w:pPr>
        <w:pStyle w:val="Heading3"/>
      </w:pPr>
      <w:bookmarkStart w:id="1571" w:name="_Toc108243120"/>
      <w:r>
        <w:lastRenderedPageBreak/>
        <w:t>RTADCP1</w:t>
      </w:r>
      <w:bookmarkEnd w:id="1571"/>
    </w:p>
    <w:tbl>
      <w:tblPr>
        <w:tblW w:w="9645" w:type="dxa"/>
        <w:tblInd w:w="55" w:type="dxa"/>
        <w:tblLayout w:type="fixed"/>
        <w:tblCellMar>
          <w:top w:w="55" w:type="dxa"/>
          <w:left w:w="55" w:type="dxa"/>
          <w:bottom w:w="55" w:type="dxa"/>
          <w:right w:w="55" w:type="dxa"/>
        </w:tblCellMar>
        <w:tblLook w:val="0000" w:firstRow="0" w:lastRow="0" w:firstColumn="0" w:lastColumn="0" w:noHBand="0" w:noVBand="0"/>
      </w:tblPr>
      <w:tblGrid>
        <w:gridCol w:w="9645"/>
      </w:tblGrid>
      <w:tr w:rsidR="0046023D" w14:paraId="49E99D8F" w14:textId="77777777" w:rsidTr="0046023D">
        <w:tc>
          <w:tcPr>
            <w:tcW w:w="9645" w:type="dxa"/>
            <w:shd w:val="clear" w:color="auto" w:fill="auto"/>
            <w:vAlign w:val="center"/>
          </w:tcPr>
          <w:p w14:paraId="2345DADA" w14:textId="77777777" w:rsidR="0046023D" w:rsidRDefault="0046023D" w:rsidP="0046023D">
            <w:pPr>
              <w:pStyle w:val="TableContents"/>
              <w:jc w:val="center"/>
            </w:pPr>
            <w:r>
              <w:rPr>
                <w:noProof/>
              </w:rPr>
              <w:drawing>
                <wp:inline distT="0" distB="0" distL="0" distR="0" wp14:anchorId="790F7540" wp14:editId="68257877">
                  <wp:extent cx="5076825" cy="37338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l="-5" t="-6" r="-5" b="-6"/>
                          <a:stretch>
                            <a:fillRect/>
                          </a:stretch>
                        </pic:blipFill>
                        <pic:spPr bwMode="auto">
                          <a:xfrm>
                            <a:off x="0" y="0"/>
                            <a:ext cx="5076825" cy="3733800"/>
                          </a:xfrm>
                          <a:prstGeom prst="rect">
                            <a:avLst/>
                          </a:prstGeom>
                          <a:solidFill>
                            <a:srgbClr val="FFFFFF"/>
                          </a:solidFill>
                          <a:ln>
                            <a:noFill/>
                          </a:ln>
                        </pic:spPr>
                      </pic:pic>
                    </a:graphicData>
                  </a:graphic>
                </wp:inline>
              </w:drawing>
            </w:r>
          </w:p>
        </w:tc>
      </w:tr>
      <w:tr w:rsidR="0046023D" w14:paraId="31A9451E" w14:textId="77777777" w:rsidTr="0046023D">
        <w:tc>
          <w:tcPr>
            <w:tcW w:w="9645" w:type="dxa"/>
            <w:shd w:val="clear" w:color="auto" w:fill="auto"/>
          </w:tcPr>
          <w:p w14:paraId="224E51EA" w14:textId="77777777" w:rsidR="0046023D" w:rsidRDefault="0046023D" w:rsidP="0046023D">
            <w:pPr>
              <w:pStyle w:val="TableContents"/>
              <w:jc w:val="center"/>
            </w:pPr>
            <w:r>
              <w:rPr>
                <w:noProof/>
              </w:rPr>
              <w:drawing>
                <wp:inline distT="0" distB="0" distL="0" distR="0" wp14:anchorId="0CF09B19" wp14:editId="0946472E">
                  <wp:extent cx="6048375" cy="44577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cstate="print">
                            <a:extLst>
                              <a:ext uri="{28A0092B-C50C-407E-A947-70E740481C1C}">
                                <a14:useLocalDpi xmlns:a14="http://schemas.microsoft.com/office/drawing/2010/main" val="0"/>
                              </a:ext>
                            </a:extLst>
                          </a:blip>
                          <a:srcRect l="-5" t="-6" r="-5" b="-6"/>
                          <a:stretch>
                            <a:fillRect/>
                          </a:stretch>
                        </pic:blipFill>
                        <pic:spPr bwMode="auto">
                          <a:xfrm>
                            <a:off x="0" y="0"/>
                            <a:ext cx="6048375" cy="4457700"/>
                          </a:xfrm>
                          <a:prstGeom prst="rect">
                            <a:avLst/>
                          </a:prstGeom>
                          <a:solidFill>
                            <a:srgbClr val="FFFFFF"/>
                          </a:solidFill>
                          <a:ln>
                            <a:noFill/>
                          </a:ln>
                        </pic:spPr>
                      </pic:pic>
                    </a:graphicData>
                  </a:graphic>
                </wp:inline>
              </w:drawing>
            </w:r>
          </w:p>
        </w:tc>
      </w:tr>
    </w:tbl>
    <w:p w14:paraId="31BA7977" w14:textId="77777777" w:rsidR="0046023D" w:rsidRDefault="0046023D"/>
    <w:sectPr w:rsidR="0046023D" w:rsidSect="00015568">
      <w:headerReference w:type="default" r:id="rId34"/>
      <w:footerReference w:type="default" r:id="rId35"/>
      <w:pgSz w:w="11906" w:h="16838"/>
      <w:pgMar w:top="1693" w:right="1134" w:bottom="1693" w:left="1134" w:header="1134" w:footer="1134" w:gutter="0"/>
      <w:pgNumType w:start="0"/>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Tiago Segabinazzi Dotto" w:date="2024-07-14T06:23:00Z" w:initials="TS">
    <w:p w14:paraId="5962E79B" w14:textId="77777777" w:rsidR="0092631C" w:rsidRDefault="0092631C" w:rsidP="0092631C">
      <w:r>
        <w:rPr>
          <w:rStyle w:val="CommentReference"/>
        </w:rPr>
        <w:annotationRef/>
      </w:r>
      <w:r>
        <w:rPr>
          <w:rFonts w:cs="Mangal"/>
          <w:color w:val="000000"/>
          <w:sz w:val="20"/>
          <w:szCs w:val="18"/>
        </w:rPr>
        <w:t>I’d say only “OSNAP version”?</w:t>
      </w:r>
    </w:p>
  </w:comment>
  <w:comment w:id="93" w:author="Yvonne Firing" w:date="2024-11-05T15:58:00Z" w:initials="YF">
    <w:p w14:paraId="2B09524E" w14:textId="77777777" w:rsidR="00C028CC" w:rsidRDefault="00C028CC" w:rsidP="00C028CC">
      <w:r>
        <w:rPr>
          <w:rStyle w:val="CommentReference"/>
        </w:rPr>
        <w:annotationRef/>
      </w:r>
      <w:r>
        <w:rPr>
          <w:rFonts w:cs="Mangal"/>
          <w:color w:val="000000"/>
          <w:sz w:val="20"/>
          <w:szCs w:val="18"/>
        </w:rPr>
        <w:t xml:space="preserve">This is getting very detailed and is at risk of being a general introduction to scientific computing. (I exaggerate.) I think most of this should be in an appendix; the documentation should begin with a quick-start guide, then explain what the code does and how to use it, then go into branch management. </w:t>
      </w:r>
    </w:p>
  </w:comment>
  <w:comment w:id="94" w:author="Yvonne Firing" w:date="2024-05-24T07:42:00Z" w:initials="YF">
    <w:p w14:paraId="36B73AAA" w14:textId="6FF4592F" w:rsidR="00A55177" w:rsidRDefault="00A55177" w:rsidP="00A55177">
      <w:r>
        <w:rPr>
          <w:rStyle w:val="CommentReference"/>
        </w:rPr>
        <w:annotationRef/>
      </w:r>
      <w:r>
        <w:rPr>
          <w:rFonts w:cs="Mangal"/>
          <w:color w:val="000000"/>
          <w:sz w:val="20"/>
          <w:szCs w:val="18"/>
        </w:rPr>
        <w:t>This is essential before changing branches but not before using the toolbox (someone could choose to use the current state they’ve downloaded and not track changes). Maybe “recommended”?</w:t>
      </w:r>
    </w:p>
  </w:comment>
  <w:comment w:id="95" w:author="Tiago Segabinazzi Dotto" w:date="2024-07-14T06:24:00Z" w:initials="TS">
    <w:p w14:paraId="5C90844E" w14:textId="77777777" w:rsidR="0092631C" w:rsidRDefault="0092631C" w:rsidP="0092631C">
      <w:r>
        <w:rPr>
          <w:rStyle w:val="CommentReference"/>
        </w:rPr>
        <w:annotationRef/>
      </w:r>
      <w:r>
        <w:rPr>
          <w:rFonts w:cs="Mangal"/>
          <w:color w:val="000000"/>
          <w:sz w:val="20"/>
          <w:szCs w:val="18"/>
        </w:rPr>
        <w:t>“Desirable”?</w:t>
      </w:r>
    </w:p>
  </w:comment>
  <w:comment w:id="97" w:author="Tiago Segabinazzi Dotto" w:date="2024-07-14T06:27:00Z" w:initials="TS">
    <w:p w14:paraId="6D2D699B" w14:textId="77777777" w:rsidR="0092631C" w:rsidRDefault="0092631C" w:rsidP="0092631C">
      <w:r>
        <w:rPr>
          <w:rStyle w:val="CommentReference"/>
        </w:rPr>
        <w:annotationRef/>
      </w:r>
      <w:r>
        <w:rPr>
          <w:rFonts w:cs="Mangal"/>
          <w:color w:val="000000"/>
          <w:sz w:val="20"/>
          <w:szCs w:val="18"/>
        </w:rPr>
        <w:t>As a user, I always find useful to have examples as a way of guiding me.</w:t>
      </w:r>
    </w:p>
  </w:comment>
  <w:comment w:id="112" w:author="Yvonne Firing" w:date="2024-05-24T07:46:00Z" w:initials="YF">
    <w:p w14:paraId="496DCCF0" w14:textId="5D26F7B4" w:rsidR="00A55177" w:rsidRDefault="00A55177" w:rsidP="00A55177">
      <w:r>
        <w:rPr>
          <w:rStyle w:val="CommentReference"/>
        </w:rPr>
        <w:annotationRef/>
      </w:r>
      <w:r>
        <w:rPr>
          <w:rFonts w:cs="Mangal"/>
          <w:color w:val="000000"/>
          <w:sz w:val="20"/>
          <w:szCs w:val="18"/>
        </w:rPr>
        <w:t>Are we still going to do this in cases where there’s only one cruise branch going at a time (so its complete history merges into the main branch)?</w:t>
      </w:r>
    </w:p>
  </w:comment>
  <w:comment w:id="113" w:author="Yvonne Firing" w:date="2024-11-05T15:56:00Z" w:initials="YF">
    <w:p w14:paraId="0A7FE912" w14:textId="77777777" w:rsidR="00C028CC" w:rsidRDefault="00C028CC" w:rsidP="00C028CC">
      <w:r>
        <w:rPr>
          <w:rStyle w:val="CommentReference"/>
        </w:rPr>
        <w:annotationRef/>
      </w:r>
      <w:r>
        <w:rPr>
          <w:rFonts w:cs="Mangal"/>
          <w:color w:val="000000"/>
          <w:sz w:val="20"/>
          <w:szCs w:val="18"/>
        </w:rPr>
        <w:t>On reflection given delayed-mode processing this is unlkely</w:t>
      </w:r>
    </w:p>
  </w:comment>
  <w:comment w:id="266" w:author="Tiago Segabinazzi Dotto" w:date="2024-07-14T06:42:00Z" w:initials="TS">
    <w:p w14:paraId="66680834" w14:textId="10F8F184" w:rsidR="00682272" w:rsidRDefault="00682272" w:rsidP="00682272">
      <w:r>
        <w:rPr>
          <w:rStyle w:val="CommentReference"/>
        </w:rPr>
        <w:annotationRef/>
      </w:r>
      <w:r>
        <w:rPr>
          <w:rFonts w:cs="Mangal"/>
          <w:color w:val="000000"/>
          <w:sz w:val="20"/>
          <w:szCs w:val="18"/>
        </w:rPr>
        <w:t>keep using only one option, or main or master.</w:t>
      </w:r>
    </w:p>
  </w:comment>
  <w:comment w:id="294" w:author="Tiago Segabinazzi Dotto" w:date="2024-07-14T06:46:00Z" w:initials="TS">
    <w:p w14:paraId="60B00E23" w14:textId="77777777" w:rsidR="00BD71C1" w:rsidRDefault="00BD71C1" w:rsidP="00BD71C1">
      <w:r>
        <w:rPr>
          <w:rStyle w:val="CommentReference"/>
        </w:rPr>
        <w:annotationRef/>
      </w:r>
      <w:r>
        <w:rPr>
          <w:rFonts w:cs="Mangal"/>
          <w:color w:val="000000"/>
          <w:sz w:val="20"/>
          <w:szCs w:val="18"/>
        </w:rPr>
        <w:t>what is that? (maybe it is my lack of knowledge about git)</w:t>
      </w:r>
    </w:p>
  </w:comment>
  <w:comment w:id="389" w:author="Tiago Segabinazzi Dotto" w:date="2024-07-14T06:58:00Z" w:initials="TS">
    <w:p w14:paraId="1C98CDD3" w14:textId="77777777" w:rsidR="0072108F" w:rsidRDefault="0072108F" w:rsidP="0072108F">
      <w:r>
        <w:rPr>
          <w:rStyle w:val="CommentReference"/>
        </w:rPr>
        <w:annotationRef/>
      </w:r>
      <w:r>
        <w:rPr>
          <w:rFonts w:cs="Mangal"/>
          <w:color w:val="000000"/>
          <w:sz w:val="20"/>
          <w:szCs w:val="18"/>
        </w:rPr>
        <w:t>Double-check this</w:t>
      </w:r>
    </w:p>
  </w:comment>
  <w:comment w:id="402" w:author="Tiago Segabinazzi Dotto" w:date="2024-07-14T06:58:00Z" w:initials="TS">
    <w:p w14:paraId="7CD01DEC" w14:textId="77777777" w:rsidR="00626121" w:rsidRDefault="00626121" w:rsidP="00626121">
      <w:r>
        <w:rPr>
          <w:rStyle w:val="CommentReference"/>
        </w:rPr>
        <w:annotationRef/>
      </w:r>
      <w:r>
        <w:rPr>
          <w:rFonts w:cs="Mangal"/>
          <w:color w:val="000000"/>
          <w:sz w:val="20"/>
          <w:szCs w:val="18"/>
        </w:rPr>
        <w:t xml:space="preserve">is this the command right? </w:t>
      </w:r>
    </w:p>
  </w:comment>
  <w:comment w:id="403" w:author="Yvonne Firing" w:date="2024-11-05T15:59:00Z" w:initials="YF">
    <w:p w14:paraId="3823CBD8" w14:textId="77777777" w:rsidR="00C028CC" w:rsidRDefault="00C028CC" w:rsidP="00C028CC">
      <w:r>
        <w:rPr>
          <w:rStyle w:val="CommentReference"/>
        </w:rPr>
        <w:annotationRef/>
      </w:r>
      <w:r>
        <w:rPr>
          <w:rFonts w:cs="Mangal"/>
          <w:color w:val="000000"/>
          <w:sz w:val="20"/>
          <w:szCs w:val="18"/>
        </w:rPr>
        <w:t>Yes, if your branch is called “add-IBmoors”</w:t>
      </w:r>
    </w:p>
  </w:comment>
  <w:comment w:id="586" w:author="Yvonne Firing" w:date="2024-05-24T08:13:00Z" w:initials="YF">
    <w:p w14:paraId="7BF10708" w14:textId="1A9975DB" w:rsidR="00DB4BC8" w:rsidRDefault="00DB4BC8" w:rsidP="00DB4BC8">
      <w:r>
        <w:rPr>
          <w:rStyle w:val="CommentReference"/>
        </w:rPr>
        <w:annotationRef/>
      </w:r>
      <w:r>
        <w:rPr>
          <w:rFonts w:cs="Mangal"/>
          <w:color w:val="000000"/>
          <w:sz w:val="20"/>
          <w:szCs w:val="18"/>
        </w:rPr>
        <w:t>I am assuming the repo clone is called m_moorproc_toolbox and is thus kept separate from the data directories (though there may be symlinks to replicate the old OSNAP directory structure)</w:t>
      </w:r>
    </w:p>
  </w:comment>
  <w:comment w:id="590" w:author="Yvonne Firing" w:date="2024-05-24T08:10:00Z" w:initials="YF">
    <w:p w14:paraId="40BA0138" w14:textId="44141851" w:rsidR="00DB4BC8" w:rsidRDefault="00DB4BC8" w:rsidP="00DB4BC8">
      <w:r>
        <w:rPr>
          <w:rStyle w:val="CommentReference"/>
        </w:rPr>
        <w:annotationRef/>
      </w:r>
      <w:r>
        <w:rPr>
          <w:rFonts w:cs="Mangal"/>
          <w:sz w:val="20"/>
          <w:szCs w:val="18"/>
        </w:rPr>
        <w:t xml:space="preserve">I realise we need to make this more flexible — mexec is not required everywhere but some places probably assume it? </w:t>
      </w:r>
    </w:p>
  </w:comment>
  <w:comment w:id="618" w:author="Tiago Segabinazzi Dotto" w:date="2024-07-14T07:23:00Z" w:initials="TS">
    <w:p w14:paraId="2D435EB4" w14:textId="77777777" w:rsidR="00D44F3F" w:rsidRDefault="00D44F3F" w:rsidP="00D44F3F">
      <w:r>
        <w:rPr>
          <w:rStyle w:val="CommentReference"/>
        </w:rPr>
        <w:annotationRef/>
      </w:r>
      <w:r>
        <w:rPr>
          <w:rFonts w:cs="Mangal"/>
          <w:color w:val="000000"/>
          <w:sz w:val="20"/>
          <w:szCs w:val="18"/>
        </w:rPr>
        <w:t>isn’t 10 min?</w:t>
      </w:r>
    </w:p>
  </w:comment>
  <w:comment w:id="624" w:author="Tiago Segabinazzi Dotto" w:date="2024-07-14T07:26:00Z" w:initials="TS">
    <w:p w14:paraId="36AC8B82" w14:textId="77777777" w:rsidR="00D44F3F" w:rsidRDefault="00D44F3F" w:rsidP="00D44F3F">
      <w:r>
        <w:rPr>
          <w:rStyle w:val="CommentReference"/>
        </w:rPr>
        <w:annotationRef/>
      </w:r>
      <w:r>
        <w:rPr>
          <w:rFonts w:cs="Mangal"/>
          <w:color w:val="000000"/>
          <w:sz w:val="20"/>
          <w:szCs w:val="18"/>
        </w:rPr>
        <w:t>is this the rodb? If so, what “O” stands for?</w:t>
      </w:r>
    </w:p>
  </w:comment>
  <w:comment w:id="626" w:author="Firing, Yvonne L." w:date="2022-12-14T09:59:00Z" w:initials="FYL">
    <w:p w14:paraId="5EA23D44" w14:textId="2C42901B" w:rsidR="003365A2" w:rsidRDefault="008C4E49" w:rsidP="000A6910">
      <w:r>
        <w:rPr>
          <w:rStyle w:val="CommentReference"/>
        </w:rPr>
        <w:annotationRef/>
      </w:r>
      <w:r w:rsidR="003365A2">
        <w:rPr>
          <w:rFonts w:cs="Mangal"/>
          <w:sz w:val="20"/>
          <w:szCs w:val="18"/>
        </w:rPr>
        <w:t>In this paragraph/section is “osnap” pathgit from the startup file? All the output gets put in the git repo? (Not under pathosnap)?</w:t>
      </w:r>
    </w:p>
  </w:comment>
  <w:comment w:id="660" w:author="Tiago Segabinazzi Dotto" w:date="2024-07-14T07:30:00Z" w:initials="TS">
    <w:p w14:paraId="37EE4D37" w14:textId="77777777" w:rsidR="00D53F50" w:rsidRDefault="00D53F50" w:rsidP="00D53F50">
      <w:r>
        <w:rPr>
          <w:rStyle w:val="CommentReference"/>
        </w:rPr>
        <w:annotationRef/>
      </w:r>
      <w:r>
        <w:rPr>
          <w:rFonts w:cs="Mangal"/>
          <w:color w:val="000000"/>
          <w:sz w:val="20"/>
          <w:szCs w:val="18"/>
        </w:rPr>
        <w:t>Isn’t better to leave /osnap/cruise_data/$cruise ?</w:t>
      </w:r>
    </w:p>
  </w:comment>
  <w:comment w:id="667" w:author="Tiago Segabinazzi Dotto" w:date="2024-07-14T07:31:00Z" w:initials="TS">
    <w:p w14:paraId="7C5D90A7" w14:textId="77777777" w:rsidR="00AE001C" w:rsidRDefault="00BD6DF9" w:rsidP="00AE001C">
      <w:r>
        <w:rPr>
          <w:rStyle w:val="CommentReference"/>
        </w:rPr>
        <w:annotationRef/>
      </w:r>
      <w:r w:rsidR="00AE001C">
        <w:rPr>
          <w:rFonts w:cs="Mangal"/>
          <w:sz w:val="20"/>
          <w:szCs w:val="18"/>
        </w:rPr>
        <w:t>What is CRXXX? Is that the same as $cruise?</w:t>
      </w:r>
    </w:p>
  </w:comment>
  <w:comment w:id="682" w:author="Tiago Segabinazzi Dotto" w:date="2024-07-14T07:33:00Z" w:initials="TS">
    <w:p w14:paraId="45D0D12F" w14:textId="1CB8EDFD" w:rsidR="00BD6DF9" w:rsidRDefault="00BD6DF9" w:rsidP="00BD6DF9">
      <w:r>
        <w:rPr>
          <w:rStyle w:val="CommentReference"/>
        </w:rPr>
        <w:annotationRef/>
      </w:r>
      <w:r>
        <w:rPr>
          <w:rFonts w:cs="Mangal"/>
          <w:color w:val="000000"/>
          <w:sz w:val="20"/>
          <w:szCs w:val="18"/>
        </w:rPr>
        <w:t>Note that here cast*info.dat is different from below that is written cast???info.dat</w:t>
      </w:r>
    </w:p>
  </w:comment>
  <w:comment w:id="696" w:author="Tiago Segabinazzi Dotto" w:date="2024-07-14T09:30:00Z" w:initials="TS">
    <w:p w14:paraId="7B58823C" w14:textId="77777777" w:rsidR="00AE001C" w:rsidRDefault="00AE001C" w:rsidP="00AE001C">
      <w:r>
        <w:rPr>
          <w:rStyle w:val="CommentReference"/>
        </w:rPr>
        <w:annotationRef/>
      </w:r>
      <w:r>
        <w:rPr>
          <w:rFonts w:cs="Mangal"/>
          <w:color w:val="000000"/>
          <w:sz w:val="20"/>
          <w:szCs w:val="18"/>
        </w:rPr>
        <w:t>Do we have a 6b?</w:t>
      </w:r>
    </w:p>
  </w:comment>
  <w:comment w:id="697" w:author="Tiago Segabinazzi Dotto" w:date="2024-07-14T07:34:00Z" w:initials="TS">
    <w:p w14:paraId="0EC85628" w14:textId="5B4C960C" w:rsidR="000409FB" w:rsidRDefault="000409FB" w:rsidP="000409FB">
      <w:r>
        <w:rPr>
          <w:rStyle w:val="CommentReference"/>
        </w:rPr>
        <w:annotationRef/>
      </w:r>
      <w:r>
        <w:rPr>
          <w:rFonts w:cs="Mangal"/>
          <w:color w:val="000000"/>
          <w:sz w:val="20"/>
          <w:szCs w:val="18"/>
        </w:rPr>
        <w:t xml:space="preserve">maybe “castSTN”? </w:t>
      </w:r>
    </w:p>
  </w:comment>
  <w:comment w:id="785" w:author="Tiago Segabinazzi Dotto" w:date="2024-07-14T09:34:00Z" w:initials="TS">
    <w:p w14:paraId="14EE3CE8" w14:textId="77777777" w:rsidR="00AE001C" w:rsidRDefault="00AE001C" w:rsidP="00AE001C">
      <w:r>
        <w:rPr>
          <w:rStyle w:val="CommentReference"/>
        </w:rPr>
        <w:annotationRef/>
      </w:r>
      <w:r>
        <w:rPr>
          <w:rFonts w:cs="Mangal"/>
          <w:color w:val="000000"/>
          <w:sz w:val="20"/>
          <w:szCs w:val="18"/>
        </w:rPr>
        <w:t>Need to adjust this path</w:t>
      </w:r>
    </w:p>
  </w:comment>
  <w:comment w:id="788" w:author="Tiago Segabinazzi Dotto" w:date="2024-07-14T09:35:00Z" w:initials="TS">
    <w:p w14:paraId="7DFCEC60" w14:textId="77777777" w:rsidR="00A620EA" w:rsidRDefault="00A620EA" w:rsidP="00A620EA">
      <w:r>
        <w:rPr>
          <w:rStyle w:val="CommentReference"/>
        </w:rPr>
        <w:annotationRef/>
      </w:r>
      <w:r>
        <w:rPr>
          <w:rFonts w:cs="Mangal"/>
          <w:color w:val="000000"/>
          <w:sz w:val="20"/>
          <w:szCs w:val="18"/>
        </w:rPr>
        <w:t>Be cosistent with the example you have. For instance, use jc238 or dy181 during the whole cruise.</w:t>
      </w:r>
    </w:p>
  </w:comment>
  <w:comment w:id="805" w:author="Tiago Segabinazzi Dotto" w:date="2024-07-13T06:49:00Z" w:initials="TS">
    <w:p w14:paraId="28E11EC1" w14:textId="330A8DEF" w:rsidR="000C3EF7" w:rsidRDefault="000C3EF7" w:rsidP="000C3EF7">
      <w:r>
        <w:rPr>
          <w:rStyle w:val="CommentReference"/>
        </w:rPr>
        <w:annotationRef/>
      </w:r>
      <w:r>
        <w:rPr>
          <w:rFonts w:cs="Mangal"/>
          <w:color w:val="000000"/>
          <w:sz w:val="20"/>
          <w:szCs w:val="18"/>
        </w:rPr>
        <w:t>No need “</w:t>
      </w:r>
      <w:r>
        <w:rPr>
          <w:rFonts w:cs="Mangal"/>
          <w:i/>
          <w:iCs/>
          <w:color w:val="FF0000"/>
          <w:sz w:val="20"/>
          <w:szCs w:val="18"/>
        </w:rPr>
        <w:t>_$cruise</w:t>
      </w:r>
      <w:r>
        <w:rPr>
          <w:rFonts w:cs="Mangal"/>
          <w:color w:val="000000"/>
          <w:sz w:val="20"/>
          <w:szCs w:val="18"/>
        </w:rPr>
        <w:t xml:space="preserve"> ”</w:t>
      </w:r>
    </w:p>
  </w:comment>
  <w:comment w:id="842" w:author="Tiago Segabinazzi Dotto" w:date="2024-07-13T05:11:00Z" w:initials="TS">
    <w:p w14:paraId="42C14A1C" w14:textId="42F99D91" w:rsidR="00B41C4F" w:rsidRDefault="00B41C4F" w:rsidP="00B41C4F">
      <w:r>
        <w:rPr>
          <w:rStyle w:val="CommentReference"/>
        </w:rPr>
        <w:annotationRef/>
      </w:r>
      <w:r>
        <w:rPr>
          <w:rFonts w:cs="Mangal"/>
          <w:color w:val="000000"/>
          <w:sz w:val="20"/>
          <w:szCs w:val="18"/>
        </w:rPr>
        <w:t>The function name is not up to date</w:t>
      </w:r>
    </w:p>
  </w:comment>
  <w:comment w:id="852" w:author="Tiago Segabinazzi Dotto" w:date="2024-07-14T09:43:00Z" w:initials="TS">
    <w:p w14:paraId="5DC04C0A" w14:textId="77777777" w:rsidR="00A620EA" w:rsidRDefault="00A620EA" w:rsidP="00A620EA">
      <w:r>
        <w:rPr>
          <w:rStyle w:val="CommentReference"/>
        </w:rPr>
        <w:annotationRef/>
      </w:r>
      <w:r>
        <w:rPr>
          <w:rFonts w:cs="Mangal"/>
          <w:color w:val="000000"/>
          <w:sz w:val="20"/>
          <w:szCs w:val="18"/>
        </w:rPr>
        <w:t>Need to standardise how you call this</w:t>
      </w:r>
    </w:p>
  </w:comment>
  <w:comment w:id="856" w:author="Tiago Segabinazzi Dotto" w:date="2024-07-13T05:15:00Z" w:initials="TS">
    <w:p w14:paraId="57749F5F" w14:textId="745D50E9" w:rsidR="006B466D" w:rsidRDefault="00DA3C17" w:rsidP="006B466D">
      <w:r>
        <w:rPr>
          <w:rStyle w:val="CommentReference"/>
        </w:rPr>
        <w:annotationRef/>
      </w:r>
      <w:r w:rsidR="006B466D">
        <w:rPr>
          <w:rFonts w:cs="Mangal"/>
          <w:sz w:val="20"/>
          <w:szCs w:val="18"/>
        </w:rPr>
        <w:t>In DY181 it seems to be:</w:t>
      </w:r>
    </w:p>
    <w:p w14:paraId="63E39532" w14:textId="77777777" w:rsidR="006B466D" w:rsidRDefault="006B466D" w:rsidP="006B466D">
      <w:r>
        <w:rPr>
          <w:rFonts w:cs="Mangal"/>
          <w:i/>
          <w:iCs/>
          <w:color w:val="00B050"/>
          <w:sz w:val="20"/>
          <w:szCs w:val="18"/>
          <w:highlight w:val="white"/>
        </w:rPr>
        <w:t>~/osnap/data/moor/proc_calib/$cruise/cal_dip/microcat/$castnber/</w:t>
      </w:r>
      <w:r>
        <w:rPr>
          <w:rFonts w:cs="Mangal"/>
          <w:color w:val="00B050"/>
          <w:sz w:val="20"/>
          <w:szCs w:val="18"/>
          <w:highlight w:val="white"/>
        </w:rPr>
        <w:t xml:space="preserve"> </w:t>
      </w:r>
    </w:p>
  </w:comment>
  <w:comment w:id="862" w:author="Tiago Segabinazzi Dotto" w:date="2024-07-14T12:47:00Z" w:initials="TS">
    <w:p w14:paraId="45B46B4E" w14:textId="77777777" w:rsidR="006C3868" w:rsidRDefault="006C3868" w:rsidP="006C3868">
      <w:r>
        <w:rPr>
          <w:rStyle w:val="CommentReference"/>
        </w:rPr>
        <w:annotationRef/>
      </w:r>
      <w:r>
        <w:rPr>
          <w:rFonts w:cs="Mangal"/>
          <w:color w:val="000000"/>
          <w:sz w:val="20"/>
          <w:szCs w:val="18"/>
        </w:rPr>
        <w:t>Are these each of the .raw files within cal_dip/microcat?</w:t>
      </w:r>
    </w:p>
  </w:comment>
  <w:comment w:id="868" w:author="Tiago Segabinazzi Dotto" w:date="2024-07-13T05:14:00Z" w:initials="TS">
    <w:p w14:paraId="39B826AF" w14:textId="23F2C48D" w:rsidR="00DA3C17" w:rsidRDefault="00DA3C17" w:rsidP="00DA3C17">
      <w:r>
        <w:rPr>
          <w:rStyle w:val="CommentReference"/>
        </w:rPr>
        <w:annotationRef/>
      </w:r>
      <w:r>
        <w:rPr>
          <w:rFonts w:cs="Mangal"/>
          <w:color w:val="000000"/>
          <w:sz w:val="20"/>
          <w:szCs w:val="18"/>
        </w:rPr>
        <w:t>The function name is not up to date</w:t>
      </w:r>
    </w:p>
  </w:comment>
  <w:comment w:id="887" w:author="Tiago Segabinazzi Dotto" w:date="2024-07-13T06:11:00Z" w:initials="TS">
    <w:p w14:paraId="53697FAA" w14:textId="77777777" w:rsidR="00FC6B1A" w:rsidRDefault="00FC6B1A" w:rsidP="00FC6B1A">
      <w:r>
        <w:rPr>
          <w:rStyle w:val="CommentReference"/>
        </w:rPr>
        <w:annotationRef/>
      </w:r>
      <w:r>
        <w:rPr>
          <w:rFonts w:cs="Mangal"/>
          <w:color w:val="000000"/>
          <w:sz w:val="20"/>
          <w:szCs w:val="18"/>
        </w:rPr>
        <w:t>In DY181 it seems to be:</w:t>
      </w:r>
    </w:p>
    <w:p w14:paraId="123D8AAA" w14:textId="77777777" w:rsidR="00FC6B1A" w:rsidRDefault="00FC6B1A" w:rsidP="00FC6B1A">
      <w:r>
        <w:rPr>
          <w:rFonts w:cs="Mangal"/>
          <w:i/>
          <w:iCs/>
          <w:color w:val="00B050"/>
          <w:sz w:val="20"/>
          <w:szCs w:val="18"/>
          <w:highlight w:val="white"/>
        </w:rPr>
        <w:t>~/osnap/data/moor/proc_calib/$cruise/cal_dip/microcat/$castnber$/microcat2rodb.log</w:t>
      </w:r>
      <w:r>
        <w:rPr>
          <w:rFonts w:cs="Mangal"/>
          <w:color w:val="000000"/>
          <w:sz w:val="20"/>
          <w:szCs w:val="18"/>
        </w:rPr>
        <w:t xml:space="preserve"> </w:t>
      </w:r>
    </w:p>
  </w:comment>
  <w:comment w:id="897" w:author="Tiago Segabinazzi Dotto" w:date="2024-07-14T09:49:00Z" w:initials="TS">
    <w:p w14:paraId="35E78877" w14:textId="77777777" w:rsidR="00E811A2" w:rsidRDefault="00E811A2" w:rsidP="00E811A2">
      <w:r>
        <w:rPr>
          <w:rStyle w:val="CommentReference"/>
        </w:rPr>
        <w:annotationRef/>
      </w:r>
      <w:r>
        <w:rPr>
          <w:rFonts w:cs="Mangal"/>
          <w:color w:val="000000"/>
          <w:sz w:val="20"/>
          <w:szCs w:val="18"/>
        </w:rPr>
        <w:t>What is this? Maybe add examples</w:t>
      </w:r>
    </w:p>
  </w:comment>
  <w:comment w:id="911" w:author="Tiago Segabinazzi Dotto" w:date="2024-07-14T09:53:00Z" w:initials="TS">
    <w:p w14:paraId="0CD68134" w14:textId="77777777" w:rsidR="00C46322" w:rsidRDefault="00C46322" w:rsidP="00C46322">
      <w:r>
        <w:rPr>
          <w:rStyle w:val="CommentReference"/>
        </w:rPr>
        <w:annotationRef/>
      </w:r>
      <w:r>
        <w:rPr>
          <w:rFonts w:cs="Mangal"/>
          <w:color w:val="000000"/>
          <w:sz w:val="20"/>
          <w:szCs w:val="18"/>
        </w:rPr>
        <w:t>Check if this path is correct</w:t>
      </w:r>
    </w:p>
  </w:comment>
  <w:comment w:id="913" w:author="Tiago Segabinazzi Dotto" w:date="2024-07-14T09:54:00Z" w:initials="TS">
    <w:p w14:paraId="154DAF1D" w14:textId="77777777" w:rsidR="00C46322" w:rsidRDefault="00C46322" w:rsidP="00C46322">
      <w:r>
        <w:rPr>
          <w:rStyle w:val="CommentReference"/>
        </w:rPr>
        <w:annotationRef/>
      </w:r>
      <w:r>
        <w:rPr>
          <w:rFonts w:cs="Mangal"/>
          <w:color w:val="000000"/>
          <w:sz w:val="20"/>
          <w:szCs w:val="18"/>
        </w:rPr>
        <w:t xml:space="preserve">is it the info of each .dat? </w:t>
      </w:r>
    </w:p>
  </w:comment>
  <w:comment w:id="935" w:author="Tiago Segabinazzi Dotto" w:date="2024-07-15T06:39:00Z" w:initials="TS">
    <w:p w14:paraId="3EB37F8E" w14:textId="77777777" w:rsidR="00690949" w:rsidRDefault="00690949" w:rsidP="00690949">
      <w:r>
        <w:rPr>
          <w:rStyle w:val="CommentReference"/>
        </w:rPr>
        <w:annotationRef/>
      </w:r>
      <w:r>
        <w:rPr>
          <w:rFonts w:cs="Mangal"/>
          <w:color w:val="000000"/>
          <w:sz w:val="20"/>
          <w:szCs w:val="18"/>
        </w:rPr>
        <w:t>Best to say which parameters and maybe identify them in the the script.</w:t>
      </w:r>
    </w:p>
  </w:comment>
  <w:comment w:id="950" w:author="Tiago Segabinazzi Dotto" w:date="2024-07-14T10:01:00Z" w:initials="TS">
    <w:p w14:paraId="09F5B978" w14:textId="25ACCCD2" w:rsidR="0064467E" w:rsidRDefault="0064467E" w:rsidP="0064467E">
      <w:r>
        <w:rPr>
          <w:rStyle w:val="CommentReference"/>
        </w:rPr>
        <w:annotationRef/>
      </w:r>
      <w:r>
        <w:rPr>
          <w:rFonts w:cs="Mangal"/>
          <w:color w:val="000000"/>
          <w:sz w:val="20"/>
          <w:szCs w:val="18"/>
        </w:rPr>
        <w:t xml:space="preserve">what files? </w:t>
      </w:r>
    </w:p>
  </w:comment>
  <w:comment w:id="951" w:author="Tiago Segabinazzi Dotto" w:date="2024-07-14T10:01:00Z" w:initials="TS">
    <w:p w14:paraId="56948B39" w14:textId="77777777" w:rsidR="0064467E" w:rsidRDefault="0064467E" w:rsidP="0064467E">
      <w:r>
        <w:rPr>
          <w:rStyle w:val="CommentReference"/>
        </w:rPr>
        <w:annotationRef/>
      </w:r>
      <w:r>
        <w:rPr>
          <w:rFonts w:cs="Mangal"/>
          <w:color w:val="000000"/>
          <w:sz w:val="20"/>
          <w:szCs w:val="18"/>
        </w:rPr>
        <w:t>Maybe copy and paste here this part of the code so the user have a better view of what look for within the code.</w:t>
      </w:r>
    </w:p>
  </w:comment>
  <w:comment w:id="952" w:author="Tiago Segabinazzi Dotto" w:date="2024-07-14T10:02:00Z" w:initials="TS">
    <w:p w14:paraId="2FE6B34F" w14:textId="77777777" w:rsidR="0064467E" w:rsidRDefault="0064467E" w:rsidP="0064467E">
      <w:r>
        <w:rPr>
          <w:rStyle w:val="CommentReference"/>
        </w:rPr>
        <w:annotationRef/>
      </w:r>
      <w:r>
        <w:rPr>
          <w:rFonts w:cs="Mangal"/>
          <w:color w:val="000000"/>
          <w:sz w:val="20"/>
          <w:szCs w:val="18"/>
        </w:rPr>
        <w:t>It is missing what we have to make sure.</w:t>
      </w:r>
    </w:p>
  </w:comment>
  <w:comment w:id="986" w:author="Tiago Segabinazzi Dotto" w:date="2024-07-14T10:09:00Z" w:initials="TS">
    <w:p w14:paraId="076E61C1" w14:textId="77777777" w:rsidR="004E48A5" w:rsidRDefault="004E48A5" w:rsidP="004E48A5">
      <w:r>
        <w:rPr>
          <w:rStyle w:val="CommentReference"/>
        </w:rPr>
        <w:annotationRef/>
      </w:r>
      <w:r>
        <w:rPr>
          <w:rFonts w:cs="Mangal"/>
          <w:color w:val="000000"/>
          <w:sz w:val="20"/>
          <w:szCs w:val="18"/>
        </w:rPr>
        <w:t>Maybe copy and paste the part of the code that the user needs to edit below this item.</w:t>
      </w:r>
    </w:p>
  </w:comment>
  <w:comment w:id="993" w:author="Tiago Segabinazzi Dotto" w:date="2024-07-14T10:10:00Z" w:initials="TS">
    <w:p w14:paraId="26D065C4" w14:textId="77777777" w:rsidR="00E54B54" w:rsidRDefault="00E54B54" w:rsidP="00E54B54">
      <w:r>
        <w:rPr>
          <w:rStyle w:val="CommentReference"/>
        </w:rPr>
        <w:annotationRef/>
      </w:r>
      <w:r>
        <w:rPr>
          <w:rFonts w:cs="Mangal"/>
          <w:color w:val="000000"/>
          <w:sz w:val="20"/>
          <w:szCs w:val="18"/>
        </w:rPr>
        <w:t>missing text.</w:t>
      </w:r>
    </w:p>
  </w:comment>
  <w:comment w:id="1037" w:author="Tiago Segabinazzi Dotto" w:date="2024-07-14T10:17:00Z" w:initials="TS">
    <w:p w14:paraId="062EEADF" w14:textId="77777777" w:rsidR="00FE6914" w:rsidRDefault="00FE6914" w:rsidP="00FE6914">
      <w:r>
        <w:rPr>
          <w:rStyle w:val="CommentReference"/>
        </w:rPr>
        <w:annotationRef/>
      </w:r>
      <w:r>
        <w:rPr>
          <w:rFonts w:cs="Mangal"/>
          <w:color w:val="000000"/>
          <w:sz w:val="20"/>
          <w:szCs w:val="18"/>
        </w:rPr>
        <w:t>2-day low-pass fikter?</w:t>
      </w:r>
    </w:p>
  </w:comment>
  <w:comment w:id="1040" w:author="Tiago Segabinazzi Dotto" w:date="2024-07-14T10:18:00Z" w:initials="TS">
    <w:p w14:paraId="71202B79" w14:textId="77777777" w:rsidR="00FE6914" w:rsidRDefault="00FE6914" w:rsidP="00FE6914">
      <w:r>
        <w:rPr>
          <w:rStyle w:val="CommentReference"/>
        </w:rPr>
        <w:annotationRef/>
      </w:r>
      <w:r>
        <w:rPr>
          <w:rFonts w:cs="Mangal"/>
          <w:color w:val="000000"/>
          <w:sz w:val="20"/>
          <w:szCs w:val="18"/>
        </w:rPr>
        <w:t>What do you mean by this? Fill gaps?</w:t>
      </w:r>
    </w:p>
  </w:comment>
  <w:comment w:id="1080" w:author="Tiago Segabinazzi Dotto" w:date="2024-07-14T10:22:00Z" w:initials="TS">
    <w:p w14:paraId="7E46AC77" w14:textId="77777777" w:rsidR="001B7BFA" w:rsidRDefault="001B7BFA" w:rsidP="001B7BFA">
      <w:r>
        <w:rPr>
          <w:rStyle w:val="CommentReference"/>
        </w:rPr>
        <w:annotationRef/>
      </w:r>
      <w:r>
        <w:rPr>
          <w:rFonts w:cs="Mangal"/>
          <w:color w:val="000000"/>
          <w:sz w:val="20"/>
          <w:szCs w:val="18"/>
        </w:rPr>
        <w:t xml:space="preserve">5.4 or 5.3? </w:t>
      </w:r>
    </w:p>
  </w:comment>
  <w:comment w:id="1176" w:author="Tiago Segabinazzi Dotto" w:date="2024-07-14T10:47:00Z" w:initials="TS">
    <w:p w14:paraId="08E8D7EE" w14:textId="77777777" w:rsidR="0080663F" w:rsidRDefault="0080663F" w:rsidP="0080663F">
      <w:r>
        <w:rPr>
          <w:rStyle w:val="CommentReference"/>
        </w:rPr>
        <w:annotationRef/>
      </w:r>
      <w:r>
        <w:rPr>
          <w:rFonts w:cs="Mangal"/>
          <w:color w:val="000000"/>
          <w:sz w:val="20"/>
          <w:szCs w:val="18"/>
        </w:rPr>
        <w:t>The NOC IBs are also being processed here, right? So perhaps should be included the information about the IBs as well.</w:t>
      </w:r>
    </w:p>
  </w:comment>
  <w:comment w:id="1180" w:author="Tiago Segabinazzi Dotto" w:date="2024-07-14T14:46:00Z" w:initials="TS">
    <w:p w14:paraId="5500446C" w14:textId="77777777" w:rsidR="00AE142D" w:rsidRDefault="00AE142D" w:rsidP="00AE142D">
      <w:r>
        <w:rPr>
          <w:rStyle w:val="CommentReference"/>
        </w:rPr>
        <w:annotationRef/>
      </w:r>
      <w:r>
        <w:rPr>
          <w:rFonts w:cs="Mangal"/>
          <w:color w:val="000000"/>
          <w:sz w:val="20"/>
          <w:szCs w:val="18"/>
        </w:rPr>
        <w:t>Needs to update. Signature55</w:t>
      </w:r>
    </w:p>
  </w:comment>
  <w:comment w:id="1245" w:author="Tiago Segabinazzi Dotto" w:date="2024-07-14T06:21:00Z" w:initials="TS">
    <w:p w14:paraId="3643AC71" w14:textId="32CF7378" w:rsidR="002516B4" w:rsidRDefault="002516B4" w:rsidP="002516B4">
      <w:r>
        <w:rPr>
          <w:rStyle w:val="CommentReference"/>
        </w:rPr>
        <w:annotationRef/>
      </w:r>
      <w:r>
        <w:rPr>
          <w:rFonts w:cs="Mangal"/>
          <w:color w:val="000000"/>
          <w:sz w:val="20"/>
          <w:szCs w:val="18"/>
        </w:rPr>
        <w:t>No need $cruise</w:t>
      </w:r>
    </w:p>
  </w:comment>
  <w:comment w:id="1277" w:author="Tiago Segabinazzi Dotto" w:date="2024-07-14T10:57:00Z" w:initials="TS">
    <w:p w14:paraId="591A126E" w14:textId="77777777" w:rsidR="00C8386A" w:rsidRDefault="00C8386A" w:rsidP="00C8386A">
      <w:r>
        <w:rPr>
          <w:rStyle w:val="CommentReference"/>
        </w:rPr>
        <w:annotationRef/>
      </w:r>
      <w:r>
        <w:rPr>
          <w:rFonts w:cs="Mangal"/>
          <w:sz w:val="20"/>
          <w:szCs w:val="18"/>
        </w:rPr>
        <w:t>Not needed in this new version</w:t>
      </w:r>
    </w:p>
  </w:comment>
  <w:comment w:id="1297" w:author="Tiago Segabinazzi Dotto" w:date="2024-07-13T10:01:00Z" w:initials="TS">
    <w:p w14:paraId="296E60C6" w14:textId="7DB21851" w:rsidR="004722BD" w:rsidRDefault="004722BD" w:rsidP="004722BD">
      <w:r>
        <w:rPr>
          <w:rStyle w:val="CommentReference"/>
        </w:rPr>
        <w:annotationRef/>
      </w:r>
      <w:r>
        <w:rPr>
          <w:rFonts w:cs="Mangal"/>
          <w:color w:val="000000"/>
          <w:sz w:val="20"/>
          <w:szCs w:val="18"/>
        </w:rPr>
        <w:t>No need $cruise</w:t>
      </w:r>
    </w:p>
  </w:comment>
  <w:comment w:id="1311" w:author="Tiago Segabinazzi Dotto" w:date="2024-07-14T06:20:00Z" w:initials="TS">
    <w:p w14:paraId="471E5372" w14:textId="77777777" w:rsidR="00F030A9" w:rsidRDefault="00F030A9" w:rsidP="00F030A9">
      <w:r>
        <w:rPr>
          <w:rStyle w:val="CommentReference"/>
        </w:rPr>
        <w:annotationRef/>
      </w:r>
      <w:r>
        <w:rPr>
          <w:rFonts w:cs="Mangal"/>
          <w:color w:val="000000"/>
          <w:sz w:val="20"/>
          <w:szCs w:val="18"/>
        </w:rPr>
        <w:t>I think would be useful to have example figures to guide the user</w:t>
      </w:r>
    </w:p>
  </w:comment>
  <w:comment w:id="1331" w:author="Tiago Segabinazzi Dotto" w:date="2024-07-12T05:53:00Z" w:initials="TS">
    <w:p w14:paraId="3118245D" w14:textId="43F8DB8D" w:rsidR="008236EE" w:rsidRDefault="00CA252C" w:rsidP="008236EE">
      <w:r>
        <w:rPr>
          <w:rStyle w:val="CommentReference"/>
        </w:rPr>
        <w:annotationRef/>
      </w:r>
      <w:r w:rsidR="008236EE">
        <w:rPr>
          <w:rFonts w:cs="Mangal"/>
          <w:sz w:val="20"/>
          <w:szCs w:val="18"/>
        </w:rPr>
        <w:t xml:space="preserve">Need to say how to get MagDev. </w:t>
      </w:r>
    </w:p>
    <w:p w14:paraId="0637E472" w14:textId="77777777" w:rsidR="008236EE" w:rsidRDefault="008236EE" w:rsidP="008236EE">
      <w:r>
        <w:rPr>
          <w:rFonts w:cs="Mangal"/>
          <w:sz w:val="20"/>
          <w:szCs w:val="18"/>
        </w:rPr>
        <w:t xml:space="preserve">1) Using NOAA's National Geophysical Data Centre -&gt; add locations of the mooring -&gt;  select IGRF model -&gt; type the deployment date -&gt; take note of the declination. Then repeat for the recovery. Finally take the median of the 2 values. </w:t>
      </w:r>
    </w:p>
    <w:p w14:paraId="700168B4" w14:textId="77777777" w:rsidR="008236EE" w:rsidRDefault="008236EE" w:rsidP="008236EE">
      <w:r>
        <w:rPr>
          <w:rFonts w:cs="Mangal"/>
          <w:sz w:val="20"/>
          <w:szCs w:val="18"/>
        </w:rPr>
        <w:t>2) Use the python script “pyIGRF_compute_magdev.py” found in  /data/pstar/programs/. Within pyIGRF_compute_magdev.py, adjust the recovery_code (which is the mooring), and moorpath (which is the path where the .dat is located)</w:t>
      </w:r>
    </w:p>
  </w:comment>
  <w:comment w:id="1372" w:author="Tiago Segabinazzi Dotto" w:date="2024-07-14T12:11:00Z" w:initials="TS">
    <w:p w14:paraId="5F267BC6" w14:textId="77777777" w:rsidR="001F3625" w:rsidRDefault="001F3625" w:rsidP="001F3625">
      <w:r>
        <w:rPr>
          <w:rStyle w:val="CommentReference"/>
        </w:rPr>
        <w:annotationRef/>
      </w:r>
      <w:r>
        <w:rPr>
          <w:rFonts w:cs="Mangal"/>
          <w:color w:val="000000"/>
          <w:sz w:val="20"/>
          <w:szCs w:val="18"/>
        </w:rPr>
        <w:t>What do you mean by “create a new case”?</w:t>
      </w:r>
    </w:p>
  </w:comment>
  <w:comment w:id="1400" w:author="Tiago Segabinazzi Dotto" w:date="2024-07-14T12:10:00Z" w:initials="TS">
    <w:p w14:paraId="50764655" w14:textId="243F1006" w:rsidR="00691DC5" w:rsidRDefault="00691DC5" w:rsidP="00691DC5">
      <w:r>
        <w:rPr>
          <w:rStyle w:val="CommentReference"/>
        </w:rPr>
        <w:annotationRef/>
      </w:r>
      <w:r>
        <w:rPr>
          <w:rFonts w:cs="Mangal"/>
          <w:color w:val="000000"/>
          <w:sz w:val="20"/>
          <w:szCs w:val="18"/>
        </w:rPr>
        <w:t xml:space="preserve">Where do you find this and where do you copy them to? </w:t>
      </w:r>
    </w:p>
  </w:comment>
  <w:comment w:id="1404" w:author="Tiago Segabinazzi Dotto" w:date="2024-07-14T12:09:00Z" w:initials="TS">
    <w:p w14:paraId="39C316F8" w14:textId="7DB8EBD8" w:rsidR="00691DC5" w:rsidRDefault="00691DC5" w:rsidP="00691DC5">
      <w:r>
        <w:rPr>
          <w:rStyle w:val="CommentReference"/>
        </w:rPr>
        <w:annotationRef/>
      </w:r>
      <w:r>
        <w:rPr>
          <w:rFonts w:cs="Mangal"/>
          <w:color w:val="000000"/>
          <w:sz w:val="20"/>
          <w:szCs w:val="18"/>
        </w:rPr>
        <w:t>what directories?</w:t>
      </w:r>
    </w:p>
  </w:comment>
  <w:comment w:id="1419" w:author="Tiago Segabinazzi Dotto" w:date="2024-07-14T12:24:00Z" w:initials="TS">
    <w:p w14:paraId="431C6678" w14:textId="77777777" w:rsidR="002F3F12" w:rsidRDefault="002F3F12" w:rsidP="002F3F12">
      <w:r>
        <w:rPr>
          <w:rStyle w:val="CommentReference"/>
        </w:rPr>
        <w:annotationRef/>
      </w:r>
      <w:r>
        <w:rPr>
          <w:rFonts w:cs="Mangal"/>
          <w:color w:val="000000"/>
          <w:sz w:val="20"/>
          <w:szCs w:val="18"/>
        </w:rPr>
        <w:t>sometimes there is a / and others a \ Standardise it</w:t>
      </w:r>
    </w:p>
  </w:comment>
  <w:comment w:id="1445" w:author="Tiago Segabinazzi Dotto" w:date="2024-07-14T12:30:00Z" w:initials="TS">
    <w:p w14:paraId="4E92B1D0" w14:textId="77777777" w:rsidR="002F3F12" w:rsidRDefault="002F3F12" w:rsidP="002F3F12">
      <w:r>
        <w:rPr>
          <w:rStyle w:val="CommentReference"/>
        </w:rPr>
        <w:annotationRef/>
      </w:r>
      <w:r>
        <w:rPr>
          <w:rFonts w:cs="Mangal"/>
          <w:color w:val="000000"/>
          <w:sz w:val="20"/>
          <w:szCs w:val="18"/>
        </w:rPr>
        <w:t>Isn’t this the stage 0?</w:t>
      </w:r>
    </w:p>
  </w:comment>
  <w:comment w:id="1454" w:author="Tiago Segabinazzi Dotto" w:date="2024-07-12T13:05:00Z" w:initials="TS">
    <w:p w14:paraId="2425CD59" w14:textId="609458DA" w:rsidR="005E33DA" w:rsidRDefault="005E33DA" w:rsidP="005E33DA">
      <w:r>
        <w:rPr>
          <w:rStyle w:val="CommentReference"/>
        </w:rPr>
        <w:annotationRef/>
      </w:r>
      <w:r>
        <w:rPr>
          <w:rFonts w:cs="Mangal"/>
          <w:color w:val="000000"/>
          <w:sz w:val="20"/>
          <w:szCs w:val="18"/>
        </w:rPr>
        <w:t>typo?</w:t>
      </w:r>
    </w:p>
  </w:comment>
  <w:comment w:id="1479" w:author="Tiago Segabinazzi Dotto" w:date="2024-07-14T12:33:00Z" w:initials="TS">
    <w:p w14:paraId="2E88DF1D" w14:textId="77777777" w:rsidR="002F3F12" w:rsidRDefault="002F3F12" w:rsidP="002F3F12">
      <w:r>
        <w:rPr>
          <w:rStyle w:val="CommentReference"/>
        </w:rPr>
        <w:annotationRef/>
      </w:r>
      <w:r>
        <w:rPr>
          <w:rFonts w:cs="Mangal"/>
          <w:color w:val="000000"/>
          <w:sz w:val="20"/>
          <w:szCs w:val="18"/>
        </w:rPr>
        <w:t xml:space="preserve"> I assume that $cruise will be dropped once we have the final version of the codes?</w:t>
      </w:r>
    </w:p>
  </w:comment>
  <w:comment w:id="1518" w:author="Tiago Segabinazzi Dotto" w:date="2024-07-14T12:36:00Z" w:initials="TS">
    <w:p w14:paraId="313F0B69" w14:textId="77777777" w:rsidR="00F41890" w:rsidRDefault="00F41890" w:rsidP="00F41890">
      <w:r>
        <w:rPr>
          <w:rStyle w:val="CommentReference"/>
        </w:rPr>
        <w:annotationRef/>
      </w:r>
      <w:r>
        <w:rPr>
          <w:rFonts w:cs="Mangal"/>
          <w:color w:val="000000"/>
          <w:sz w:val="20"/>
          <w:szCs w:val="18"/>
        </w:rPr>
        <w:t>which 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962E79B" w15:done="1"/>
  <w15:commentEx w15:paraId="2B09524E" w15:done="0"/>
  <w15:commentEx w15:paraId="36B73AAA" w15:done="1"/>
  <w15:commentEx w15:paraId="5C90844E" w15:paraIdParent="36B73AAA" w15:done="1"/>
  <w15:commentEx w15:paraId="6D2D699B" w15:done="0"/>
  <w15:commentEx w15:paraId="496DCCF0" w15:done="1"/>
  <w15:commentEx w15:paraId="0A7FE912" w15:paraIdParent="496DCCF0" w15:done="1"/>
  <w15:commentEx w15:paraId="66680834" w15:done="1"/>
  <w15:commentEx w15:paraId="60B00E23" w15:done="0"/>
  <w15:commentEx w15:paraId="1C98CDD3" w15:done="0"/>
  <w15:commentEx w15:paraId="7CD01DEC" w15:done="1"/>
  <w15:commentEx w15:paraId="3823CBD8" w15:paraIdParent="7CD01DEC" w15:done="1"/>
  <w15:commentEx w15:paraId="7BF10708" w15:done="0"/>
  <w15:commentEx w15:paraId="40BA0138" w15:done="0"/>
  <w15:commentEx w15:paraId="2D435EB4" w15:done="0"/>
  <w15:commentEx w15:paraId="36AC8B82" w15:done="1"/>
  <w15:commentEx w15:paraId="5EA23D44" w15:done="0"/>
  <w15:commentEx w15:paraId="37EE4D37" w15:done="0"/>
  <w15:commentEx w15:paraId="7C5D90A7" w15:done="0"/>
  <w15:commentEx w15:paraId="45D0D12F" w15:done="0"/>
  <w15:commentEx w15:paraId="7B58823C" w15:done="0"/>
  <w15:commentEx w15:paraId="0EC85628" w15:done="0"/>
  <w15:commentEx w15:paraId="14EE3CE8" w15:done="0"/>
  <w15:commentEx w15:paraId="7DFCEC60" w15:done="0"/>
  <w15:commentEx w15:paraId="28E11EC1" w15:done="0"/>
  <w15:commentEx w15:paraId="42C14A1C" w15:done="0"/>
  <w15:commentEx w15:paraId="5DC04C0A" w15:done="0"/>
  <w15:commentEx w15:paraId="63E39532" w15:done="0"/>
  <w15:commentEx w15:paraId="45B46B4E" w15:done="0"/>
  <w15:commentEx w15:paraId="39B826AF" w15:done="0"/>
  <w15:commentEx w15:paraId="123D8AAA" w15:done="0"/>
  <w15:commentEx w15:paraId="35E78877" w15:done="0"/>
  <w15:commentEx w15:paraId="0CD68134" w15:done="0"/>
  <w15:commentEx w15:paraId="154DAF1D" w15:done="0"/>
  <w15:commentEx w15:paraId="3EB37F8E" w15:done="0"/>
  <w15:commentEx w15:paraId="09F5B978" w15:done="0"/>
  <w15:commentEx w15:paraId="56948B39" w15:done="0"/>
  <w15:commentEx w15:paraId="2FE6B34F" w15:done="0"/>
  <w15:commentEx w15:paraId="076E61C1" w15:done="0"/>
  <w15:commentEx w15:paraId="26D065C4" w15:done="0"/>
  <w15:commentEx w15:paraId="062EEADF" w15:done="0"/>
  <w15:commentEx w15:paraId="71202B79" w15:done="0"/>
  <w15:commentEx w15:paraId="7E46AC77" w15:done="0"/>
  <w15:commentEx w15:paraId="08E8D7EE" w15:done="0"/>
  <w15:commentEx w15:paraId="5500446C" w15:done="0"/>
  <w15:commentEx w15:paraId="3643AC71" w15:done="0"/>
  <w15:commentEx w15:paraId="591A126E" w15:done="0"/>
  <w15:commentEx w15:paraId="296E60C6" w15:done="0"/>
  <w15:commentEx w15:paraId="471E5372" w15:done="0"/>
  <w15:commentEx w15:paraId="700168B4" w15:done="0"/>
  <w15:commentEx w15:paraId="5F267BC6" w15:done="0"/>
  <w15:commentEx w15:paraId="50764655" w15:done="0"/>
  <w15:commentEx w15:paraId="39C316F8" w15:done="0"/>
  <w15:commentEx w15:paraId="431C6678" w15:done="0"/>
  <w15:commentEx w15:paraId="4E92B1D0" w15:done="0"/>
  <w15:commentEx w15:paraId="2425CD59" w15:done="0"/>
  <w15:commentEx w15:paraId="2E88DF1D" w15:done="0"/>
  <w15:commentEx w15:paraId="313F0B6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07DCE71B" w16cex:dateUtc="2024-07-14T05:23:00Z"/>
  <w16cex:commentExtensible w16cex:durableId="4C60B5CA" w16cex:dateUtc="2024-11-05T15:58:00Z"/>
  <w16cex:commentExtensible w16cex:durableId="3A2DD9F4" w16cex:dateUtc="2024-05-24T06:42:00Z"/>
  <w16cex:commentExtensible w16cex:durableId="61AFEA3B" w16cex:dateUtc="2024-07-14T05:24:00Z"/>
  <w16cex:commentExtensible w16cex:durableId="1BBCC57F" w16cex:dateUtc="2024-07-14T05:27:00Z">
    <w16cex:extLst>
      <w16:ext w16:uri="{CE6994B0-6A32-4C9F-8C6B-6E91EDA988CE}">
        <cr:reactions xmlns:cr="http://schemas.microsoft.com/office/comments/2020/reactions">
          <cr:reaction reactionType="1">
            <cr:reactionInfo dateUtc="2024-11-05T15:43:30Z">
              <cr:user userId="S::yvonng@noc.ac.uk::1bd5e8f1-ff2c-41d5-ad87-c2c4c42e9497" userProvider="AD" userName="Yvonne Firing"/>
            </cr:reactionInfo>
          </cr:reaction>
        </cr:reactions>
      </w16:ext>
    </w16cex:extLst>
  </w16cex:commentExtensible>
  <w16cex:commentExtensible w16cex:durableId="70C7AC7E" w16cex:dateUtc="2024-05-24T06:46:00Z"/>
  <w16cex:commentExtensible w16cex:durableId="1C6F181A" w16cex:dateUtc="2024-11-05T15:56:00Z"/>
  <w16cex:commentExtensible w16cex:durableId="631A30E9" w16cex:dateUtc="2024-07-14T05:42:00Z"/>
  <w16cex:commentExtensible w16cex:durableId="21DD126E" w16cex:dateUtc="2024-07-14T05:46:00Z"/>
  <w16cex:commentExtensible w16cex:durableId="5C390313" w16cex:dateUtc="2024-07-14T05:58:00Z"/>
  <w16cex:commentExtensible w16cex:durableId="5BBA1D50" w16cex:dateUtc="2024-07-14T05:58:00Z"/>
  <w16cex:commentExtensible w16cex:durableId="74A9F669" w16cex:dateUtc="2024-11-05T15:59:00Z"/>
  <w16cex:commentExtensible w16cex:durableId="56F7C133" w16cex:dateUtc="2024-05-24T07:13:00Z"/>
  <w16cex:commentExtensible w16cex:durableId="18745847" w16cex:dateUtc="2024-05-24T07:10:00Z"/>
  <w16cex:commentExtensible w16cex:durableId="5913D826" w16cex:dateUtc="2024-07-14T06:23:00Z"/>
  <w16cex:commentExtensible w16cex:durableId="0981FA4E" w16cex:dateUtc="2024-07-14T06:26:00Z"/>
  <w16cex:commentExtensible w16cex:durableId="27441D0E" w16cex:dateUtc="2022-12-14T09:59:00Z"/>
  <w16cex:commentExtensible w16cex:durableId="37919A8B" w16cex:dateUtc="2024-07-14T06:30:00Z"/>
  <w16cex:commentExtensible w16cex:durableId="6D654224" w16cex:dateUtc="2024-07-14T06:31:00Z"/>
  <w16cex:commentExtensible w16cex:durableId="0EE16384" w16cex:dateUtc="2024-07-14T06:33:00Z"/>
  <w16cex:commentExtensible w16cex:durableId="785AF389" w16cex:dateUtc="2024-07-14T08:30:00Z"/>
  <w16cex:commentExtensible w16cex:durableId="25501F4D" w16cex:dateUtc="2024-07-14T06:34:00Z"/>
  <w16cex:commentExtensible w16cex:durableId="09AC1F62" w16cex:dateUtc="2024-07-14T08:34:00Z"/>
  <w16cex:commentExtensible w16cex:durableId="78870C66" w16cex:dateUtc="2024-07-14T08:35:00Z"/>
  <w16cex:commentExtensible w16cex:durableId="7ECB2C35" w16cex:dateUtc="2024-07-13T05:49:00Z"/>
  <w16cex:commentExtensible w16cex:durableId="5E0C6823" w16cex:dateUtc="2024-07-13T04:11:00Z"/>
  <w16cex:commentExtensible w16cex:durableId="44B40C47" w16cex:dateUtc="2024-07-14T08:43:00Z"/>
  <w16cex:commentExtensible w16cex:durableId="2B24750D" w16cex:dateUtc="2024-07-13T04:15:00Z"/>
  <w16cex:commentExtensible w16cex:durableId="370F96E6" w16cex:dateUtc="2024-07-14T11:47:00Z"/>
  <w16cex:commentExtensible w16cex:durableId="3A94EB4D" w16cex:dateUtc="2024-07-13T04:14:00Z"/>
  <w16cex:commentExtensible w16cex:durableId="45E5E1D7" w16cex:dateUtc="2024-07-13T05:11:00Z"/>
  <w16cex:commentExtensible w16cex:durableId="755D2A09" w16cex:dateUtc="2024-07-14T08:49:00Z"/>
  <w16cex:commentExtensible w16cex:durableId="3B652517" w16cex:dateUtc="2024-07-14T08:53:00Z"/>
  <w16cex:commentExtensible w16cex:durableId="0EE98B61" w16cex:dateUtc="2024-07-14T08:54:00Z"/>
  <w16cex:commentExtensible w16cex:durableId="79DFA6A2" w16cex:dateUtc="2024-07-15T05:39:00Z"/>
  <w16cex:commentExtensible w16cex:durableId="0D4252F2" w16cex:dateUtc="2024-07-14T09:01:00Z"/>
  <w16cex:commentExtensible w16cex:durableId="4B2EEB3E" w16cex:dateUtc="2024-07-14T09:01:00Z"/>
  <w16cex:commentExtensible w16cex:durableId="5FAA975D" w16cex:dateUtc="2024-07-14T09:02:00Z"/>
  <w16cex:commentExtensible w16cex:durableId="4BF2625D" w16cex:dateUtc="2024-07-14T09:09:00Z"/>
  <w16cex:commentExtensible w16cex:durableId="3B95D895" w16cex:dateUtc="2024-07-14T09:10:00Z"/>
  <w16cex:commentExtensible w16cex:durableId="1A7A7B8C" w16cex:dateUtc="2024-07-14T09:17:00Z"/>
  <w16cex:commentExtensible w16cex:durableId="3B9B89BD" w16cex:dateUtc="2024-07-14T09:18:00Z"/>
  <w16cex:commentExtensible w16cex:durableId="29CB2CD7" w16cex:dateUtc="2024-07-14T09:22:00Z"/>
  <w16cex:commentExtensible w16cex:durableId="4599FD6A" w16cex:dateUtc="2024-07-14T09:47:00Z"/>
  <w16cex:commentExtensible w16cex:durableId="698476E1" w16cex:dateUtc="2024-07-14T13:46:00Z"/>
  <w16cex:commentExtensible w16cex:durableId="79D1D943" w16cex:dateUtc="2024-07-14T05:21:00Z"/>
  <w16cex:commentExtensible w16cex:durableId="534E2066" w16cex:dateUtc="2024-07-14T09:57:00Z"/>
  <w16cex:commentExtensible w16cex:durableId="4F113CC9" w16cex:dateUtc="2024-07-13T09:01:00Z"/>
  <w16cex:commentExtensible w16cex:durableId="17C1321F" w16cex:dateUtc="2024-07-14T05:20:00Z"/>
  <w16cex:commentExtensible w16cex:durableId="0638DBBC" w16cex:dateUtc="2024-07-12T04:53:00Z"/>
  <w16cex:commentExtensible w16cex:durableId="62F1BE45" w16cex:dateUtc="2024-07-14T11:11:00Z"/>
  <w16cex:commentExtensible w16cex:durableId="4E0B2B66" w16cex:dateUtc="2024-07-14T11:10:00Z"/>
  <w16cex:commentExtensible w16cex:durableId="16473AB4" w16cex:dateUtc="2024-07-14T11:09:00Z"/>
  <w16cex:commentExtensible w16cex:durableId="4852E32F" w16cex:dateUtc="2024-07-14T11:24:00Z"/>
  <w16cex:commentExtensible w16cex:durableId="28FE952A" w16cex:dateUtc="2024-07-14T11:30:00Z"/>
  <w16cex:commentExtensible w16cex:durableId="2B48A9D7" w16cex:dateUtc="2024-07-12T12:05:00Z"/>
  <w16cex:commentExtensible w16cex:durableId="056967EC" w16cex:dateUtc="2024-07-14T11:33:00Z"/>
  <w16cex:commentExtensible w16cex:durableId="3D21B2AB" w16cex:dateUtc="2024-07-14T11: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962E79B" w16cid:durableId="07DCE71B"/>
  <w16cid:commentId w16cid:paraId="2B09524E" w16cid:durableId="4C60B5CA"/>
  <w16cid:commentId w16cid:paraId="36B73AAA" w16cid:durableId="3A2DD9F4"/>
  <w16cid:commentId w16cid:paraId="5C90844E" w16cid:durableId="61AFEA3B"/>
  <w16cid:commentId w16cid:paraId="6D2D699B" w16cid:durableId="1BBCC57F"/>
  <w16cid:commentId w16cid:paraId="496DCCF0" w16cid:durableId="70C7AC7E"/>
  <w16cid:commentId w16cid:paraId="0A7FE912" w16cid:durableId="1C6F181A"/>
  <w16cid:commentId w16cid:paraId="66680834" w16cid:durableId="631A30E9"/>
  <w16cid:commentId w16cid:paraId="60B00E23" w16cid:durableId="21DD126E"/>
  <w16cid:commentId w16cid:paraId="1C98CDD3" w16cid:durableId="5C390313"/>
  <w16cid:commentId w16cid:paraId="7CD01DEC" w16cid:durableId="5BBA1D50"/>
  <w16cid:commentId w16cid:paraId="3823CBD8" w16cid:durableId="74A9F669"/>
  <w16cid:commentId w16cid:paraId="7BF10708" w16cid:durableId="56F7C133"/>
  <w16cid:commentId w16cid:paraId="40BA0138" w16cid:durableId="18745847"/>
  <w16cid:commentId w16cid:paraId="2D435EB4" w16cid:durableId="5913D826"/>
  <w16cid:commentId w16cid:paraId="36AC8B82" w16cid:durableId="0981FA4E"/>
  <w16cid:commentId w16cid:paraId="5EA23D44" w16cid:durableId="27441D0E"/>
  <w16cid:commentId w16cid:paraId="37EE4D37" w16cid:durableId="37919A8B"/>
  <w16cid:commentId w16cid:paraId="7C5D90A7" w16cid:durableId="6D654224"/>
  <w16cid:commentId w16cid:paraId="45D0D12F" w16cid:durableId="0EE16384"/>
  <w16cid:commentId w16cid:paraId="7B58823C" w16cid:durableId="785AF389"/>
  <w16cid:commentId w16cid:paraId="0EC85628" w16cid:durableId="25501F4D"/>
  <w16cid:commentId w16cid:paraId="14EE3CE8" w16cid:durableId="09AC1F62"/>
  <w16cid:commentId w16cid:paraId="7DFCEC60" w16cid:durableId="78870C66"/>
  <w16cid:commentId w16cid:paraId="28E11EC1" w16cid:durableId="7ECB2C35"/>
  <w16cid:commentId w16cid:paraId="42C14A1C" w16cid:durableId="5E0C6823"/>
  <w16cid:commentId w16cid:paraId="5DC04C0A" w16cid:durableId="44B40C47"/>
  <w16cid:commentId w16cid:paraId="63E39532" w16cid:durableId="2B24750D"/>
  <w16cid:commentId w16cid:paraId="45B46B4E" w16cid:durableId="370F96E6"/>
  <w16cid:commentId w16cid:paraId="39B826AF" w16cid:durableId="3A94EB4D"/>
  <w16cid:commentId w16cid:paraId="123D8AAA" w16cid:durableId="45E5E1D7"/>
  <w16cid:commentId w16cid:paraId="35E78877" w16cid:durableId="755D2A09"/>
  <w16cid:commentId w16cid:paraId="0CD68134" w16cid:durableId="3B652517"/>
  <w16cid:commentId w16cid:paraId="154DAF1D" w16cid:durableId="0EE98B61"/>
  <w16cid:commentId w16cid:paraId="3EB37F8E" w16cid:durableId="79DFA6A2"/>
  <w16cid:commentId w16cid:paraId="09F5B978" w16cid:durableId="0D4252F2"/>
  <w16cid:commentId w16cid:paraId="56948B39" w16cid:durableId="4B2EEB3E"/>
  <w16cid:commentId w16cid:paraId="2FE6B34F" w16cid:durableId="5FAA975D"/>
  <w16cid:commentId w16cid:paraId="076E61C1" w16cid:durableId="4BF2625D"/>
  <w16cid:commentId w16cid:paraId="26D065C4" w16cid:durableId="3B95D895"/>
  <w16cid:commentId w16cid:paraId="062EEADF" w16cid:durableId="1A7A7B8C"/>
  <w16cid:commentId w16cid:paraId="71202B79" w16cid:durableId="3B9B89BD"/>
  <w16cid:commentId w16cid:paraId="7E46AC77" w16cid:durableId="29CB2CD7"/>
  <w16cid:commentId w16cid:paraId="08E8D7EE" w16cid:durableId="4599FD6A"/>
  <w16cid:commentId w16cid:paraId="5500446C" w16cid:durableId="698476E1"/>
  <w16cid:commentId w16cid:paraId="3643AC71" w16cid:durableId="79D1D943"/>
  <w16cid:commentId w16cid:paraId="591A126E" w16cid:durableId="534E2066"/>
  <w16cid:commentId w16cid:paraId="296E60C6" w16cid:durableId="4F113CC9"/>
  <w16cid:commentId w16cid:paraId="471E5372" w16cid:durableId="17C1321F"/>
  <w16cid:commentId w16cid:paraId="700168B4" w16cid:durableId="0638DBBC"/>
  <w16cid:commentId w16cid:paraId="5F267BC6" w16cid:durableId="62F1BE45"/>
  <w16cid:commentId w16cid:paraId="50764655" w16cid:durableId="4E0B2B66"/>
  <w16cid:commentId w16cid:paraId="39C316F8" w16cid:durableId="16473AB4"/>
  <w16cid:commentId w16cid:paraId="431C6678" w16cid:durableId="4852E32F"/>
  <w16cid:commentId w16cid:paraId="4E92B1D0" w16cid:durableId="28FE952A"/>
  <w16cid:commentId w16cid:paraId="2425CD59" w16cid:durableId="2B48A9D7"/>
  <w16cid:commentId w16cid:paraId="2E88DF1D" w16cid:durableId="056967EC"/>
  <w16cid:commentId w16cid:paraId="313F0B69" w16cid:durableId="3D21B2A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BEDAEA" w14:textId="77777777" w:rsidR="00F0278B" w:rsidRDefault="00F0278B" w:rsidP="004E5A3D">
      <w:r>
        <w:separator/>
      </w:r>
    </w:p>
  </w:endnote>
  <w:endnote w:type="continuationSeparator" w:id="0">
    <w:p w14:paraId="40FA040E" w14:textId="77777777" w:rsidR="00F0278B" w:rsidRDefault="00F0278B" w:rsidP="004E5A3D">
      <w:r>
        <w:continuationSeparator/>
      </w:r>
    </w:p>
  </w:endnote>
  <w:endnote w:type="continuationNotice" w:id="1">
    <w:p w14:paraId="3E695126" w14:textId="77777777" w:rsidR="00F0278B" w:rsidRDefault="00F0278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iberation Serif">
    <w:altName w:val="Times New Roman"/>
    <w:panose1 w:val="020B0604020202020204"/>
    <w:charset w:val="01"/>
    <w:family w:val="roman"/>
    <w:pitch w:val="variable"/>
  </w:font>
  <w:font w:name="Droid Sans Fallback">
    <w:altName w:val="Cambria"/>
    <w:panose1 w:val="020B0604020202020204"/>
    <w:charset w:val="01"/>
    <w:family w:val="auto"/>
    <w:pitch w:val="variable"/>
  </w:font>
  <w:font w:name="FreeSans">
    <w:altName w:val="Calibri"/>
    <w:panose1 w:val="020B0604020202020204"/>
    <w:charset w:val="01"/>
    <w:family w:val="auto"/>
    <w:pitch w:val="variable"/>
  </w:font>
  <w:font w:name="Calibri">
    <w:panose1 w:val="020F0502020204030204"/>
    <w:charset w:val="00"/>
    <w:family w:val="swiss"/>
    <w:pitch w:val="variable"/>
    <w:sig w:usb0="E4002EFF" w:usb1="C000247B" w:usb2="00000009" w:usb3="00000000" w:csb0="000001FF" w:csb1="00000000"/>
  </w:font>
  <w:font w:name="Liberation Sans">
    <w:altName w:val="Arial"/>
    <w:panose1 w:val="020B0604020202020204"/>
    <w:charset w:val="01"/>
    <w:family w:val="swiss"/>
    <w:pitch w:val="variable"/>
  </w:font>
  <w:font w:name="Calibri Light">
    <w:panose1 w:val="020F03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Menlo">
    <w:panose1 w:val="020B0609030804020204"/>
    <w:charset w:val="00"/>
    <w:family w:val="modern"/>
    <w:pitch w:val="fixed"/>
    <w:sig w:usb0="E60022FF" w:usb1="D200F9FB" w:usb2="02000028" w:usb3="00000000" w:csb0="000001DF" w:csb1="00000000"/>
  </w:font>
  <w:font w:name="Lucida Console">
    <w:panose1 w:val="020B0609040504020204"/>
    <w:charset w:val="00"/>
    <w:family w:val="modern"/>
    <w:pitch w:val="fixed"/>
    <w:sig w:usb0="8000028F" w:usb1="00001800" w:usb2="00000000" w:usb3="00000000" w:csb0="000000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673DFC" w14:textId="77777777" w:rsidR="003A74E5" w:rsidRDefault="003A74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918D7F" w14:textId="77777777" w:rsidR="00F0278B" w:rsidRDefault="00F0278B" w:rsidP="004E5A3D">
      <w:r>
        <w:separator/>
      </w:r>
    </w:p>
  </w:footnote>
  <w:footnote w:type="continuationSeparator" w:id="0">
    <w:p w14:paraId="31235F47" w14:textId="77777777" w:rsidR="00F0278B" w:rsidRDefault="00F0278B" w:rsidP="004E5A3D">
      <w:r>
        <w:continuationSeparator/>
      </w:r>
    </w:p>
  </w:footnote>
  <w:footnote w:type="continuationNotice" w:id="1">
    <w:p w14:paraId="01ED7AFC" w14:textId="77777777" w:rsidR="00F0278B" w:rsidRDefault="00F0278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77A8AC" w14:textId="235E520C" w:rsidR="008648F4" w:rsidRDefault="00460CE3" w:rsidP="008648F4">
    <w:pPr>
      <w:pStyle w:val="Header"/>
      <w:jc w:val="center"/>
    </w:pPr>
    <w:fldSimple w:instr=" TITLE ">
      <w:r>
        <w:t>OSNAP-CLASS mooring processing toolbox</w:t>
      </w:r>
    </w:fldSimple>
    <w:r>
      <w:tab/>
      <w:t>Version 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674C27E0"/>
    <w:lvl w:ilvl="0">
      <w:start w:val="1"/>
      <w:numFmt w:val="none"/>
      <w:pStyle w:val="Heading1"/>
      <w:suff w:val="nothing"/>
      <w:lvlText w:val=""/>
      <w:lvlJc w:val="left"/>
      <w:pPr>
        <w:tabs>
          <w:tab w:val="num" w:pos="0"/>
        </w:tabs>
        <w:ind w:left="432" w:hanging="432"/>
      </w:pPr>
    </w:lvl>
    <w:lvl w:ilvl="1">
      <w:start w:val="1"/>
      <w:numFmt w:val="decimal"/>
      <w:pStyle w:val="Heading2"/>
      <w:suff w:val="nothing"/>
      <w:lvlText w:val="%2. "/>
      <w:lvlJc w:val="left"/>
      <w:pPr>
        <w:tabs>
          <w:tab w:val="num" w:pos="709"/>
        </w:tabs>
        <w:ind w:left="1285"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2.%3."/>
      <w:lvlJc w:val="left"/>
      <w:pPr>
        <w:tabs>
          <w:tab w:val="num" w:pos="426"/>
        </w:tabs>
        <w:ind w:left="1146" w:hanging="720"/>
      </w:pPr>
    </w:lvl>
    <w:lvl w:ilvl="3">
      <w:start w:val="1"/>
      <w:numFmt w:val="decimal"/>
      <w:suff w:val="space"/>
      <w:lvlText w:val="%2.%3.%4."/>
      <w:lvlJc w:val="left"/>
      <w:pPr>
        <w:tabs>
          <w:tab w:val="num" w:pos="0"/>
        </w:tabs>
        <w:ind w:left="864" w:hanging="864"/>
      </w:pPr>
    </w:lvl>
    <w:lvl w:ilvl="4">
      <w:start w:val="1"/>
      <w:numFmt w:val="decimal"/>
      <w:suff w:val="space"/>
      <w:lvlText w:val="%2.%3.%4.%5"/>
      <w:lvlJc w:val="left"/>
      <w:pPr>
        <w:tabs>
          <w:tab w:val="num" w:pos="0"/>
        </w:tabs>
        <w:ind w:left="1009" w:hanging="1009"/>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25406D0"/>
    <w:multiLevelType w:val="hybridMultilevel"/>
    <w:tmpl w:val="9E7C985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61453D7"/>
    <w:multiLevelType w:val="hybridMultilevel"/>
    <w:tmpl w:val="56FEEA8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7240D69"/>
    <w:multiLevelType w:val="hybridMultilevel"/>
    <w:tmpl w:val="58006A38"/>
    <w:lvl w:ilvl="0" w:tplc="3808D9F0">
      <w:start w:val="1"/>
      <w:numFmt w:val="bullet"/>
      <w:lvlText w:val="-"/>
      <w:lvlJc w:val="left"/>
      <w:pPr>
        <w:ind w:left="720" w:hanging="360"/>
      </w:pPr>
      <w:rPr>
        <w:rFonts w:ascii="Liberation Serif" w:eastAsia="Droid Sans Fallback" w:hAnsi="Liberation Serif" w:cs="Free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8FC5EB9"/>
    <w:multiLevelType w:val="hybridMultilevel"/>
    <w:tmpl w:val="B4106D46"/>
    <w:lvl w:ilvl="0" w:tplc="D1CAE57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96225A3"/>
    <w:multiLevelType w:val="hybridMultilevel"/>
    <w:tmpl w:val="1A9660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1661673"/>
    <w:multiLevelType w:val="hybridMultilevel"/>
    <w:tmpl w:val="CA6C114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474621D"/>
    <w:multiLevelType w:val="hybridMultilevel"/>
    <w:tmpl w:val="A1D04020"/>
    <w:lvl w:ilvl="0" w:tplc="5B728D4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65E5A2D"/>
    <w:multiLevelType w:val="hybridMultilevel"/>
    <w:tmpl w:val="C6F4F416"/>
    <w:lvl w:ilvl="0" w:tplc="321E176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6D47AB6"/>
    <w:multiLevelType w:val="hybridMultilevel"/>
    <w:tmpl w:val="E8BC13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E611587"/>
    <w:multiLevelType w:val="multilevel"/>
    <w:tmpl w:val="FC9A5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FE785B"/>
    <w:multiLevelType w:val="hybridMultilevel"/>
    <w:tmpl w:val="5AEEE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107D7A"/>
    <w:multiLevelType w:val="hybridMultilevel"/>
    <w:tmpl w:val="955C6F08"/>
    <w:lvl w:ilvl="0" w:tplc="5B728D48">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32036BE"/>
    <w:multiLevelType w:val="multilevel"/>
    <w:tmpl w:val="CFD46F98"/>
    <w:lvl w:ilvl="0">
      <w:start w:val="1"/>
      <w:numFmt w:val="decimal"/>
      <w:lvlText w:val="%1"/>
      <w:lvlJc w:val="left"/>
      <w:pPr>
        <w:ind w:left="400" w:hanging="400"/>
      </w:pPr>
      <w:rPr>
        <w:rFonts w:hint="default"/>
      </w:rPr>
    </w:lvl>
    <w:lvl w:ilvl="1">
      <w:start w:val="3"/>
      <w:numFmt w:val="decimal"/>
      <w:lvlText w:val="%1.%2"/>
      <w:lvlJc w:val="left"/>
      <w:pPr>
        <w:ind w:left="1146" w:hanging="72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2358" w:hanging="1080"/>
      </w:pPr>
      <w:rPr>
        <w:rFonts w:hint="default"/>
      </w:rPr>
    </w:lvl>
    <w:lvl w:ilvl="4">
      <w:start w:val="1"/>
      <w:numFmt w:val="decimal"/>
      <w:lvlText w:val="%1.%2.%3.%4.%5"/>
      <w:lvlJc w:val="left"/>
      <w:pPr>
        <w:ind w:left="3144" w:hanging="1440"/>
      </w:pPr>
      <w:rPr>
        <w:rFonts w:hint="default"/>
      </w:rPr>
    </w:lvl>
    <w:lvl w:ilvl="5">
      <w:start w:val="1"/>
      <w:numFmt w:val="decimal"/>
      <w:lvlText w:val="%1.%2.%3.%4.%5.%6"/>
      <w:lvlJc w:val="left"/>
      <w:pPr>
        <w:ind w:left="3570" w:hanging="1440"/>
      </w:pPr>
      <w:rPr>
        <w:rFonts w:hint="default"/>
      </w:rPr>
    </w:lvl>
    <w:lvl w:ilvl="6">
      <w:start w:val="1"/>
      <w:numFmt w:val="decimal"/>
      <w:lvlText w:val="%1.%2.%3.%4.%5.%6.%7"/>
      <w:lvlJc w:val="left"/>
      <w:pPr>
        <w:ind w:left="4356" w:hanging="1800"/>
      </w:pPr>
      <w:rPr>
        <w:rFonts w:hint="default"/>
      </w:rPr>
    </w:lvl>
    <w:lvl w:ilvl="7">
      <w:start w:val="1"/>
      <w:numFmt w:val="decimal"/>
      <w:lvlText w:val="%1.%2.%3.%4.%5.%6.%7.%8"/>
      <w:lvlJc w:val="left"/>
      <w:pPr>
        <w:ind w:left="4782" w:hanging="1800"/>
      </w:pPr>
      <w:rPr>
        <w:rFonts w:hint="default"/>
      </w:rPr>
    </w:lvl>
    <w:lvl w:ilvl="8">
      <w:start w:val="1"/>
      <w:numFmt w:val="decimal"/>
      <w:lvlText w:val="%1.%2.%3.%4.%5.%6.%7.%8.%9"/>
      <w:lvlJc w:val="left"/>
      <w:pPr>
        <w:ind w:left="5568" w:hanging="2160"/>
      </w:pPr>
      <w:rPr>
        <w:rFonts w:hint="default"/>
      </w:rPr>
    </w:lvl>
  </w:abstractNum>
  <w:abstractNum w:abstractNumId="14" w15:restartNumberingAfterBreak="0">
    <w:nsid w:val="27C1401D"/>
    <w:multiLevelType w:val="hybridMultilevel"/>
    <w:tmpl w:val="DDC45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D7793A"/>
    <w:multiLevelType w:val="hybridMultilevel"/>
    <w:tmpl w:val="E80E092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AB806B6"/>
    <w:multiLevelType w:val="hybridMultilevel"/>
    <w:tmpl w:val="AFC8073E"/>
    <w:lvl w:ilvl="0" w:tplc="068C8B68">
      <w:start w:val="1"/>
      <w:numFmt w:val="decimal"/>
      <w:lvlText w:val="%1."/>
      <w:lvlJc w:val="left"/>
      <w:pPr>
        <w:ind w:left="744" w:hanging="384"/>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3201A6D"/>
    <w:multiLevelType w:val="hybridMultilevel"/>
    <w:tmpl w:val="0BD09BE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41B23B9"/>
    <w:multiLevelType w:val="hybridMultilevel"/>
    <w:tmpl w:val="66E4C2E4"/>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8652D1C"/>
    <w:multiLevelType w:val="hybridMultilevel"/>
    <w:tmpl w:val="D2F81754"/>
    <w:lvl w:ilvl="0" w:tplc="ABB4CA2E">
      <w:start w:val="1"/>
      <w:numFmt w:val="lowerLetter"/>
      <w:lvlText w:val="%1)"/>
      <w:lvlJc w:val="left"/>
      <w:pPr>
        <w:ind w:left="720" w:hanging="360"/>
      </w:pPr>
      <w:rPr>
        <w:color w:val="auto"/>
      </w:rPr>
    </w:lvl>
    <w:lvl w:ilvl="1" w:tplc="58B0D754">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9D428D8"/>
    <w:multiLevelType w:val="hybridMultilevel"/>
    <w:tmpl w:val="22E862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B86551F"/>
    <w:multiLevelType w:val="hybridMultilevel"/>
    <w:tmpl w:val="1FAC7396"/>
    <w:lvl w:ilvl="0" w:tplc="67268DA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D2E3DA3"/>
    <w:multiLevelType w:val="hybridMultilevel"/>
    <w:tmpl w:val="9C4A6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C802E6"/>
    <w:multiLevelType w:val="hybridMultilevel"/>
    <w:tmpl w:val="8FA8CC5E"/>
    <w:lvl w:ilvl="0" w:tplc="683663EA">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E4153D5"/>
    <w:multiLevelType w:val="hybridMultilevel"/>
    <w:tmpl w:val="ACC228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5601713"/>
    <w:multiLevelType w:val="hybridMultilevel"/>
    <w:tmpl w:val="04CC57B2"/>
    <w:lvl w:ilvl="0" w:tplc="45B81760">
      <w:start w:val="1"/>
      <w:numFmt w:val="lowerLetter"/>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67219AF"/>
    <w:multiLevelType w:val="multilevel"/>
    <w:tmpl w:val="F6D277D2"/>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upperRoman"/>
      <w:suff w:val="space"/>
      <w:lvlText w:val="%3."/>
      <w:lvlJc w:val="left"/>
      <w:pPr>
        <w:ind w:left="720" w:hanging="720"/>
      </w:pPr>
    </w:lvl>
    <w:lvl w:ilvl="3">
      <w:start w:val="1"/>
      <w:numFmt w:val="decimal"/>
      <w:suff w:val="space"/>
      <w:lvlText w:val="%4)"/>
      <w:lvlJc w:val="left"/>
      <w:pPr>
        <w:ind w:left="864" w:hanging="864"/>
      </w:pPr>
    </w:lvl>
    <w:lvl w:ilvl="4">
      <w:start w:val="1"/>
      <w:numFmt w:val="decimal"/>
      <w:suff w:val="space"/>
      <w:lvlText w:val="%4.%5)"/>
      <w:lvlJc w:val="left"/>
      <w:pPr>
        <w:ind w:left="1009" w:hanging="1009"/>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7" w15:restartNumberingAfterBreak="0">
    <w:nsid w:val="56AE16B0"/>
    <w:multiLevelType w:val="hybridMultilevel"/>
    <w:tmpl w:val="C5BAE8D4"/>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5B504A62"/>
    <w:multiLevelType w:val="hybridMultilevel"/>
    <w:tmpl w:val="C3CAAE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E831175"/>
    <w:multiLevelType w:val="hybridMultilevel"/>
    <w:tmpl w:val="404298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FF4716C"/>
    <w:multiLevelType w:val="hybridMultilevel"/>
    <w:tmpl w:val="371A3D1C"/>
    <w:lvl w:ilvl="0" w:tplc="11B4682E">
      <w:start w:val="1"/>
      <w:numFmt w:val="bullet"/>
      <w:lvlText w:val="-"/>
      <w:lvlJc w:val="left"/>
      <w:pPr>
        <w:ind w:left="720" w:hanging="360"/>
      </w:pPr>
      <w:rPr>
        <w:rFonts w:ascii="Liberation Serif" w:eastAsia="Droid Sans Fallback" w:hAnsi="Liberation Serif" w:cs="Free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1F53644"/>
    <w:multiLevelType w:val="multilevel"/>
    <w:tmpl w:val="14484D10"/>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upperRoman"/>
      <w:suff w:val="space"/>
      <w:lvlText w:val="%3."/>
      <w:lvlJc w:val="left"/>
      <w:pPr>
        <w:ind w:left="720" w:hanging="720"/>
      </w:pPr>
    </w:lvl>
    <w:lvl w:ilvl="3">
      <w:start w:val="1"/>
      <w:numFmt w:val="decimal"/>
      <w:suff w:val="space"/>
      <w:lvlText w:val="%4)"/>
      <w:lvlJc w:val="left"/>
      <w:pPr>
        <w:ind w:left="864" w:hanging="864"/>
      </w:pPr>
    </w:lvl>
    <w:lvl w:ilvl="4">
      <w:start w:val="1"/>
      <w:numFmt w:val="decimal"/>
      <w:suff w:val="space"/>
      <w:lvlText w:val="%4.%5)"/>
      <w:lvlJc w:val="left"/>
      <w:pPr>
        <w:ind w:left="1009" w:hanging="1009"/>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32" w15:restartNumberingAfterBreak="0">
    <w:nsid w:val="67B55AC1"/>
    <w:multiLevelType w:val="hybridMultilevel"/>
    <w:tmpl w:val="C94C1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F27517"/>
    <w:multiLevelType w:val="hybridMultilevel"/>
    <w:tmpl w:val="635296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BEA3726"/>
    <w:multiLevelType w:val="hybridMultilevel"/>
    <w:tmpl w:val="EBA6FA90"/>
    <w:lvl w:ilvl="0" w:tplc="08090001">
      <w:start w:val="1"/>
      <w:numFmt w:val="bullet"/>
      <w:lvlText w:val=""/>
      <w:lvlJc w:val="left"/>
      <w:pPr>
        <w:ind w:left="2139" w:hanging="360"/>
      </w:pPr>
      <w:rPr>
        <w:rFonts w:ascii="Symbol" w:hAnsi="Symbol" w:hint="default"/>
      </w:rPr>
    </w:lvl>
    <w:lvl w:ilvl="1" w:tplc="08090003" w:tentative="1">
      <w:start w:val="1"/>
      <w:numFmt w:val="bullet"/>
      <w:lvlText w:val="o"/>
      <w:lvlJc w:val="left"/>
      <w:pPr>
        <w:ind w:left="2859" w:hanging="360"/>
      </w:pPr>
      <w:rPr>
        <w:rFonts w:ascii="Courier New" w:hAnsi="Courier New" w:cs="Courier New" w:hint="default"/>
      </w:rPr>
    </w:lvl>
    <w:lvl w:ilvl="2" w:tplc="08090005" w:tentative="1">
      <w:start w:val="1"/>
      <w:numFmt w:val="bullet"/>
      <w:lvlText w:val=""/>
      <w:lvlJc w:val="left"/>
      <w:pPr>
        <w:ind w:left="3579" w:hanging="360"/>
      </w:pPr>
      <w:rPr>
        <w:rFonts w:ascii="Wingdings" w:hAnsi="Wingdings" w:hint="default"/>
      </w:rPr>
    </w:lvl>
    <w:lvl w:ilvl="3" w:tplc="08090001" w:tentative="1">
      <w:start w:val="1"/>
      <w:numFmt w:val="bullet"/>
      <w:lvlText w:val=""/>
      <w:lvlJc w:val="left"/>
      <w:pPr>
        <w:ind w:left="4299" w:hanging="360"/>
      </w:pPr>
      <w:rPr>
        <w:rFonts w:ascii="Symbol" w:hAnsi="Symbol" w:hint="default"/>
      </w:rPr>
    </w:lvl>
    <w:lvl w:ilvl="4" w:tplc="08090003" w:tentative="1">
      <w:start w:val="1"/>
      <w:numFmt w:val="bullet"/>
      <w:lvlText w:val="o"/>
      <w:lvlJc w:val="left"/>
      <w:pPr>
        <w:ind w:left="5019" w:hanging="360"/>
      </w:pPr>
      <w:rPr>
        <w:rFonts w:ascii="Courier New" w:hAnsi="Courier New" w:cs="Courier New" w:hint="default"/>
      </w:rPr>
    </w:lvl>
    <w:lvl w:ilvl="5" w:tplc="08090005" w:tentative="1">
      <w:start w:val="1"/>
      <w:numFmt w:val="bullet"/>
      <w:lvlText w:val=""/>
      <w:lvlJc w:val="left"/>
      <w:pPr>
        <w:ind w:left="5739" w:hanging="360"/>
      </w:pPr>
      <w:rPr>
        <w:rFonts w:ascii="Wingdings" w:hAnsi="Wingdings" w:hint="default"/>
      </w:rPr>
    </w:lvl>
    <w:lvl w:ilvl="6" w:tplc="08090001" w:tentative="1">
      <w:start w:val="1"/>
      <w:numFmt w:val="bullet"/>
      <w:lvlText w:val=""/>
      <w:lvlJc w:val="left"/>
      <w:pPr>
        <w:ind w:left="6459" w:hanging="360"/>
      </w:pPr>
      <w:rPr>
        <w:rFonts w:ascii="Symbol" w:hAnsi="Symbol" w:hint="default"/>
      </w:rPr>
    </w:lvl>
    <w:lvl w:ilvl="7" w:tplc="08090003" w:tentative="1">
      <w:start w:val="1"/>
      <w:numFmt w:val="bullet"/>
      <w:lvlText w:val="o"/>
      <w:lvlJc w:val="left"/>
      <w:pPr>
        <w:ind w:left="7179" w:hanging="360"/>
      </w:pPr>
      <w:rPr>
        <w:rFonts w:ascii="Courier New" w:hAnsi="Courier New" w:cs="Courier New" w:hint="default"/>
      </w:rPr>
    </w:lvl>
    <w:lvl w:ilvl="8" w:tplc="08090005" w:tentative="1">
      <w:start w:val="1"/>
      <w:numFmt w:val="bullet"/>
      <w:lvlText w:val=""/>
      <w:lvlJc w:val="left"/>
      <w:pPr>
        <w:ind w:left="7899" w:hanging="360"/>
      </w:pPr>
      <w:rPr>
        <w:rFonts w:ascii="Wingdings" w:hAnsi="Wingdings" w:hint="default"/>
      </w:rPr>
    </w:lvl>
  </w:abstractNum>
  <w:abstractNum w:abstractNumId="35" w15:restartNumberingAfterBreak="0">
    <w:nsid w:val="6E614411"/>
    <w:multiLevelType w:val="hybridMultilevel"/>
    <w:tmpl w:val="1F2AF35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06106B5"/>
    <w:multiLevelType w:val="hybridMultilevel"/>
    <w:tmpl w:val="AB6A7CB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85569000">
    <w:abstractNumId w:val="0"/>
  </w:num>
  <w:num w:numId="2" w16cid:durableId="545991724">
    <w:abstractNumId w:val="9"/>
  </w:num>
  <w:num w:numId="3" w16cid:durableId="2117286655">
    <w:abstractNumId w:val="31"/>
  </w:num>
  <w:num w:numId="4" w16cid:durableId="1165363058">
    <w:abstractNumId w:val="26"/>
  </w:num>
  <w:num w:numId="5" w16cid:durableId="410589510">
    <w:abstractNumId w:val="34"/>
  </w:num>
  <w:num w:numId="6" w16cid:durableId="1405640274">
    <w:abstractNumId w:val="35"/>
  </w:num>
  <w:num w:numId="7" w16cid:durableId="1863007276">
    <w:abstractNumId w:val="17"/>
  </w:num>
  <w:num w:numId="8" w16cid:durableId="2068532103">
    <w:abstractNumId w:val="10"/>
  </w:num>
  <w:num w:numId="9" w16cid:durableId="202641128">
    <w:abstractNumId w:val="32"/>
  </w:num>
  <w:num w:numId="10" w16cid:durableId="2106343059">
    <w:abstractNumId w:val="14"/>
  </w:num>
  <w:num w:numId="11" w16cid:durableId="1733192326">
    <w:abstractNumId w:val="29"/>
  </w:num>
  <w:num w:numId="12" w16cid:durableId="1747222014">
    <w:abstractNumId w:val="28"/>
  </w:num>
  <w:num w:numId="13" w16cid:durableId="950552317">
    <w:abstractNumId w:val="8"/>
  </w:num>
  <w:num w:numId="14" w16cid:durableId="1464274265">
    <w:abstractNumId w:val="19"/>
  </w:num>
  <w:num w:numId="15" w16cid:durableId="1912158382">
    <w:abstractNumId w:val="25"/>
  </w:num>
  <w:num w:numId="16" w16cid:durableId="731394912">
    <w:abstractNumId w:val="18"/>
  </w:num>
  <w:num w:numId="17" w16cid:durableId="1097479859">
    <w:abstractNumId w:val="21"/>
  </w:num>
  <w:num w:numId="18" w16cid:durableId="646713388">
    <w:abstractNumId w:val="15"/>
  </w:num>
  <w:num w:numId="19" w16cid:durableId="255334388">
    <w:abstractNumId w:val="12"/>
  </w:num>
  <w:num w:numId="20" w16cid:durableId="1243759563">
    <w:abstractNumId w:val="7"/>
  </w:num>
  <w:num w:numId="21" w16cid:durableId="1322346722">
    <w:abstractNumId w:val="16"/>
  </w:num>
  <w:num w:numId="22" w16cid:durableId="1142846713">
    <w:abstractNumId w:val="20"/>
  </w:num>
  <w:num w:numId="23" w16cid:durableId="120925464">
    <w:abstractNumId w:val="3"/>
  </w:num>
  <w:num w:numId="24" w16cid:durableId="170337899">
    <w:abstractNumId w:val="6"/>
  </w:num>
  <w:num w:numId="25" w16cid:durableId="902759279">
    <w:abstractNumId w:val="4"/>
  </w:num>
  <w:num w:numId="26" w16cid:durableId="1469518892">
    <w:abstractNumId w:val="2"/>
  </w:num>
  <w:num w:numId="27" w16cid:durableId="1787039458">
    <w:abstractNumId w:val="23"/>
  </w:num>
  <w:num w:numId="28" w16cid:durableId="75564254">
    <w:abstractNumId w:val="36"/>
  </w:num>
  <w:num w:numId="29" w16cid:durableId="1283876362">
    <w:abstractNumId w:val="24"/>
  </w:num>
  <w:num w:numId="30" w16cid:durableId="177744894">
    <w:abstractNumId w:val="27"/>
  </w:num>
  <w:num w:numId="31" w16cid:durableId="494959364">
    <w:abstractNumId w:val="5"/>
  </w:num>
  <w:num w:numId="32" w16cid:durableId="355424727">
    <w:abstractNumId w:val="33"/>
  </w:num>
  <w:num w:numId="33" w16cid:durableId="624308935">
    <w:abstractNumId w:val="11"/>
  </w:num>
  <w:num w:numId="34" w16cid:durableId="1447579464">
    <w:abstractNumId w:val="22"/>
  </w:num>
  <w:num w:numId="35" w16cid:durableId="97721692">
    <w:abstractNumId w:val="30"/>
  </w:num>
  <w:num w:numId="36" w16cid:durableId="221911737">
    <w:abstractNumId w:val="1"/>
  </w:num>
  <w:num w:numId="37" w16cid:durableId="1475872582">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Tiago Segabinazzi Dotto">
    <w15:presenceInfo w15:providerId="AD" w15:userId="S::tiadot@noc.ac.uk::71f53b54-5512-4290-8afe-31c994f35ff2"/>
  </w15:person>
  <w15:person w15:author="Yvonne Firing">
    <w15:presenceInfo w15:providerId="AD" w15:userId="S::yvonng@noc.ac.uk::1bd5e8f1-ff2c-41d5-ad87-c2c4c42e9497"/>
  </w15:person>
  <w15:person w15:author="Firing, Yvonne L.">
    <w15:presenceInfo w15:providerId="AD" w15:userId="S::yvonng@noc.ac.uk::1bd5e8f1-ff2c-41d5-ad87-c2c4c42e94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A3D"/>
    <w:rsid w:val="00006886"/>
    <w:rsid w:val="00007F66"/>
    <w:rsid w:val="00015568"/>
    <w:rsid w:val="00020DBC"/>
    <w:rsid w:val="00021A18"/>
    <w:rsid w:val="00027769"/>
    <w:rsid w:val="000409FB"/>
    <w:rsid w:val="00050EA5"/>
    <w:rsid w:val="00050F57"/>
    <w:rsid w:val="00057D2A"/>
    <w:rsid w:val="000805BD"/>
    <w:rsid w:val="00081EC5"/>
    <w:rsid w:val="000B5139"/>
    <w:rsid w:val="000C3EF7"/>
    <w:rsid w:val="000D2882"/>
    <w:rsid w:val="000F4F2A"/>
    <w:rsid w:val="00116082"/>
    <w:rsid w:val="0012055A"/>
    <w:rsid w:val="00134DE9"/>
    <w:rsid w:val="001433AD"/>
    <w:rsid w:val="00144868"/>
    <w:rsid w:val="00144BE1"/>
    <w:rsid w:val="001451FF"/>
    <w:rsid w:val="0015324C"/>
    <w:rsid w:val="001705FA"/>
    <w:rsid w:val="001845B0"/>
    <w:rsid w:val="001908F8"/>
    <w:rsid w:val="001B1646"/>
    <w:rsid w:val="001B56C8"/>
    <w:rsid w:val="001B7BFA"/>
    <w:rsid w:val="001F3625"/>
    <w:rsid w:val="002028C8"/>
    <w:rsid w:val="00242E4D"/>
    <w:rsid w:val="002455A6"/>
    <w:rsid w:val="002516B4"/>
    <w:rsid w:val="00281F5A"/>
    <w:rsid w:val="00292008"/>
    <w:rsid w:val="002935E5"/>
    <w:rsid w:val="002B3B1D"/>
    <w:rsid w:val="002B7488"/>
    <w:rsid w:val="002C1559"/>
    <w:rsid w:val="002D247A"/>
    <w:rsid w:val="002F3F12"/>
    <w:rsid w:val="00311E85"/>
    <w:rsid w:val="003260B3"/>
    <w:rsid w:val="00331839"/>
    <w:rsid w:val="003328C7"/>
    <w:rsid w:val="003331B0"/>
    <w:rsid w:val="003365A2"/>
    <w:rsid w:val="00340387"/>
    <w:rsid w:val="00362CB4"/>
    <w:rsid w:val="003714CA"/>
    <w:rsid w:val="003924AF"/>
    <w:rsid w:val="003A4163"/>
    <w:rsid w:val="003A553B"/>
    <w:rsid w:val="003A74E5"/>
    <w:rsid w:val="003B71C3"/>
    <w:rsid w:val="003E42B7"/>
    <w:rsid w:val="003E7504"/>
    <w:rsid w:val="0041601B"/>
    <w:rsid w:val="004163E6"/>
    <w:rsid w:val="00425858"/>
    <w:rsid w:val="00426A4C"/>
    <w:rsid w:val="00445594"/>
    <w:rsid w:val="00451E7D"/>
    <w:rsid w:val="004528D0"/>
    <w:rsid w:val="00452CC6"/>
    <w:rsid w:val="0046023D"/>
    <w:rsid w:val="00460CE3"/>
    <w:rsid w:val="004722BD"/>
    <w:rsid w:val="0047405C"/>
    <w:rsid w:val="004824F5"/>
    <w:rsid w:val="00483390"/>
    <w:rsid w:val="004833BE"/>
    <w:rsid w:val="00493A16"/>
    <w:rsid w:val="00493F38"/>
    <w:rsid w:val="004A5F1A"/>
    <w:rsid w:val="004B4A21"/>
    <w:rsid w:val="004D1CAB"/>
    <w:rsid w:val="004E47FC"/>
    <w:rsid w:val="004E48A5"/>
    <w:rsid w:val="004E5A3D"/>
    <w:rsid w:val="004F52F1"/>
    <w:rsid w:val="00505800"/>
    <w:rsid w:val="00510EFD"/>
    <w:rsid w:val="00523D03"/>
    <w:rsid w:val="00524864"/>
    <w:rsid w:val="00525514"/>
    <w:rsid w:val="00531F65"/>
    <w:rsid w:val="005400A9"/>
    <w:rsid w:val="00541448"/>
    <w:rsid w:val="0054381D"/>
    <w:rsid w:val="0054606A"/>
    <w:rsid w:val="005576A0"/>
    <w:rsid w:val="00557F8E"/>
    <w:rsid w:val="005616BC"/>
    <w:rsid w:val="00562E1A"/>
    <w:rsid w:val="005758C4"/>
    <w:rsid w:val="00577B1C"/>
    <w:rsid w:val="00590212"/>
    <w:rsid w:val="0059117D"/>
    <w:rsid w:val="00593713"/>
    <w:rsid w:val="00595A0A"/>
    <w:rsid w:val="005A0D81"/>
    <w:rsid w:val="005E33DA"/>
    <w:rsid w:val="005E552D"/>
    <w:rsid w:val="00605F92"/>
    <w:rsid w:val="00606497"/>
    <w:rsid w:val="006130A7"/>
    <w:rsid w:val="00626121"/>
    <w:rsid w:val="00634AB5"/>
    <w:rsid w:val="0064467E"/>
    <w:rsid w:val="00644E0E"/>
    <w:rsid w:val="0064579C"/>
    <w:rsid w:val="006815E6"/>
    <w:rsid w:val="00682272"/>
    <w:rsid w:val="00690949"/>
    <w:rsid w:val="00691DC5"/>
    <w:rsid w:val="00692D37"/>
    <w:rsid w:val="006B466D"/>
    <w:rsid w:val="006C1554"/>
    <w:rsid w:val="006C3868"/>
    <w:rsid w:val="006C7866"/>
    <w:rsid w:val="006D2FD6"/>
    <w:rsid w:val="006F3057"/>
    <w:rsid w:val="00710247"/>
    <w:rsid w:val="007129CB"/>
    <w:rsid w:val="00716BDB"/>
    <w:rsid w:val="0072108F"/>
    <w:rsid w:val="00727536"/>
    <w:rsid w:val="00734AB8"/>
    <w:rsid w:val="00734B93"/>
    <w:rsid w:val="007552FB"/>
    <w:rsid w:val="00755421"/>
    <w:rsid w:val="00773996"/>
    <w:rsid w:val="007837EE"/>
    <w:rsid w:val="00785DB4"/>
    <w:rsid w:val="007C5495"/>
    <w:rsid w:val="007C621B"/>
    <w:rsid w:val="007E5465"/>
    <w:rsid w:val="007F01D1"/>
    <w:rsid w:val="007F2F82"/>
    <w:rsid w:val="007F4207"/>
    <w:rsid w:val="0080663F"/>
    <w:rsid w:val="00813874"/>
    <w:rsid w:val="00814830"/>
    <w:rsid w:val="008236EE"/>
    <w:rsid w:val="008240A9"/>
    <w:rsid w:val="0084673B"/>
    <w:rsid w:val="008648F4"/>
    <w:rsid w:val="00874F69"/>
    <w:rsid w:val="00880F5C"/>
    <w:rsid w:val="00895EA2"/>
    <w:rsid w:val="00896556"/>
    <w:rsid w:val="008B5B30"/>
    <w:rsid w:val="008B7A2C"/>
    <w:rsid w:val="008C2510"/>
    <w:rsid w:val="008C4E49"/>
    <w:rsid w:val="00911253"/>
    <w:rsid w:val="009176D3"/>
    <w:rsid w:val="00921B4C"/>
    <w:rsid w:val="0092631C"/>
    <w:rsid w:val="009349FE"/>
    <w:rsid w:val="0093791F"/>
    <w:rsid w:val="00942714"/>
    <w:rsid w:val="00954774"/>
    <w:rsid w:val="009622A2"/>
    <w:rsid w:val="0096384F"/>
    <w:rsid w:val="00996743"/>
    <w:rsid w:val="009B2135"/>
    <w:rsid w:val="009C0E57"/>
    <w:rsid w:val="009C4F01"/>
    <w:rsid w:val="009C7FC6"/>
    <w:rsid w:val="009D1017"/>
    <w:rsid w:val="009E70F2"/>
    <w:rsid w:val="00A1148B"/>
    <w:rsid w:val="00A24F44"/>
    <w:rsid w:val="00A2557B"/>
    <w:rsid w:val="00A34F50"/>
    <w:rsid w:val="00A40E88"/>
    <w:rsid w:val="00A55177"/>
    <w:rsid w:val="00A620EA"/>
    <w:rsid w:val="00A62182"/>
    <w:rsid w:val="00A76435"/>
    <w:rsid w:val="00A77212"/>
    <w:rsid w:val="00A77F9D"/>
    <w:rsid w:val="00A862CB"/>
    <w:rsid w:val="00A86F7F"/>
    <w:rsid w:val="00A93271"/>
    <w:rsid w:val="00A97049"/>
    <w:rsid w:val="00AB6DE3"/>
    <w:rsid w:val="00AC1013"/>
    <w:rsid w:val="00AC1ECD"/>
    <w:rsid w:val="00AE001C"/>
    <w:rsid w:val="00AE142D"/>
    <w:rsid w:val="00AF39BE"/>
    <w:rsid w:val="00B11FA2"/>
    <w:rsid w:val="00B12417"/>
    <w:rsid w:val="00B23AD4"/>
    <w:rsid w:val="00B2546B"/>
    <w:rsid w:val="00B30762"/>
    <w:rsid w:val="00B40296"/>
    <w:rsid w:val="00B41C4F"/>
    <w:rsid w:val="00B56D71"/>
    <w:rsid w:val="00B70049"/>
    <w:rsid w:val="00B7382B"/>
    <w:rsid w:val="00B74AF9"/>
    <w:rsid w:val="00B84A8B"/>
    <w:rsid w:val="00BA7C11"/>
    <w:rsid w:val="00BD6DF9"/>
    <w:rsid w:val="00BD71C1"/>
    <w:rsid w:val="00BE202E"/>
    <w:rsid w:val="00BE22D7"/>
    <w:rsid w:val="00C028CC"/>
    <w:rsid w:val="00C15FDE"/>
    <w:rsid w:val="00C46322"/>
    <w:rsid w:val="00C53897"/>
    <w:rsid w:val="00C6233B"/>
    <w:rsid w:val="00C815F5"/>
    <w:rsid w:val="00C8386A"/>
    <w:rsid w:val="00C83AA3"/>
    <w:rsid w:val="00C850C3"/>
    <w:rsid w:val="00C854F0"/>
    <w:rsid w:val="00C90547"/>
    <w:rsid w:val="00CA252C"/>
    <w:rsid w:val="00CB1C0A"/>
    <w:rsid w:val="00CB230D"/>
    <w:rsid w:val="00CD036C"/>
    <w:rsid w:val="00CD43E2"/>
    <w:rsid w:val="00D110D7"/>
    <w:rsid w:val="00D1310D"/>
    <w:rsid w:val="00D21843"/>
    <w:rsid w:val="00D44F3F"/>
    <w:rsid w:val="00D53A40"/>
    <w:rsid w:val="00D53F50"/>
    <w:rsid w:val="00D5510E"/>
    <w:rsid w:val="00DA3C17"/>
    <w:rsid w:val="00DB4BC8"/>
    <w:rsid w:val="00DB6415"/>
    <w:rsid w:val="00DC4CA1"/>
    <w:rsid w:val="00DC659C"/>
    <w:rsid w:val="00DD14AC"/>
    <w:rsid w:val="00DE4686"/>
    <w:rsid w:val="00DE4E99"/>
    <w:rsid w:val="00E01521"/>
    <w:rsid w:val="00E02D3A"/>
    <w:rsid w:val="00E17F6B"/>
    <w:rsid w:val="00E201AC"/>
    <w:rsid w:val="00E446DC"/>
    <w:rsid w:val="00E51C97"/>
    <w:rsid w:val="00E52BEE"/>
    <w:rsid w:val="00E54B54"/>
    <w:rsid w:val="00E74257"/>
    <w:rsid w:val="00E811A2"/>
    <w:rsid w:val="00E9591D"/>
    <w:rsid w:val="00EA2325"/>
    <w:rsid w:val="00EB2D10"/>
    <w:rsid w:val="00EC0212"/>
    <w:rsid w:val="00EC6BCD"/>
    <w:rsid w:val="00ED0312"/>
    <w:rsid w:val="00ED6DF3"/>
    <w:rsid w:val="00F0278B"/>
    <w:rsid w:val="00F030A9"/>
    <w:rsid w:val="00F06D24"/>
    <w:rsid w:val="00F133E5"/>
    <w:rsid w:val="00F2430C"/>
    <w:rsid w:val="00F35D16"/>
    <w:rsid w:val="00F36284"/>
    <w:rsid w:val="00F41890"/>
    <w:rsid w:val="00F4196A"/>
    <w:rsid w:val="00F8156C"/>
    <w:rsid w:val="00FB30F6"/>
    <w:rsid w:val="00FB71F9"/>
    <w:rsid w:val="00FC3198"/>
    <w:rsid w:val="00FC5E83"/>
    <w:rsid w:val="00FC6B1A"/>
    <w:rsid w:val="00FD4F23"/>
    <w:rsid w:val="00FE0036"/>
    <w:rsid w:val="00FE69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57CA71"/>
  <w15:chartTrackingRefBased/>
  <w15:docId w15:val="{D1E57AE1-1B75-4C47-A775-305A81D60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6BCD"/>
    <w:pPr>
      <w:widowControl w:val="0"/>
      <w:suppressAutoHyphens/>
      <w:spacing w:after="0" w:line="240" w:lineRule="auto"/>
    </w:pPr>
    <w:rPr>
      <w:rFonts w:ascii="Liberation Serif" w:eastAsia="Droid Sans Fallback" w:hAnsi="Liberation Serif" w:cs="FreeSans"/>
      <w:sz w:val="24"/>
      <w:szCs w:val="24"/>
      <w:lang w:eastAsia="zh-CN" w:bidi="hi-IN"/>
    </w:rPr>
  </w:style>
  <w:style w:type="paragraph" w:styleId="Heading1">
    <w:name w:val="heading 1"/>
    <w:basedOn w:val="Normal"/>
    <w:next w:val="BodyText"/>
    <w:link w:val="Heading1Char"/>
    <w:qFormat/>
    <w:rsid w:val="004E5A3D"/>
    <w:pPr>
      <w:keepNext/>
      <w:numPr>
        <w:numId w:val="1"/>
      </w:numPr>
      <w:spacing w:before="240" w:after="120"/>
      <w:ind w:left="0" w:firstLine="0"/>
      <w:outlineLvl w:val="0"/>
    </w:pPr>
    <w:rPr>
      <w:rFonts w:ascii="Liberation Sans" w:hAnsi="Liberation Sans"/>
      <w:b/>
      <w:bCs/>
      <w:sz w:val="36"/>
      <w:szCs w:val="36"/>
    </w:rPr>
  </w:style>
  <w:style w:type="paragraph" w:styleId="Heading2">
    <w:name w:val="heading 2"/>
    <w:basedOn w:val="Normal"/>
    <w:next w:val="BodyText"/>
    <w:link w:val="Heading2Char"/>
    <w:qFormat/>
    <w:rsid w:val="004E5A3D"/>
    <w:pPr>
      <w:keepNext/>
      <w:numPr>
        <w:ilvl w:val="1"/>
        <w:numId w:val="1"/>
      </w:numPr>
      <w:ind w:left="0" w:firstLine="0"/>
      <w:jc w:val="both"/>
      <w:outlineLvl w:val="1"/>
    </w:pPr>
    <w:rPr>
      <w:rFonts w:ascii="Liberation Sans" w:hAnsi="Liberation Sans"/>
      <w:b/>
      <w:bCs/>
      <w:sz w:val="32"/>
      <w:szCs w:val="32"/>
    </w:rPr>
  </w:style>
  <w:style w:type="paragraph" w:styleId="Heading3">
    <w:name w:val="heading 3"/>
    <w:basedOn w:val="Normal"/>
    <w:next w:val="BodyText"/>
    <w:link w:val="Heading3Char"/>
    <w:qFormat/>
    <w:rsid w:val="004E5A3D"/>
    <w:pPr>
      <w:keepNext/>
      <w:numPr>
        <w:ilvl w:val="2"/>
        <w:numId w:val="1"/>
      </w:numPr>
      <w:ind w:left="0" w:firstLine="0"/>
      <w:jc w:val="both"/>
      <w:outlineLvl w:val="2"/>
    </w:pPr>
    <w:rPr>
      <w:rFonts w:ascii="Liberation Sans" w:hAnsi="Liberation Sans"/>
      <w:b/>
      <w:bCs/>
      <w:sz w:val="28"/>
      <w:szCs w:val="28"/>
    </w:rPr>
  </w:style>
  <w:style w:type="paragraph" w:styleId="Heading4">
    <w:name w:val="heading 4"/>
    <w:basedOn w:val="Normal"/>
    <w:next w:val="Normal"/>
    <w:link w:val="Heading4Char"/>
    <w:unhideWhenUsed/>
    <w:qFormat/>
    <w:rsid w:val="004E5A3D"/>
    <w:pPr>
      <w:keepNext/>
      <w:keepLines/>
      <w:spacing w:before="40"/>
      <w:outlineLvl w:val="3"/>
    </w:pPr>
    <w:rPr>
      <w:rFonts w:asciiTheme="majorHAnsi" w:eastAsiaTheme="majorEastAsia" w:hAnsiTheme="majorHAnsi" w:cs="Mangal"/>
      <w:i/>
      <w:iCs/>
      <w:color w:val="2F5496" w:themeColor="accent1" w:themeShade="BF"/>
      <w:szCs w:val="21"/>
    </w:rPr>
  </w:style>
  <w:style w:type="paragraph" w:styleId="Heading5">
    <w:name w:val="heading 5"/>
    <w:basedOn w:val="Normal"/>
    <w:next w:val="Normal"/>
    <w:link w:val="Heading5Char"/>
    <w:unhideWhenUsed/>
    <w:qFormat/>
    <w:rsid w:val="004E5A3D"/>
    <w:pPr>
      <w:keepNext/>
      <w:keepLines/>
      <w:spacing w:before="40"/>
      <w:outlineLvl w:val="4"/>
    </w:pPr>
    <w:rPr>
      <w:rFonts w:asciiTheme="majorHAnsi" w:eastAsiaTheme="majorEastAsia" w:hAnsiTheme="majorHAnsi" w:cs="Mangal"/>
      <w:color w:val="2F5496" w:themeColor="accent1" w:themeShade="BF"/>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E5A3D"/>
    <w:rPr>
      <w:rFonts w:ascii="Liberation Sans" w:eastAsia="Droid Sans Fallback" w:hAnsi="Liberation Sans" w:cs="FreeSans"/>
      <w:b/>
      <w:bCs/>
      <w:sz w:val="36"/>
      <w:szCs w:val="36"/>
      <w:lang w:eastAsia="zh-CN" w:bidi="hi-IN"/>
    </w:rPr>
  </w:style>
  <w:style w:type="character" w:customStyle="1" w:styleId="Heading2Char">
    <w:name w:val="Heading 2 Char"/>
    <w:basedOn w:val="DefaultParagraphFont"/>
    <w:link w:val="Heading2"/>
    <w:rsid w:val="004E5A3D"/>
    <w:rPr>
      <w:rFonts w:ascii="Liberation Sans" w:eastAsia="Droid Sans Fallback" w:hAnsi="Liberation Sans" w:cs="FreeSans"/>
      <w:b/>
      <w:bCs/>
      <w:sz w:val="32"/>
      <w:szCs w:val="32"/>
      <w:lang w:eastAsia="zh-CN" w:bidi="hi-IN"/>
    </w:rPr>
  </w:style>
  <w:style w:type="character" w:customStyle="1" w:styleId="Heading3Char">
    <w:name w:val="Heading 3 Char"/>
    <w:basedOn w:val="DefaultParagraphFont"/>
    <w:link w:val="Heading3"/>
    <w:rsid w:val="004E5A3D"/>
    <w:rPr>
      <w:rFonts w:ascii="Liberation Sans" w:eastAsia="Droid Sans Fallback" w:hAnsi="Liberation Sans" w:cs="FreeSans"/>
      <w:b/>
      <w:bCs/>
      <w:sz w:val="28"/>
      <w:szCs w:val="28"/>
      <w:lang w:eastAsia="zh-CN" w:bidi="hi-IN"/>
    </w:rPr>
  </w:style>
  <w:style w:type="character" w:styleId="Hyperlink">
    <w:name w:val="Hyperlink"/>
    <w:uiPriority w:val="99"/>
    <w:rsid w:val="004E5A3D"/>
    <w:rPr>
      <w:color w:val="000080"/>
      <w:u w:val="single"/>
    </w:rPr>
  </w:style>
  <w:style w:type="character" w:styleId="Emphasis">
    <w:name w:val="Emphasis"/>
    <w:qFormat/>
    <w:rsid w:val="004E5A3D"/>
    <w:rPr>
      <w:i/>
      <w:iCs/>
    </w:rPr>
  </w:style>
  <w:style w:type="paragraph" w:styleId="BodyText">
    <w:name w:val="Body Text"/>
    <w:basedOn w:val="Normal"/>
    <w:link w:val="BodyTextChar"/>
    <w:rsid w:val="004E5A3D"/>
    <w:pPr>
      <w:spacing w:before="57" w:after="57" w:line="288" w:lineRule="auto"/>
      <w:jc w:val="both"/>
    </w:pPr>
  </w:style>
  <w:style w:type="character" w:customStyle="1" w:styleId="BodyTextChar">
    <w:name w:val="Body Text Char"/>
    <w:basedOn w:val="DefaultParagraphFont"/>
    <w:link w:val="BodyText"/>
    <w:rsid w:val="004E5A3D"/>
    <w:rPr>
      <w:rFonts w:ascii="Liberation Serif" w:eastAsia="Droid Sans Fallback" w:hAnsi="Liberation Serif" w:cs="FreeSans"/>
      <w:sz w:val="24"/>
      <w:szCs w:val="24"/>
      <w:lang w:eastAsia="zh-CN" w:bidi="hi-IN"/>
    </w:rPr>
  </w:style>
  <w:style w:type="paragraph" w:styleId="Header">
    <w:name w:val="header"/>
    <w:basedOn w:val="Normal"/>
    <w:link w:val="HeaderChar"/>
    <w:rsid w:val="004E5A3D"/>
    <w:pPr>
      <w:suppressLineNumbers/>
      <w:tabs>
        <w:tab w:val="center" w:pos="4819"/>
        <w:tab w:val="right" w:pos="9638"/>
      </w:tabs>
    </w:pPr>
  </w:style>
  <w:style w:type="character" w:customStyle="1" w:styleId="HeaderChar">
    <w:name w:val="Header Char"/>
    <w:basedOn w:val="DefaultParagraphFont"/>
    <w:link w:val="Header"/>
    <w:rsid w:val="004E5A3D"/>
    <w:rPr>
      <w:rFonts w:ascii="Liberation Serif" w:eastAsia="Droid Sans Fallback" w:hAnsi="Liberation Serif" w:cs="FreeSans"/>
      <w:sz w:val="24"/>
      <w:szCs w:val="24"/>
      <w:lang w:eastAsia="zh-CN" w:bidi="hi-IN"/>
    </w:rPr>
  </w:style>
  <w:style w:type="paragraph" w:styleId="Footer">
    <w:name w:val="footer"/>
    <w:basedOn w:val="Normal"/>
    <w:link w:val="FooterChar"/>
    <w:rsid w:val="004E5A3D"/>
    <w:pPr>
      <w:suppressLineNumbers/>
      <w:tabs>
        <w:tab w:val="center" w:pos="4819"/>
        <w:tab w:val="right" w:pos="9638"/>
      </w:tabs>
    </w:pPr>
  </w:style>
  <w:style w:type="character" w:customStyle="1" w:styleId="FooterChar">
    <w:name w:val="Footer Char"/>
    <w:basedOn w:val="DefaultParagraphFont"/>
    <w:link w:val="Footer"/>
    <w:rsid w:val="004E5A3D"/>
    <w:rPr>
      <w:rFonts w:ascii="Liberation Serif" w:eastAsia="Droid Sans Fallback" w:hAnsi="Liberation Serif" w:cs="FreeSans"/>
      <w:sz w:val="24"/>
      <w:szCs w:val="24"/>
      <w:lang w:eastAsia="zh-CN" w:bidi="hi-IN"/>
    </w:rPr>
  </w:style>
  <w:style w:type="paragraph" w:customStyle="1" w:styleId="TableContents">
    <w:name w:val="Table Contents"/>
    <w:basedOn w:val="Normal"/>
    <w:rsid w:val="004E5A3D"/>
    <w:pPr>
      <w:suppressLineNumbers/>
    </w:pPr>
  </w:style>
  <w:style w:type="character" w:customStyle="1" w:styleId="Heading4Char">
    <w:name w:val="Heading 4 Char"/>
    <w:basedOn w:val="DefaultParagraphFont"/>
    <w:link w:val="Heading4"/>
    <w:uiPriority w:val="9"/>
    <w:semiHidden/>
    <w:rsid w:val="004E5A3D"/>
    <w:rPr>
      <w:rFonts w:asciiTheme="majorHAnsi" w:eastAsiaTheme="majorEastAsia" w:hAnsiTheme="majorHAnsi" w:cs="Mangal"/>
      <w:i/>
      <w:iCs/>
      <w:color w:val="2F5496" w:themeColor="accent1" w:themeShade="BF"/>
      <w:sz w:val="24"/>
      <w:szCs w:val="21"/>
      <w:lang w:eastAsia="zh-CN" w:bidi="hi-IN"/>
    </w:rPr>
  </w:style>
  <w:style w:type="character" w:customStyle="1" w:styleId="Heading5Char">
    <w:name w:val="Heading 5 Char"/>
    <w:basedOn w:val="DefaultParagraphFont"/>
    <w:link w:val="Heading5"/>
    <w:uiPriority w:val="9"/>
    <w:semiHidden/>
    <w:rsid w:val="004E5A3D"/>
    <w:rPr>
      <w:rFonts w:asciiTheme="majorHAnsi" w:eastAsiaTheme="majorEastAsia" w:hAnsiTheme="majorHAnsi" w:cs="Mangal"/>
      <w:color w:val="2F5496" w:themeColor="accent1" w:themeShade="BF"/>
      <w:sz w:val="24"/>
      <w:szCs w:val="21"/>
      <w:lang w:eastAsia="zh-CN" w:bidi="hi-IN"/>
    </w:rPr>
  </w:style>
  <w:style w:type="paragraph" w:styleId="ListParagraph">
    <w:name w:val="List Paragraph"/>
    <w:basedOn w:val="Normal"/>
    <w:uiPriority w:val="34"/>
    <w:qFormat/>
    <w:rsid w:val="004E5A3D"/>
    <w:pPr>
      <w:suppressAutoHyphens w:val="0"/>
      <w:ind w:left="720"/>
      <w:contextualSpacing/>
    </w:pPr>
    <w:rPr>
      <w:rFonts w:cs="Mangal"/>
      <w:szCs w:val="21"/>
    </w:rPr>
  </w:style>
  <w:style w:type="paragraph" w:styleId="TOCHeading">
    <w:name w:val="TOC Heading"/>
    <w:basedOn w:val="Heading1"/>
    <w:next w:val="Normal"/>
    <w:uiPriority w:val="39"/>
    <w:unhideWhenUsed/>
    <w:qFormat/>
    <w:rsid w:val="004E5A3D"/>
    <w:pPr>
      <w:keepLines/>
      <w:widowControl/>
      <w:numPr>
        <w:numId w:val="0"/>
      </w:numPr>
      <w:suppressAutoHyphens w:val="0"/>
      <w:spacing w:after="0" w:line="259" w:lineRule="auto"/>
      <w:outlineLvl w:val="9"/>
    </w:pPr>
    <w:rPr>
      <w:rFonts w:asciiTheme="majorHAnsi" w:eastAsiaTheme="majorEastAsia" w:hAnsiTheme="majorHAnsi" w:cstheme="majorBidi"/>
      <w:b w:val="0"/>
      <w:bCs w:val="0"/>
      <w:color w:val="2F5496" w:themeColor="accent1" w:themeShade="BF"/>
      <w:sz w:val="32"/>
      <w:szCs w:val="32"/>
      <w:lang w:val="en-US" w:eastAsia="en-US" w:bidi="ar-SA"/>
    </w:rPr>
  </w:style>
  <w:style w:type="paragraph" w:styleId="TOC1">
    <w:name w:val="toc 1"/>
    <w:basedOn w:val="Normal"/>
    <w:next w:val="Normal"/>
    <w:autoRedefine/>
    <w:uiPriority w:val="39"/>
    <w:unhideWhenUsed/>
    <w:rsid w:val="004E5A3D"/>
    <w:pPr>
      <w:spacing w:after="100"/>
    </w:pPr>
    <w:rPr>
      <w:rFonts w:cs="Mangal"/>
      <w:szCs w:val="21"/>
    </w:rPr>
  </w:style>
  <w:style w:type="paragraph" w:styleId="TOC3">
    <w:name w:val="toc 3"/>
    <w:basedOn w:val="Normal"/>
    <w:next w:val="Normal"/>
    <w:autoRedefine/>
    <w:uiPriority w:val="39"/>
    <w:unhideWhenUsed/>
    <w:rsid w:val="004E5A3D"/>
    <w:pPr>
      <w:spacing w:after="100"/>
      <w:ind w:left="480"/>
    </w:pPr>
    <w:rPr>
      <w:rFonts w:cs="Mangal"/>
      <w:szCs w:val="21"/>
    </w:rPr>
  </w:style>
  <w:style w:type="paragraph" w:styleId="TOC2">
    <w:name w:val="toc 2"/>
    <w:basedOn w:val="Normal"/>
    <w:next w:val="Normal"/>
    <w:autoRedefine/>
    <w:uiPriority w:val="39"/>
    <w:unhideWhenUsed/>
    <w:rsid w:val="004E5A3D"/>
    <w:pPr>
      <w:spacing w:after="100"/>
      <w:ind w:left="240"/>
    </w:pPr>
    <w:rPr>
      <w:rFonts w:cs="Mangal"/>
      <w:szCs w:val="21"/>
    </w:rPr>
  </w:style>
  <w:style w:type="paragraph" w:styleId="NoSpacing">
    <w:name w:val="No Spacing"/>
    <w:link w:val="NoSpacingChar"/>
    <w:uiPriority w:val="1"/>
    <w:qFormat/>
    <w:rsid w:val="004E5A3D"/>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4E5A3D"/>
    <w:rPr>
      <w:rFonts w:eastAsiaTheme="minorEastAsia"/>
      <w:lang w:val="en-US"/>
    </w:rPr>
  </w:style>
  <w:style w:type="table" w:styleId="TableGrid">
    <w:name w:val="Table Grid"/>
    <w:basedOn w:val="TableNormal"/>
    <w:uiPriority w:val="39"/>
    <w:rsid w:val="005438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6023D"/>
    <w:pPr>
      <w:autoSpaceDE w:val="0"/>
      <w:autoSpaceDN w:val="0"/>
      <w:adjustRightInd w:val="0"/>
      <w:spacing w:after="0" w:line="240" w:lineRule="auto"/>
    </w:pPr>
    <w:rPr>
      <w:rFonts w:ascii="Calibri" w:hAnsi="Calibri" w:cs="Calibri"/>
      <w:color w:val="000000"/>
      <w:sz w:val="24"/>
      <w:szCs w:val="24"/>
    </w:rPr>
  </w:style>
  <w:style w:type="character" w:styleId="FollowedHyperlink">
    <w:name w:val="FollowedHyperlink"/>
    <w:basedOn w:val="DefaultParagraphFont"/>
    <w:uiPriority w:val="99"/>
    <w:semiHidden/>
    <w:unhideWhenUsed/>
    <w:rsid w:val="00996743"/>
    <w:rPr>
      <w:color w:val="954F72" w:themeColor="followedHyperlink"/>
      <w:u w:val="single"/>
    </w:rPr>
  </w:style>
  <w:style w:type="character" w:styleId="UnresolvedMention">
    <w:name w:val="Unresolved Mention"/>
    <w:basedOn w:val="DefaultParagraphFont"/>
    <w:uiPriority w:val="99"/>
    <w:semiHidden/>
    <w:unhideWhenUsed/>
    <w:rsid w:val="00996743"/>
    <w:rPr>
      <w:color w:val="605E5C"/>
      <w:shd w:val="clear" w:color="auto" w:fill="E1DFDD"/>
    </w:rPr>
  </w:style>
  <w:style w:type="character" w:customStyle="1" w:styleId="apple-converted-space">
    <w:name w:val="apple-converted-space"/>
    <w:basedOn w:val="DefaultParagraphFont"/>
    <w:rsid w:val="00531F65"/>
  </w:style>
  <w:style w:type="character" w:styleId="Strong">
    <w:name w:val="Strong"/>
    <w:basedOn w:val="DefaultParagraphFont"/>
    <w:uiPriority w:val="22"/>
    <w:qFormat/>
    <w:rsid w:val="00531F65"/>
    <w:rPr>
      <w:b/>
      <w:bCs/>
    </w:rPr>
  </w:style>
  <w:style w:type="paragraph" w:styleId="NormalWeb">
    <w:name w:val="Normal (Web)"/>
    <w:basedOn w:val="Normal"/>
    <w:uiPriority w:val="99"/>
    <w:semiHidden/>
    <w:unhideWhenUsed/>
    <w:rsid w:val="00493A16"/>
    <w:pPr>
      <w:widowControl/>
      <w:suppressAutoHyphens w:val="0"/>
      <w:spacing w:before="100" w:beforeAutospacing="1" w:after="100" w:afterAutospacing="1"/>
    </w:pPr>
    <w:rPr>
      <w:rFonts w:ascii="Times New Roman" w:eastAsia="Times New Roman" w:hAnsi="Times New Roman" w:cs="Times New Roman"/>
      <w:lang w:eastAsia="en-US" w:bidi="ar-SA"/>
    </w:rPr>
  </w:style>
  <w:style w:type="character" w:styleId="HTMLCode">
    <w:name w:val="HTML Code"/>
    <w:basedOn w:val="DefaultParagraphFont"/>
    <w:uiPriority w:val="99"/>
    <w:semiHidden/>
    <w:unhideWhenUsed/>
    <w:rsid w:val="00A34F50"/>
    <w:rPr>
      <w:rFonts w:ascii="Courier New" w:eastAsia="Times New Roman" w:hAnsi="Courier New" w:cs="Courier New"/>
      <w:sz w:val="20"/>
      <w:szCs w:val="20"/>
    </w:rPr>
  </w:style>
  <w:style w:type="paragraph" w:customStyle="1" w:styleId="center">
    <w:name w:val="center"/>
    <w:basedOn w:val="Normal"/>
    <w:rsid w:val="002935E5"/>
    <w:pPr>
      <w:widowControl/>
      <w:suppressAutoHyphens w:val="0"/>
      <w:spacing w:before="100" w:beforeAutospacing="1" w:after="100" w:afterAutospacing="1"/>
    </w:pPr>
    <w:rPr>
      <w:rFonts w:ascii="Times New Roman" w:eastAsia="Times New Roman" w:hAnsi="Times New Roman" w:cs="Times New Roman"/>
      <w:lang w:eastAsia="en-US" w:bidi="ar-SA"/>
    </w:rPr>
  </w:style>
  <w:style w:type="paragraph" w:styleId="Caption">
    <w:name w:val="caption"/>
    <w:basedOn w:val="Normal"/>
    <w:next w:val="Normal"/>
    <w:uiPriority w:val="35"/>
    <w:unhideWhenUsed/>
    <w:qFormat/>
    <w:rsid w:val="002935E5"/>
    <w:pPr>
      <w:spacing w:after="200"/>
    </w:pPr>
    <w:rPr>
      <w:rFonts w:cs="Mangal"/>
      <w:i/>
      <w:iCs/>
      <w:color w:val="44546A" w:themeColor="text2"/>
      <w:sz w:val="18"/>
      <w:szCs w:val="16"/>
    </w:rPr>
  </w:style>
  <w:style w:type="paragraph" w:styleId="Revision">
    <w:name w:val="Revision"/>
    <w:hidden/>
    <w:uiPriority w:val="99"/>
    <w:semiHidden/>
    <w:rsid w:val="003924AF"/>
    <w:pPr>
      <w:spacing w:after="0" w:line="240" w:lineRule="auto"/>
    </w:pPr>
    <w:rPr>
      <w:rFonts w:ascii="Liberation Serif" w:eastAsia="Droid Sans Fallback" w:hAnsi="Liberation Serif" w:cs="Mangal"/>
      <w:sz w:val="24"/>
      <w:szCs w:val="21"/>
      <w:lang w:eastAsia="zh-CN" w:bidi="hi-IN"/>
    </w:rPr>
  </w:style>
  <w:style w:type="character" w:styleId="CommentReference">
    <w:name w:val="annotation reference"/>
    <w:basedOn w:val="DefaultParagraphFont"/>
    <w:uiPriority w:val="99"/>
    <w:semiHidden/>
    <w:unhideWhenUsed/>
    <w:rsid w:val="008C4E49"/>
    <w:rPr>
      <w:sz w:val="16"/>
      <w:szCs w:val="16"/>
    </w:rPr>
  </w:style>
  <w:style w:type="paragraph" w:styleId="CommentText">
    <w:name w:val="annotation text"/>
    <w:basedOn w:val="Normal"/>
    <w:link w:val="CommentTextChar"/>
    <w:uiPriority w:val="99"/>
    <w:semiHidden/>
    <w:unhideWhenUsed/>
    <w:rsid w:val="008C4E49"/>
    <w:rPr>
      <w:rFonts w:cs="Mangal"/>
      <w:sz w:val="20"/>
      <w:szCs w:val="18"/>
    </w:rPr>
  </w:style>
  <w:style w:type="character" w:customStyle="1" w:styleId="CommentTextChar">
    <w:name w:val="Comment Text Char"/>
    <w:basedOn w:val="DefaultParagraphFont"/>
    <w:link w:val="CommentText"/>
    <w:uiPriority w:val="99"/>
    <w:semiHidden/>
    <w:rsid w:val="008C4E49"/>
    <w:rPr>
      <w:rFonts w:ascii="Liberation Serif" w:eastAsia="Droid Sans Fallback" w:hAnsi="Liberation Serif" w:cs="Mangal"/>
      <w:sz w:val="20"/>
      <w:szCs w:val="18"/>
      <w:lang w:eastAsia="zh-CN" w:bidi="hi-IN"/>
    </w:rPr>
  </w:style>
  <w:style w:type="paragraph" w:styleId="CommentSubject">
    <w:name w:val="annotation subject"/>
    <w:basedOn w:val="CommentText"/>
    <w:next w:val="CommentText"/>
    <w:link w:val="CommentSubjectChar"/>
    <w:uiPriority w:val="99"/>
    <w:semiHidden/>
    <w:unhideWhenUsed/>
    <w:rsid w:val="008C4E49"/>
    <w:rPr>
      <w:b/>
      <w:bCs/>
    </w:rPr>
  </w:style>
  <w:style w:type="character" w:customStyle="1" w:styleId="CommentSubjectChar">
    <w:name w:val="Comment Subject Char"/>
    <w:basedOn w:val="CommentTextChar"/>
    <w:link w:val="CommentSubject"/>
    <w:uiPriority w:val="99"/>
    <w:semiHidden/>
    <w:rsid w:val="008C4E49"/>
    <w:rPr>
      <w:rFonts w:ascii="Liberation Serif" w:eastAsia="Droid Sans Fallback" w:hAnsi="Liberation Serif" w:cs="Mangal"/>
      <w:b/>
      <w:bCs/>
      <w:sz w:val="20"/>
      <w:szCs w:val="18"/>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497830">
      <w:bodyDiv w:val="1"/>
      <w:marLeft w:val="0"/>
      <w:marRight w:val="0"/>
      <w:marTop w:val="0"/>
      <w:marBottom w:val="0"/>
      <w:divBdr>
        <w:top w:val="none" w:sz="0" w:space="0" w:color="auto"/>
        <w:left w:val="none" w:sz="0" w:space="0" w:color="auto"/>
        <w:bottom w:val="none" w:sz="0" w:space="0" w:color="auto"/>
        <w:right w:val="none" w:sz="0" w:space="0" w:color="auto"/>
      </w:divBdr>
    </w:div>
    <w:div w:id="162555209">
      <w:bodyDiv w:val="1"/>
      <w:marLeft w:val="0"/>
      <w:marRight w:val="0"/>
      <w:marTop w:val="0"/>
      <w:marBottom w:val="0"/>
      <w:divBdr>
        <w:top w:val="none" w:sz="0" w:space="0" w:color="auto"/>
        <w:left w:val="none" w:sz="0" w:space="0" w:color="auto"/>
        <w:bottom w:val="none" w:sz="0" w:space="0" w:color="auto"/>
        <w:right w:val="none" w:sz="0" w:space="0" w:color="auto"/>
      </w:divBdr>
    </w:div>
    <w:div w:id="710615610">
      <w:bodyDiv w:val="1"/>
      <w:marLeft w:val="0"/>
      <w:marRight w:val="0"/>
      <w:marTop w:val="0"/>
      <w:marBottom w:val="0"/>
      <w:divBdr>
        <w:top w:val="none" w:sz="0" w:space="0" w:color="auto"/>
        <w:left w:val="none" w:sz="0" w:space="0" w:color="auto"/>
        <w:bottom w:val="none" w:sz="0" w:space="0" w:color="auto"/>
        <w:right w:val="none" w:sz="0" w:space="0" w:color="auto"/>
      </w:divBdr>
    </w:div>
    <w:div w:id="862593793">
      <w:bodyDiv w:val="1"/>
      <w:marLeft w:val="0"/>
      <w:marRight w:val="0"/>
      <w:marTop w:val="0"/>
      <w:marBottom w:val="0"/>
      <w:divBdr>
        <w:top w:val="none" w:sz="0" w:space="0" w:color="auto"/>
        <w:left w:val="none" w:sz="0" w:space="0" w:color="auto"/>
        <w:bottom w:val="none" w:sz="0" w:space="0" w:color="auto"/>
        <w:right w:val="none" w:sz="0" w:space="0" w:color="auto"/>
      </w:divBdr>
    </w:div>
    <w:div w:id="1051997066">
      <w:bodyDiv w:val="1"/>
      <w:marLeft w:val="0"/>
      <w:marRight w:val="0"/>
      <w:marTop w:val="0"/>
      <w:marBottom w:val="0"/>
      <w:divBdr>
        <w:top w:val="none" w:sz="0" w:space="0" w:color="auto"/>
        <w:left w:val="none" w:sz="0" w:space="0" w:color="auto"/>
        <w:bottom w:val="none" w:sz="0" w:space="0" w:color="auto"/>
        <w:right w:val="none" w:sz="0" w:space="0" w:color="auto"/>
      </w:divBdr>
    </w:div>
    <w:div w:id="1126969050">
      <w:bodyDiv w:val="1"/>
      <w:marLeft w:val="0"/>
      <w:marRight w:val="0"/>
      <w:marTop w:val="0"/>
      <w:marBottom w:val="0"/>
      <w:divBdr>
        <w:top w:val="none" w:sz="0" w:space="0" w:color="auto"/>
        <w:left w:val="none" w:sz="0" w:space="0" w:color="auto"/>
        <w:bottom w:val="none" w:sz="0" w:space="0" w:color="auto"/>
        <w:right w:val="none" w:sz="0" w:space="0" w:color="auto"/>
      </w:divBdr>
    </w:div>
    <w:div w:id="1385525932">
      <w:bodyDiv w:val="1"/>
      <w:marLeft w:val="0"/>
      <w:marRight w:val="0"/>
      <w:marTop w:val="0"/>
      <w:marBottom w:val="0"/>
      <w:divBdr>
        <w:top w:val="none" w:sz="0" w:space="0" w:color="auto"/>
        <w:left w:val="none" w:sz="0" w:space="0" w:color="auto"/>
        <w:bottom w:val="none" w:sz="0" w:space="0" w:color="auto"/>
        <w:right w:val="none" w:sz="0" w:space="0" w:color="auto"/>
      </w:divBdr>
    </w:div>
    <w:div w:id="1438986359">
      <w:bodyDiv w:val="1"/>
      <w:marLeft w:val="0"/>
      <w:marRight w:val="0"/>
      <w:marTop w:val="0"/>
      <w:marBottom w:val="0"/>
      <w:divBdr>
        <w:top w:val="none" w:sz="0" w:space="0" w:color="auto"/>
        <w:left w:val="none" w:sz="0" w:space="0" w:color="auto"/>
        <w:bottom w:val="none" w:sz="0" w:space="0" w:color="auto"/>
        <w:right w:val="none" w:sz="0" w:space="0" w:color="auto"/>
      </w:divBdr>
    </w:div>
    <w:div w:id="1545751140">
      <w:bodyDiv w:val="1"/>
      <w:marLeft w:val="0"/>
      <w:marRight w:val="0"/>
      <w:marTop w:val="0"/>
      <w:marBottom w:val="0"/>
      <w:divBdr>
        <w:top w:val="none" w:sz="0" w:space="0" w:color="auto"/>
        <w:left w:val="none" w:sz="0" w:space="0" w:color="auto"/>
        <w:bottom w:val="none" w:sz="0" w:space="0" w:color="auto"/>
        <w:right w:val="none" w:sz="0" w:space="0" w:color="auto"/>
      </w:divBdr>
    </w:div>
    <w:div w:id="1634944696">
      <w:bodyDiv w:val="1"/>
      <w:marLeft w:val="0"/>
      <w:marRight w:val="0"/>
      <w:marTop w:val="0"/>
      <w:marBottom w:val="0"/>
      <w:divBdr>
        <w:top w:val="none" w:sz="0" w:space="0" w:color="auto"/>
        <w:left w:val="none" w:sz="0" w:space="0" w:color="auto"/>
        <w:bottom w:val="none" w:sz="0" w:space="0" w:color="auto"/>
        <w:right w:val="none" w:sz="0" w:space="0" w:color="auto"/>
      </w:divBdr>
    </w:div>
    <w:div w:id="1723139037">
      <w:bodyDiv w:val="1"/>
      <w:marLeft w:val="0"/>
      <w:marRight w:val="0"/>
      <w:marTop w:val="0"/>
      <w:marBottom w:val="0"/>
      <w:divBdr>
        <w:top w:val="none" w:sz="0" w:space="0" w:color="auto"/>
        <w:left w:val="none" w:sz="0" w:space="0" w:color="auto"/>
        <w:bottom w:val="none" w:sz="0" w:space="0" w:color="auto"/>
        <w:right w:val="none" w:sz="0" w:space="0" w:color="auto"/>
      </w:divBdr>
    </w:div>
    <w:div w:id="1746760692">
      <w:bodyDiv w:val="1"/>
      <w:marLeft w:val="0"/>
      <w:marRight w:val="0"/>
      <w:marTop w:val="0"/>
      <w:marBottom w:val="0"/>
      <w:divBdr>
        <w:top w:val="none" w:sz="0" w:space="0" w:color="auto"/>
        <w:left w:val="none" w:sz="0" w:space="0" w:color="auto"/>
        <w:bottom w:val="none" w:sz="0" w:space="0" w:color="auto"/>
        <w:right w:val="none" w:sz="0" w:space="0" w:color="auto"/>
      </w:divBdr>
    </w:div>
    <w:div w:id="1807384428">
      <w:bodyDiv w:val="1"/>
      <w:marLeft w:val="0"/>
      <w:marRight w:val="0"/>
      <w:marTop w:val="0"/>
      <w:marBottom w:val="0"/>
      <w:divBdr>
        <w:top w:val="none" w:sz="0" w:space="0" w:color="auto"/>
        <w:left w:val="none" w:sz="0" w:space="0" w:color="auto"/>
        <w:bottom w:val="none" w:sz="0" w:space="0" w:color="auto"/>
        <w:right w:val="none" w:sz="0" w:space="0" w:color="auto"/>
      </w:divBdr>
    </w:div>
    <w:div w:id="1962303868">
      <w:bodyDiv w:val="1"/>
      <w:marLeft w:val="0"/>
      <w:marRight w:val="0"/>
      <w:marTop w:val="0"/>
      <w:marBottom w:val="0"/>
      <w:divBdr>
        <w:top w:val="none" w:sz="0" w:space="0" w:color="auto"/>
        <w:left w:val="none" w:sz="0" w:space="0" w:color="auto"/>
        <w:bottom w:val="none" w:sz="0" w:space="0" w:color="auto"/>
        <w:right w:val="none" w:sz="0" w:space="0" w:color="auto"/>
      </w:divBdr>
    </w:div>
    <w:div w:id="2139251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github.com/en/get-started" TargetMode="External"/><Relationship Id="rId18" Type="http://schemas.openxmlformats.org/officeDocument/2006/relationships/image" Target="media/image2.png"/><Relationship Id="rId26" Type="http://schemas.openxmlformats.org/officeDocument/2006/relationships/image" Target="media/image9.png"/><Relationship Id="rId21" Type="http://schemas.openxmlformats.org/officeDocument/2006/relationships/image" Target="media/image3.png"/><Relationship Id="rId34" Type="http://schemas.openxmlformats.org/officeDocument/2006/relationships/header" Target="header1.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image" Target="media/image1.png"/><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github.com/lhoupert/m_moorproc_toolbox.git" TargetMode="External"/><Relationship Id="rId20" Type="http://schemas.openxmlformats.org/officeDocument/2006/relationships/hyperlink" Target="https://www.asmeurer.com/git-workflow/" TargetMode="Externa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image" Target="media/image6.png"/><Relationship Id="rId32" Type="http://schemas.openxmlformats.org/officeDocument/2006/relationships/image" Target="media/image15.png"/><Relationship Id="rId37" Type="http://schemas.microsoft.com/office/2011/relationships/people" Target="people.xml"/><Relationship Id="rId5" Type="http://schemas.openxmlformats.org/officeDocument/2006/relationships/settings" Target="settings.xml"/><Relationship Id="rId15" Type="http://schemas.openxmlformats.org/officeDocument/2006/relationships/hyperlink" Target="https://mobaxterm.mobatek.net" TargetMode="External"/><Relationship Id="rId23" Type="http://schemas.openxmlformats.org/officeDocument/2006/relationships/image" Target="media/image4.png"/><Relationship Id="rId28" Type="http://schemas.openxmlformats.org/officeDocument/2006/relationships/image" Target="media/image11.png"/><Relationship Id="rId36"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image" Target="media/image5.png"/><Relationship Id="rId31" Type="http://schemas.openxmlformats.org/officeDocument/2006/relationships/image" Target="media/image14.png"/><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yperlink" Target="https://git-scm.com/book/en/v2/Getting-Started-Installing-Git" TargetMode="External"/><Relationship Id="rId22" Type="http://schemas.openxmlformats.org/officeDocument/2006/relationships/image" Target="media/image7.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Kristin.burmeister@sams.ac.uk</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0643D22-67A5-BA4A-994B-1CC6BFA62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3156</TotalTime>
  <Pages>38</Pages>
  <Words>8254</Words>
  <Characters>47050</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m_moorproc_toolbox</vt:lpstr>
    </vt:vector>
  </TitlesOfParts>
  <Company/>
  <LinksUpToDate>false</LinksUpToDate>
  <CharactersWithSpaces>55194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m_moorproc_toolbox</dc:title>
  <dc:subject>Version 1.2</dc:subject>
  <dc:creator>Lewis Drysdale</dc:creator>
  <cp:keywords/>
  <dc:description/>
  <cp:lastModifiedBy>Yvonne Firing</cp:lastModifiedBy>
  <cp:revision>2</cp:revision>
  <cp:lastPrinted>2021-01-13T15:20:00Z</cp:lastPrinted>
  <dcterms:created xsi:type="dcterms:W3CDTF">2021-01-21T15:15:00Z</dcterms:created>
  <dcterms:modified xsi:type="dcterms:W3CDTF">2024-11-06T08:44:00Z</dcterms:modified>
</cp:coreProperties>
</file>